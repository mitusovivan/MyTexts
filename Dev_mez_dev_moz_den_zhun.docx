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5DCB" w:rsidRPr="00575283" w:rsidRDefault="005C5DCB" w:rsidP="005C5DCB">
      <w:pPr>
        <w:jc w:val="center"/>
        <w:rPr>
          <w:rFonts w:ascii="Truetypewriter PolyglOTT" w:hAnsi="Truetypewriter PolyglOTT" w:cs="Truetypewriter PolyglOTT"/>
          <w:b/>
          <w:sz w:val="36"/>
          <w:szCs w:val="36"/>
        </w:rPr>
      </w:pPr>
      <w:r>
        <w:rPr>
          <w:rFonts w:ascii="Truetypewriter PolyglOTT" w:hAnsi="Truetypewriter PolyglOTT" w:cs="Truetypewriter PolyglOTT"/>
          <w:b/>
          <w:sz w:val="36"/>
          <w:szCs w:val="36"/>
        </w:rPr>
        <w:t>Дев мез, Пимбазен! Акт 1.</w:t>
      </w:r>
    </w:p>
    <w:p w:rsidR="005C5DCB" w:rsidRDefault="005C5DCB" w:rsidP="005C5DCB">
      <w:pPr>
        <w:jc w:val="both"/>
        <w:rPr>
          <w:rFonts w:ascii="Truetypewriter PolyglOTT" w:hAnsi="Truetypewriter PolyglOTT" w:cs="Truetypewriter PolyglOTT"/>
          <w:sz w:val="36"/>
          <w:szCs w:val="36"/>
        </w:rPr>
      </w:pPr>
      <w:r w:rsidRPr="00057279">
        <w:rPr>
          <w:rFonts w:ascii="Truetypewriter PolyglOTT" w:hAnsi="Truetypewriter PolyglOTT" w:cs="Truetypewriter PolyglOTT"/>
          <w:sz w:val="36"/>
          <w:szCs w:val="36"/>
        </w:rPr>
        <w:t xml:space="preserve">Главнокомандующему </w:t>
      </w:r>
      <w:r>
        <w:rPr>
          <w:rFonts w:ascii="Truetypewriter PolyglOTT" w:hAnsi="Truetypewriter PolyglOTT" w:cs="Truetypewriter PolyglOTT"/>
          <w:sz w:val="36"/>
          <w:szCs w:val="36"/>
        </w:rPr>
        <w:t>Федеральных войск Норсту Каале 13'</w:t>
      </w:r>
      <w:r w:rsidRPr="000514DD">
        <w:rPr>
          <w:rFonts w:ascii="Truetypewriter PolyglOTT" w:hAnsi="Truetypewriter PolyglOTT" w:cs="Truetypewriter PolyglOTT"/>
          <w:sz w:val="36"/>
          <w:szCs w:val="36"/>
        </w:rPr>
        <w:t>4</w:t>
      </w:r>
      <w:r>
        <w:rPr>
          <w:rFonts w:ascii="Truetypewriter PolyglOTT" w:hAnsi="Truetypewriter PolyglOTT" w:cs="Truetypewriter PolyglOTT"/>
          <w:sz w:val="36"/>
          <w:szCs w:val="36"/>
        </w:rPr>
        <w:t xml:space="preserve">0''01 град. 6000 об. </w:t>
      </w:r>
      <w:r>
        <w:rPr>
          <w:rFonts w:ascii="Truetypewriter PolyglOTT" w:hAnsi="Truetypewriter PolyglOTT" w:cs="Truetypewriter PolyglOTT"/>
          <w:sz w:val="36"/>
          <w:szCs w:val="36"/>
          <w:lang w:val="en-US"/>
        </w:rPr>
        <w:t>KBI</w:t>
      </w:r>
      <w:r w:rsidRPr="00057279">
        <w:rPr>
          <w:rFonts w:ascii="Truetypewriter PolyglOTT" w:hAnsi="Truetypewriter PolyglOTT" w:cs="Truetypewriter PolyglOTT"/>
          <w:sz w:val="36"/>
          <w:szCs w:val="36"/>
        </w:rPr>
        <w:t>-1</w:t>
      </w:r>
      <w:r>
        <w:rPr>
          <w:rFonts w:ascii="Truetypewriter PolyglOTT" w:hAnsi="Truetypewriter PolyglOTT" w:cs="Truetypewriter PolyglOTT"/>
          <w:sz w:val="36"/>
          <w:szCs w:val="36"/>
        </w:rPr>
        <w:t>.</w:t>
      </w:r>
    </w:p>
    <w:p w:rsidR="005C5DCB" w:rsidRDefault="005C5DCB" w:rsidP="005C5DCB">
      <w:pPr>
        <w:jc w:val="both"/>
        <w:rPr>
          <w:rFonts w:ascii="Truetypewriter PolyglOTT" w:hAnsi="Truetypewriter PolyglOTT" w:cs="Truetypewriter PolyglOTT"/>
          <w:sz w:val="36"/>
          <w:szCs w:val="36"/>
        </w:rPr>
      </w:pPr>
      <w:r>
        <w:rPr>
          <w:rFonts w:ascii="Truetypewriter PolyglOTT" w:hAnsi="Truetypewriter PolyglOTT" w:cs="Truetypewriter PolyglOTT"/>
          <w:sz w:val="36"/>
          <w:szCs w:val="36"/>
        </w:rPr>
        <w:tab/>
        <w:t>Сегодня в 13</w:t>
      </w:r>
      <w:r w:rsidRPr="00D9155D">
        <w:rPr>
          <w:rFonts w:ascii="Truetypewriter PolyglOTT" w:hAnsi="Truetypewriter PolyglOTT" w:cs="Truetypewriter PolyglOTT"/>
          <w:sz w:val="36"/>
          <w:szCs w:val="36"/>
        </w:rPr>
        <w:t>’</w:t>
      </w:r>
      <w:r w:rsidRPr="000514DD">
        <w:rPr>
          <w:rFonts w:ascii="Truetypewriter PolyglOTT" w:hAnsi="Truetypewriter PolyglOTT" w:cs="Truetypewriter PolyglOTT"/>
          <w:sz w:val="36"/>
          <w:szCs w:val="36"/>
        </w:rPr>
        <w:t>00</w:t>
      </w:r>
      <w:r w:rsidRPr="00D9155D">
        <w:rPr>
          <w:rFonts w:ascii="Truetypewriter PolyglOTT" w:hAnsi="Truetypewriter PolyglOTT" w:cs="Truetypewriter PolyglOTT"/>
          <w:sz w:val="36"/>
          <w:szCs w:val="36"/>
        </w:rPr>
        <w:t>’’00</w:t>
      </w:r>
      <w:r>
        <w:rPr>
          <w:rFonts w:ascii="Truetypewriter PolyglOTT" w:hAnsi="Truetypewriter PolyglOTT" w:cs="Truetypewriter PolyglOTT"/>
          <w:sz w:val="36"/>
          <w:szCs w:val="36"/>
        </w:rPr>
        <w:t xml:space="preserve"> градусов по движению планеты </w:t>
      </w:r>
      <w:r>
        <w:rPr>
          <w:rFonts w:ascii="Truetypewriter PolyglOTT" w:hAnsi="Truetypewriter PolyglOTT" w:cs="Truetypewriter PolyglOTT"/>
          <w:sz w:val="36"/>
          <w:szCs w:val="36"/>
          <w:lang w:val="en-US"/>
        </w:rPr>
        <w:t>KBI</w:t>
      </w:r>
      <w:r w:rsidRPr="00057279">
        <w:rPr>
          <w:rFonts w:ascii="Truetypewriter PolyglOTT" w:hAnsi="Truetypewriter PolyglOTT" w:cs="Truetypewriter PolyglOTT"/>
          <w:sz w:val="36"/>
          <w:szCs w:val="36"/>
        </w:rPr>
        <w:t>-1</w:t>
      </w:r>
      <w:r>
        <w:rPr>
          <w:rFonts w:ascii="Truetypewriter PolyglOTT" w:hAnsi="Truetypewriter PolyglOTT" w:cs="Truetypewriter PolyglOTT"/>
          <w:sz w:val="36"/>
          <w:szCs w:val="36"/>
        </w:rPr>
        <w:t xml:space="preserve">, относительно материнской звезды </w:t>
      </w:r>
      <w:r>
        <w:rPr>
          <w:rFonts w:ascii="Truetypewriter PolyglOTT" w:hAnsi="Truetypewriter PolyglOTT" w:cs="Truetypewriter PolyglOTT"/>
          <w:sz w:val="36"/>
          <w:szCs w:val="36"/>
          <w:lang w:val="en-US"/>
        </w:rPr>
        <w:t>A</w:t>
      </w:r>
      <w:r>
        <w:rPr>
          <w:rFonts w:ascii="Truetypewriter PolyglOTT" w:hAnsi="Truetypewriter PolyglOTT" w:cs="Truetypewriter PolyglOTT"/>
          <w:sz w:val="36"/>
          <w:szCs w:val="36"/>
        </w:rPr>
        <w:t>-</w:t>
      </w:r>
      <w:r w:rsidRPr="00057279">
        <w:rPr>
          <w:rFonts w:ascii="Truetypewriter PolyglOTT" w:hAnsi="Truetypewriter PolyglOTT" w:cs="Truetypewriter PolyglOTT"/>
          <w:sz w:val="36"/>
          <w:szCs w:val="36"/>
        </w:rPr>
        <w:t>1</w:t>
      </w:r>
      <w:r>
        <w:rPr>
          <w:rFonts w:ascii="Truetypewriter PolyglOTT" w:hAnsi="Truetypewriter PolyglOTT" w:cs="Truetypewriter PolyglOTT"/>
          <w:sz w:val="36"/>
          <w:szCs w:val="36"/>
        </w:rPr>
        <w:t>. Сепаратистские войска области «</w:t>
      </w:r>
      <w:r w:rsidR="00D926D7">
        <w:rPr>
          <w:rFonts w:ascii="Truetypewriter PolyglOTT" w:hAnsi="Truetypewriter PolyglOTT" w:cs="Truetypewriter PolyglOTT"/>
          <w:sz w:val="36"/>
          <w:szCs w:val="36"/>
        </w:rPr>
        <w:t>Пимбазен</w:t>
      </w:r>
      <w:r>
        <w:rPr>
          <w:rFonts w:ascii="Truetypewriter PolyglOTT" w:hAnsi="Truetypewriter PolyglOTT" w:cs="Truetypewriter PolyglOTT"/>
          <w:sz w:val="36"/>
          <w:szCs w:val="36"/>
        </w:rPr>
        <w:t>» под командованием</w:t>
      </w:r>
      <w:r w:rsidR="00D926D7">
        <w:rPr>
          <w:rFonts w:ascii="Truetypewriter PolyglOTT" w:hAnsi="Truetypewriter PolyglOTT" w:cs="Truetypewriter PolyglOTT"/>
          <w:sz w:val="36"/>
          <w:szCs w:val="36"/>
        </w:rPr>
        <w:t xml:space="preserve"> некого Эниси Фирцино Нильс Зофэ</w:t>
      </w:r>
      <w:r>
        <w:rPr>
          <w:rFonts w:ascii="Truetypewriter PolyglOTT" w:hAnsi="Truetypewriter PolyglOTT" w:cs="Truetypewriter PolyglOTT"/>
          <w:sz w:val="36"/>
          <w:szCs w:val="36"/>
        </w:rPr>
        <w:t xml:space="preserve"> (Пимбуры) атаковали столицу Пимбазена – Магвиль. В ходе столкновения было потеряно 30% личного состава, но сепаратисты были отброшены на планету </w:t>
      </w:r>
      <w:r>
        <w:rPr>
          <w:rFonts w:ascii="Truetypewriter PolyglOTT" w:hAnsi="Truetypewriter PolyglOTT" w:cs="Truetypewriter PolyglOTT"/>
          <w:sz w:val="36"/>
          <w:szCs w:val="36"/>
          <w:lang w:val="en-US"/>
        </w:rPr>
        <w:t>S</w:t>
      </w:r>
      <w:r>
        <w:rPr>
          <w:rFonts w:ascii="Truetypewriter PolyglOTT" w:hAnsi="Truetypewriter PolyglOTT" w:cs="Truetypewriter PolyglOTT"/>
          <w:sz w:val="36"/>
          <w:szCs w:val="36"/>
        </w:rPr>
        <w:t xml:space="preserve">-03 звёздной системы </w:t>
      </w:r>
      <w:r>
        <w:rPr>
          <w:rFonts w:ascii="Truetypewriter PolyglOTT" w:hAnsi="Truetypewriter PolyglOTT" w:cs="Truetypewriter PolyglOTT"/>
          <w:sz w:val="36"/>
          <w:szCs w:val="36"/>
          <w:lang w:val="en-US"/>
        </w:rPr>
        <w:t>M</w:t>
      </w:r>
      <w:r w:rsidRPr="00D9155D">
        <w:rPr>
          <w:rFonts w:ascii="Truetypewriter PolyglOTT" w:hAnsi="Truetypewriter PolyglOTT" w:cs="Truetypewriter PolyglOTT"/>
          <w:sz w:val="36"/>
          <w:szCs w:val="36"/>
        </w:rPr>
        <w:t>-1000</w:t>
      </w:r>
      <w:r>
        <w:rPr>
          <w:rFonts w:ascii="Truetypewriter PolyglOTT" w:hAnsi="Truetypewriter PolyglOTT" w:cs="Truetypewriter PolyglOTT"/>
          <w:sz w:val="36"/>
          <w:szCs w:val="36"/>
        </w:rPr>
        <w:t>, галактики путь молока.</w:t>
      </w:r>
    </w:p>
    <w:p w:rsidR="005C5DCB" w:rsidRDefault="005C5DCB" w:rsidP="005C5DCB">
      <w:pPr>
        <w:jc w:val="both"/>
        <w:rPr>
          <w:rFonts w:ascii="Truetypewriter PolyglOTT" w:hAnsi="Truetypewriter PolyglOTT" w:cs="Truetypewriter PolyglOTT"/>
          <w:sz w:val="36"/>
          <w:szCs w:val="36"/>
        </w:rPr>
      </w:pPr>
      <w:r>
        <w:rPr>
          <w:rFonts w:ascii="Truetypewriter PolyglOTT" w:hAnsi="Truetypewriter PolyglOTT" w:cs="Truetypewriter PolyglOTT"/>
          <w:sz w:val="36"/>
          <w:szCs w:val="36"/>
        </w:rPr>
        <w:tab/>
        <w:t xml:space="preserve">Планета обитаема и населена некой менее развитой, но более агрессивной расой (население </w:t>
      </w:r>
      <w:r w:rsidRPr="00D9155D">
        <w:rPr>
          <w:rFonts w:ascii="Truetypewriter PolyglOTT" w:hAnsi="Truetypewriter PolyglOTT" w:cs="Truetypewriter PolyglOTT"/>
          <w:sz w:val="36"/>
          <w:szCs w:val="36"/>
        </w:rPr>
        <w:t>~</w:t>
      </w:r>
      <w:r>
        <w:rPr>
          <w:rFonts w:ascii="Truetypewriter PolyglOTT" w:hAnsi="Truetypewriter PolyglOTT" w:cs="Truetypewriter PolyglOTT"/>
          <w:sz w:val="36"/>
          <w:szCs w:val="36"/>
        </w:rPr>
        <w:t xml:space="preserve"> 7.5 млрд. разумных особей). Сепаратисты ушли в тень и установили силовые поля. </w:t>
      </w:r>
    </w:p>
    <w:p w:rsidR="005C5DCB" w:rsidRDefault="005C5DCB" w:rsidP="005C5DCB">
      <w:pPr>
        <w:jc w:val="both"/>
        <w:rPr>
          <w:rFonts w:ascii="Truetypewriter PolyglOTT" w:hAnsi="Truetypewriter PolyglOTT" w:cs="Truetypewriter PolyglOTT"/>
          <w:sz w:val="36"/>
          <w:szCs w:val="36"/>
        </w:rPr>
      </w:pPr>
      <w:r>
        <w:rPr>
          <w:rFonts w:ascii="Truetypewriter PolyglOTT" w:hAnsi="Truetypewriter PolyglOTT" w:cs="Truetypewriter PolyglOTT"/>
          <w:sz w:val="36"/>
          <w:szCs w:val="36"/>
        </w:rPr>
        <w:tab/>
        <w:t>Предлагаю взять планету штурмом, уничтожить сепаратистов, подчинить так называемых «Землян».</w:t>
      </w:r>
    </w:p>
    <w:p w:rsidR="005C5DCB" w:rsidRDefault="005C5DCB" w:rsidP="005C5DCB">
      <w:pPr>
        <w:jc w:val="both"/>
        <w:rPr>
          <w:rFonts w:ascii="Truetypewriter PolyglOTT" w:hAnsi="Truetypewriter PolyglOTT" w:cs="Truetypewriter PolyglOTT"/>
          <w:sz w:val="36"/>
          <w:szCs w:val="36"/>
        </w:rPr>
      </w:pPr>
      <w:r>
        <w:rPr>
          <w:rFonts w:ascii="Truetypewriter PolyglOTT" w:hAnsi="Truetypewriter PolyglOTT" w:cs="Truetypewriter PolyglOTT"/>
          <w:sz w:val="36"/>
          <w:szCs w:val="36"/>
        </w:rPr>
        <w:t xml:space="preserve">Генерал-полковник сектора «Восток-15» Трен Косдацу </w:t>
      </w:r>
    </w:p>
    <w:p w:rsidR="005C5DCB" w:rsidRDefault="005C5DCB" w:rsidP="005C5DCB">
      <w:pPr>
        <w:jc w:val="both"/>
        <w:rPr>
          <w:rFonts w:ascii="Truetypewriter PolyglOTT" w:hAnsi="Truetypewriter PolyglOTT" w:cs="Truetypewriter PolyglOTT"/>
          <w:sz w:val="36"/>
          <w:szCs w:val="36"/>
        </w:rPr>
      </w:pPr>
      <w:r>
        <w:rPr>
          <w:rFonts w:ascii="Truetypewriter PolyglOTT" w:hAnsi="Truetypewriter PolyglOTT" w:cs="Truetypewriter PolyglOTT"/>
          <w:sz w:val="36"/>
          <w:szCs w:val="36"/>
        </w:rPr>
        <w:t>Генералу-полковнику сектора «Восток-15» Трену Косдацу 13'40''</w:t>
      </w:r>
      <w:r w:rsidRPr="00C61DA1">
        <w:rPr>
          <w:rFonts w:ascii="Truetypewriter PolyglOTT" w:hAnsi="Truetypewriter PolyglOTT" w:cs="Truetypewriter PolyglOTT"/>
          <w:sz w:val="36"/>
          <w:szCs w:val="36"/>
        </w:rPr>
        <w:t>40</w:t>
      </w:r>
      <w:r>
        <w:rPr>
          <w:rFonts w:ascii="Truetypewriter PolyglOTT" w:hAnsi="Truetypewriter PolyglOTT" w:cs="Truetypewriter PolyglOTT"/>
          <w:sz w:val="36"/>
          <w:szCs w:val="36"/>
        </w:rPr>
        <w:t xml:space="preserve"> град. 6000 об. </w:t>
      </w:r>
      <w:r>
        <w:rPr>
          <w:rFonts w:ascii="Truetypewriter PolyglOTT" w:hAnsi="Truetypewriter PolyglOTT" w:cs="Truetypewriter PolyglOTT"/>
          <w:sz w:val="36"/>
          <w:szCs w:val="36"/>
          <w:lang w:val="en-US"/>
        </w:rPr>
        <w:t>KBI</w:t>
      </w:r>
      <w:r w:rsidRPr="00057279">
        <w:rPr>
          <w:rFonts w:ascii="Truetypewriter PolyglOTT" w:hAnsi="Truetypewriter PolyglOTT" w:cs="Truetypewriter PolyglOTT"/>
          <w:sz w:val="36"/>
          <w:szCs w:val="36"/>
        </w:rPr>
        <w:t>-1</w:t>
      </w:r>
      <w:r>
        <w:rPr>
          <w:rFonts w:ascii="Truetypewriter PolyglOTT" w:hAnsi="Truetypewriter PolyglOTT" w:cs="Truetypewriter PolyglOTT"/>
          <w:sz w:val="36"/>
          <w:szCs w:val="36"/>
        </w:rPr>
        <w:t>.</w:t>
      </w:r>
    </w:p>
    <w:p w:rsidR="005C5DCB" w:rsidRDefault="005C5DCB" w:rsidP="005C5DCB">
      <w:pPr>
        <w:jc w:val="both"/>
        <w:rPr>
          <w:rFonts w:ascii="Truetypewriter PolyglOTT" w:hAnsi="Truetypewriter PolyglOTT" w:cs="Truetypewriter PolyglOTT"/>
          <w:sz w:val="36"/>
          <w:szCs w:val="36"/>
        </w:rPr>
      </w:pPr>
      <w:r>
        <w:rPr>
          <w:rFonts w:ascii="Truetypewriter PolyglOTT" w:hAnsi="Truetypewriter PolyglOTT" w:cs="Truetypewriter PolyglOTT"/>
          <w:sz w:val="36"/>
          <w:szCs w:val="36"/>
        </w:rPr>
        <w:tab/>
        <w:t xml:space="preserve">Любые действия, направленные против планеты в карантинной зоне, прекратить. Вернуться в центр зоны «Восток-15» на охрану Магвиля. </w:t>
      </w:r>
    </w:p>
    <w:p w:rsidR="005C5DCB" w:rsidRDefault="005C5DCB" w:rsidP="005C5DCB">
      <w:pPr>
        <w:jc w:val="both"/>
        <w:rPr>
          <w:rFonts w:ascii="Truetypewriter PolyglOTT" w:hAnsi="Truetypewriter PolyglOTT" w:cs="Truetypewriter PolyglOTT"/>
          <w:sz w:val="36"/>
          <w:szCs w:val="36"/>
        </w:rPr>
      </w:pPr>
      <w:r>
        <w:rPr>
          <w:rFonts w:ascii="Truetypewriter PolyglOTT" w:hAnsi="Truetypewriter PolyglOTT" w:cs="Truetypewriter PolyglOTT"/>
          <w:sz w:val="36"/>
          <w:szCs w:val="36"/>
        </w:rPr>
        <w:tab/>
        <w:t xml:space="preserve">Причиной данного решения можно считать ваши потери: 10 сухопутных армий, 5 авианосных эскадр, 2 космических корабля. </w:t>
      </w:r>
    </w:p>
    <w:p w:rsidR="005C5DCB" w:rsidRDefault="005C5DCB" w:rsidP="005C5DCB">
      <w:pPr>
        <w:jc w:val="both"/>
        <w:rPr>
          <w:rFonts w:ascii="Truetypewriter PolyglOTT" w:hAnsi="Truetypewriter PolyglOTT" w:cs="Truetypewriter PolyglOTT"/>
          <w:sz w:val="36"/>
          <w:szCs w:val="36"/>
        </w:rPr>
      </w:pPr>
      <w:r>
        <w:rPr>
          <w:rFonts w:ascii="Truetypewriter PolyglOTT" w:hAnsi="Truetypewriter PolyglOTT" w:cs="Truetypewriter PolyglOTT"/>
          <w:sz w:val="36"/>
          <w:szCs w:val="36"/>
        </w:rPr>
        <w:tab/>
        <w:t>Для Федерации данное расточительство не приемлемо, вы переводитесь в запас. Полномочия принимает выведенный из криостазиса Н</w:t>
      </w:r>
      <w:r w:rsidR="006C3CAA">
        <w:rPr>
          <w:rFonts w:ascii="Truetypewriter PolyglOTT" w:hAnsi="Truetypewriter PolyglOTT" w:cs="Truetypewriter PolyglOTT"/>
          <w:sz w:val="36"/>
          <w:szCs w:val="36"/>
        </w:rPr>
        <w:t>езэ</w:t>
      </w:r>
      <w:r>
        <w:rPr>
          <w:rFonts w:ascii="Truetypewriter PolyglOTT" w:hAnsi="Truetypewriter PolyglOTT" w:cs="Truetypewriter PolyglOTT"/>
          <w:sz w:val="36"/>
          <w:szCs w:val="36"/>
        </w:rPr>
        <w:t>с Шэн, он родом из Пимбазена и знает их слабые места.</w:t>
      </w:r>
    </w:p>
    <w:p w:rsidR="005C5DCB" w:rsidRDefault="005C5DCB" w:rsidP="005C5DCB">
      <w:pPr>
        <w:jc w:val="both"/>
        <w:rPr>
          <w:rFonts w:ascii="Truetypewriter PolyglOTT" w:hAnsi="Truetypewriter PolyglOTT" w:cs="Truetypewriter PolyglOTT"/>
          <w:sz w:val="36"/>
          <w:szCs w:val="36"/>
        </w:rPr>
      </w:pPr>
      <w:r>
        <w:rPr>
          <w:rFonts w:ascii="Truetypewriter PolyglOTT" w:hAnsi="Truetypewriter PolyglOTT" w:cs="Truetypewriter PolyglOTT"/>
          <w:sz w:val="36"/>
          <w:szCs w:val="36"/>
        </w:rPr>
        <w:t>Главнокомандующий</w:t>
      </w:r>
      <w:r w:rsidRPr="00057279">
        <w:rPr>
          <w:rFonts w:ascii="Truetypewriter PolyglOTT" w:hAnsi="Truetypewriter PolyglOTT" w:cs="Truetypewriter PolyglOTT"/>
          <w:sz w:val="36"/>
          <w:szCs w:val="36"/>
        </w:rPr>
        <w:t xml:space="preserve"> </w:t>
      </w:r>
      <w:r>
        <w:rPr>
          <w:rFonts w:ascii="Truetypewriter PolyglOTT" w:hAnsi="Truetypewriter PolyglOTT" w:cs="Truetypewriter PolyglOTT"/>
          <w:sz w:val="36"/>
          <w:szCs w:val="36"/>
        </w:rPr>
        <w:t xml:space="preserve">Федеральных войск Норст </w:t>
      </w:r>
      <w:r w:rsidR="00D926D7">
        <w:rPr>
          <w:rFonts w:ascii="Truetypewriter PolyglOTT" w:hAnsi="Truetypewriter PolyglOTT" w:cs="Truetypewriter PolyglOTT"/>
          <w:sz w:val="36"/>
          <w:szCs w:val="36"/>
        </w:rPr>
        <w:t>Каале</w:t>
      </w:r>
    </w:p>
    <w:p w:rsidR="005C5DCB" w:rsidRDefault="005C5DCB" w:rsidP="005C5DCB">
      <w:pPr>
        <w:jc w:val="center"/>
        <w:rPr>
          <w:rFonts w:ascii="Truetypewriter PolyglOTT" w:hAnsi="Truetypewriter PolyglOTT" w:cs="Truetypewriter PolyglOTT"/>
          <w:b/>
          <w:sz w:val="36"/>
          <w:szCs w:val="36"/>
        </w:rPr>
      </w:pPr>
      <w:r>
        <w:rPr>
          <w:rFonts w:ascii="Truetypewriter PolyglOTT" w:hAnsi="Truetypewriter PolyglOTT" w:cs="Truetypewriter PolyglOTT"/>
          <w:b/>
          <w:sz w:val="36"/>
          <w:szCs w:val="36"/>
        </w:rPr>
        <w:lastRenderedPageBreak/>
        <w:t>Глава 1. Туши свечи, пока горят…</w:t>
      </w:r>
    </w:p>
    <w:p w:rsidR="005C5DCB" w:rsidRDefault="005C5DCB" w:rsidP="005C5DCB">
      <w:pPr>
        <w:rPr>
          <w:rFonts w:ascii="Truetypewriter PolyglOTT" w:hAnsi="Truetypewriter PolyglOTT" w:cs="Truetypewriter PolyglOTT"/>
          <w:b/>
          <w:sz w:val="36"/>
          <w:szCs w:val="36"/>
        </w:rPr>
      </w:pPr>
      <w:r>
        <w:rPr>
          <w:rFonts w:ascii="Truetypewriter PolyglOTT" w:hAnsi="Truetypewriter PolyglOTT" w:cs="Truetypewriter PolyglOTT"/>
          <w:b/>
          <w:sz w:val="36"/>
          <w:szCs w:val="36"/>
        </w:rPr>
        <w:t>00</w:t>
      </w:r>
      <w:r w:rsidRPr="00575283">
        <w:rPr>
          <w:rFonts w:ascii="Truetypewriter PolyglOTT" w:hAnsi="Truetypewriter PolyglOTT" w:cs="Truetypewriter PolyglOTT"/>
          <w:b/>
          <w:sz w:val="36"/>
          <w:szCs w:val="36"/>
        </w:rPr>
        <w:t>’0</w:t>
      </w:r>
      <w:r w:rsidRPr="00C61DA1">
        <w:rPr>
          <w:rFonts w:ascii="Truetypewriter PolyglOTT" w:hAnsi="Truetypewriter PolyglOTT" w:cs="Truetypewriter PolyglOTT"/>
          <w:b/>
          <w:sz w:val="36"/>
          <w:szCs w:val="36"/>
        </w:rPr>
        <w:t>0</w:t>
      </w:r>
      <w:r w:rsidRPr="00575283">
        <w:rPr>
          <w:rFonts w:ascii="Truetypewriter PolyglOTT" w:hAnsi="Truetypewriter PolyglOTT" w:cs="Truetypewriter PolyglOTT"/>
          <w:b/>
          <w:sz w:val="36"/>
          <w:szCs w:val="36"/>
        </w:rPr>
        <w:t>’’00</w:t>
      </w:r>
      <w:r>
        <w:rPr>
          <w:rFonts w:ascii="Truetypewriter PolyglOTT" w:hAnsi="Truetypewriter PolyglOTT" w:cs="Truetypewriter PolyglOTT"/>
          <w:b/>
          <w:sz w:val="36"/>
          <w:szCs w:val="36"/>
        </w:rPr>
        <w:t xml:space="preserve"> град</w:t>
      </w:r>
      <w:r w:rsidRPr="00575283">
        <w:rPr>
          <w:rFonts w:ascii="Truetypewriter PolyglOTT" w:hAnsi="Truetypewriter PolyglOTT" w:cs="Truetypewriter PolyglOTT"/>
          <w:b/>
          <w:sz w:val="36"/>
          <w:szCs w:val="36"/>
        </w:rPr>
        <w:t xml:space="preserve"> 0</w:t>
      </w:r>
      <w:r>
        <w:rPr>
          <w:rFonts w:ascii="Truetypewriter PolyglOTT" w:hAnsi="Truetypewriter PolyglOTT" w:cs="Truetypewriter PolyglOTT"/>
          <w:b/>
          <w:sz w:val="36"/>
          <w:szCs w:val="36"/>
        </w:rPr>
        <w:t xml:space="preserve"> об.</w:t>
      </w:r>
    </w:p>
    <w:p w:rsidR="005C5DCB" w:rsidRPr="00E764E2" w:rsidRDefault="005C5DCB" w:rsidP="005C5DCB">
      <w:pPr>
        <w:rPr>
          <w:rFonts w:ascii="Truetypewriter PolyglOTT" w:hAnsi="Truetypewriter PolyglOTT" w:cs="Truetypewriter PolyglOTT"/>
          <w:sz w:val="28"/>
          <w:szCs w:val="36"/>
        </w:rPr>
      </w:pPr>
      <w:r w:rsidRPr="00E764E2">
        <w:rPr>
          <w:rFonts w:ascii="Truetypewriter PolyglOTT" w:hAnsi="Truetypewriter PolyglOTT" w:cs="Truetypewriter PolyglOTT"/>
          <w:sz w:val="28"/>
          <w:szCs w:val="36"/>
        </w:rPr>
        <w:t>*</w:t>
      </w:r>
      <w:r w:rsidR="005677B7">
        <w:rPr>
          <w:rFonts w:ascii="Truetypewriter PolyglOTT" w:hAnsi="Truetypewriter PolyglOTT" w:cs="Truetypewriter PolyglOTT"/>
          <w:sz w:val="28"/>
          <w:szCs w:val="36"/>
        </w:rPr>
        <w:t>К’бинст</w:t>
      </w:r>
      <w:r>
        <w:rPr>
          <w:rFonts w:ascii="Truetypewriter PolyglOTT" w:hAnsi="Truetypewriter PolyglOTT" w:cs="Truetypewriter PolyglOTT"/>
          <w:sz w:val="28"/>
          <w:szCs w:val="36"/>
        </w:rPr>
        <w:t xml:space="preserve">, огромная площадь около дворца, перед нею сцена. Более четырёх миллионов существ. На сцену выходит </w:t>
      </w:r>
      <w:r w:rsidR="00D926D7">
        <w:rPr>
          <w:rFonts w:ascii="Truetypewriter PolyglOTT" w:hAnsi="Truetypewriter PolyglOTT" w:cs="Truetypewriter PolyglOTT"/>
          <w:sz w:val="28"/>
          <w:szCs w:val="36"/>
        </w:rPr>
        <w:t>император Ритирстоя Моа</w:t>
      </w:r>
      <w:r>
        <w:rPr>
          <w:rFonts w:ascii="Truetypewriter PolyglOTT" w:hAnsi="Truetypewriter PolyglOTT" w:cs="Truetypewriter PolyglOTT"/>
          <w:sz w:val="28"/>
          <w:szCs w:val="36"/>
        </w:rPr>
        <w:t>р Лэ.</w:t>
      </w:r>
      <w:r w:rsidRPr="00E764E2">
        <w:rPr>
          <w:rFonts w:ascii="Truetypewriter PolyglOTT" w:hAnsi="Truetypewriter PolyglOTT" w:cs="Truetypewriter PolyglOTT"/>
          <w:sz w:val="28"/>
          <w:szCs w:val="36"/>
        </w:rPr>
        <w:t>*</w:t>
      </w:r>
    </w:p>
    <w:p w:rsidR="005C5DCB" w:rsidRDefault="00D926D7"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Моар</w:t>
      </w:r>
      <w:r w:rsidR="005C5DCB">
        <w:rPr>
          <w:rFonts w:ascii="Truetypewriter PolyglOTT" w:hAnsi="Truetypewriter PolyglOTT" w:cs="Truetypewriter PolyglOTT"/>
          <w:sz w:val="28"/>
          <w:szCs w:val="28"/>
        </w:rPr>
        <w:t xml:space="preserve"> Лэ: -Сегодня знаменательный день, в честь 12 Ритиртско</w:t>
      </w:r>
      <w:r w:rsidR="00540EBF">
        <w:rPr>
          <w:rFonts w:ascii="Truetypewriter PolyglOTT" w:hAnsi="Truetypewriter PolyglOTT" w:cs="Truetypewriter PolyglOTT"/>
          <w:sz w:val="28"/>
          <w:szCs w:val="28"/>
        </w:rPr>
        <w:t>й революции мы меняем летоисчис</w:t>
      </w:r>
      <w:r w:rsidR="005C5DCB">
        <w:rPr>
          <w:rFonts w:ascii="Truetypewriter PolyglOTT" w:hAnsi="Truetypewriter PolyglOTT" w:cs="Truetypewriter PolyglOTT"/>
          <w:sz w:val="28"/>
          <w:szCs w:val="28"/>
        </w:rPr>
        <w:t>ление с этого момента мы будем жить по времени обращения планеты К</w:t>
      </w:r>
      <w:r w:rsidR="004F6387" w:rsidRPr="00782FBC">
        <w:rPr>
          <w:rFonts w:ascii="Truetypewriter PolyglOTT" w:hAnsi="Truetypewriter PolyglOTT" w:cs="Truetypewriter PolyglOTT"/>
          <w:sz w:val="28"/>
          <w:szCs w:val="28"/>
        </w:rPr>
        <w:t>’</w:t>
      </w:r>
      <w:r w:rsidR="005C5DCB">
        <w:rPr>
          <w:rFonts w:ascii="Truetypewriter PolyglOTT" w:hAnsi="Truetypewriter PolyglOTT" w:cs="Truetypewriter PolyglOTT"/>
          <w:sz w:val="28"/>
          <w:szCs w:val="28"/>
        </w:rPr>
        <w:t>бинст вокруг звезды Аленис…</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*Выстрел*</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Стражник1: -Врача!!!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Стражник2: - Он не успеет, мозг повреждён…</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Стражник1: -Тот, кто это сделал, явно не гражданин великой империи…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Стражник2: -Не нашего ума дело</w:t>
      </w:r>
    </w:p>
    <w:p w:rsidR="005C5DCB" w:rsidRDefault="005C5DCB" w:rsidP="005C5DCB">
      <w:pPr>
        <w:jc w:val="both"/>
        <w:rPr>
          <w:rFonts w:ascii="Truetypewriter PolyglOTT" w:hAnsi="Truetypewriter PolyglOTT" w:cs="Truetypewriter PolyglOTT"/>
          <w:b/>
          <w:sz w:val="36"/>
          <w:szCs w:val="36"/>
        </w:rPr>
      </w:pPr>
      <w:r w:rsidRPr="00C61DA1">
        <w:rPr>
          <w:rFonts w:ascii="Truetypewriter PolyglOTT" w:hAnsi="Truetypewriter PolyglOTT" w:cs="Truetypewriter PolyglOTT"/>
          <w:b/>
          <w:sz w:val="36"/>
          <w:szCs w:val="36"/>
        </w:rPr>
        <w:t xml:space="preserve">10’03’’20 </w:t>
      </w:r>
      <w:r>
        <w:rPr>
          <w:rFonts w:ascii="Truetypewriter PolyglOTT" w:hAnsi="Truetypewriter PolyglOTT" w:cs="Truetypewriter PolyglOTT"/>
          <w:b/>
          <w:sz w:val="36"/>
          <w:szCs w:val="36"/>
        </w:rPr>
        <w:t>град 0 об.</w:t>
      </w:r>
    </w:p>
    <w:p w:rsidR="005C5DCB" w:rsidRPr="004C30B1" w:rsidRDefault="005C5DCB" w:rsidP="005C5DCB">
      <w:pPr>
        <w:jc w:val="both"/>
        <w:rPr>
          <w:rFonts w:ascii="Truetypewriter PolyglOTT" w:hAnsi="Truetypewriter PolyglOTT" w:cs="Truetypewriter PolyglOTT"/>
          <w:sz w:val="28"/>
          <w:szCs w:val="36"/>
        </w:rPr>
      </w:pPr>
      <w:r w:rsidRPr="004C30B1">
        <w:rPr>
          <w:rFonts w:ascii="Truetypewriter PolyglOTT" w:hAnsi="Truetypewriter PolyglOTT" w:cs="Truetypewriter PolyglOTT"/>
          <w:sz w:val="28"/>
          <w:szCs w:val="36"/>
        </w:rPr>
        <w:t>*</w:t>
      </w:r>
      <w:r>
        <w:rPr>
          <w:rFonts w:ascii="Truetypewriter PolyglOTT" w:hAnsi="Truetypewriter PolyglOTT" w:cs="Truetypewriter PolyglOTT"/>
          <w:sz w:val="28"/>
          <w:szCs w:val="36"/>
        </w:rPr>
        <w:t>Кбинст, королевский замок, зал заседаний. Огромный, с сияющей мраморной плиткой, с высокими белыми потолками, с золотыми статуями величайших Ритиртских императоров</w:t>
      </w:r>
      <w:r w:rsidRPr="004C30B1">
        <w:rPr>
          <w:rFonts w:ascii="Truetypewriter PolyglOTT" w:hAnsi="Truetypewriter PolyglOTT" w:cs="Truetypewriter PolyglOTT"/>
          <w:sz w:val="28"/>
          <w:szCs w:val="36"/>
        </w:rPr>
        <w:t>*</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ВременноИсполняющийОбязаностиГлавы(Вист Фирцино Зофе): -</w:t>
      </w:r>
      <w:r w:rsidRPr="00C61DA1">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 xml:space="preserve">Уважаемые члены комиссии, после убийство императора, после 12-ой революции, Ритиртсой трещит по швам, нам его не спасти, </w:t>
      </w:r>
      <w:r w:rsidR="00782FBC">
        <w:rPr>
          <w:rFonts w:ascii="Truetypewriter PolyglOTT" w:hAnsi="Truetypewriter PolyglOTT" w:cs="Truetypewriter PolyglOTT"/>
          <w:sz w:val="28"/>
          <w:szCs w:val="28"/>
        </w:rPr>
        <w:t>грядёт гражданская война. Много</w:t>
      </w:r>
      <w:r>
        <w:rPr>
          <w:rFonts w:ascii="Truetypewriter PolyglOTT" w:hAnsi="Truetypewriter PolyglOTT" w:cs="Truetypewriter PolyglOTT"/>
          <w:sz w:val="28"/>
          <w:szCs w:val="28"/>
        </w:rPr>
        <w:t xml:space="preserve">численные революции разделили единый когда-то народ Праан на сотни фракций. Погибнут триллионы. Или… Или же есть бескровное решение: нам придётся его расколоть, расколоть на различные государства, </w:t>
      </w:r>
      <w:r w:rsidR="00762ED1">
        <w:rPr>
          <w:rFonts w:ascii="Truetypewriter PolyglOTT" w:hAnsi="Truetypewriter PolyglOTT" w:cs="Truetypewriter PolyglOTT"/>
          <w:sz w:val="28"/>
          <w:szCs w:val="28"/>
        </w:rPr>
        <w:t>но такие, чтоб каждое было под своей</w:t>
      </w:r>
      <w:r>
        <w:rPr>
          <w:rFonts w:ascii="Truetypewriter PolyglOTT" w:hAnsi="Truetypewriter PolyglOTT" w:cs="Truetypewriter PolyglOTT"/>
          <w:sz w:val="28"/>
          <w:szCs w:val="28"/>
        </w:rPr>
        <w:t xml:space="preserve"> фракцией. Если так, если вы согласны, то я возьму под своё управление Пимбазен, а остальное распределите вы так как хотите.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*Гул не прекращался несколько минут*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Председатель: - Ну что ж, господин Зофе. Мы не видим альтернатив. Лично я создам своё государство: Федерация…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ВИОГ: -Вы адепт партии Федералов? Вы радикальный капиталист? Вы же отлично знаете, что по закону…</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Председатель: -Успокойтесь, господин Зофе, я лишь являюсь поклонником капиталистического строя, ничего более. Это также, как сказать, что вы радикальный социалист, что не так…</w:t>
      </w:r>
    </w:p>
    <w:p w:rsidR="005C5DCB" w:rsidRDefault="005C5DCB" w:rsidP="005C5DCB">
      <w:pPr>
        <w:jc w:val="both"/>
        <w:rPr>
          <w:rFonts w:ascii="Truetypewriter PolyglOTT" w:hAnsi="Truetypewriter PolyglOTT" w:cs="Truetypewriter PolyglOTT"/>
          <w:b/>
          <w:sz w:val="36"/>
          <w:szCs w:val="36"/>
        </w:rPr>
      </w:pPr>
      <w:r w:rsidRPr="00C01ED0">
        <w:rPr>
          <w:rFonts w:ascii="Truetypewriter PolyglOTT" w:hAnsi="Truetypewriter PolyglOTT" w:cs="Truetypewriter PolyglOTT"/>
          <w:b/>
          <w:sz w:val="36"/>
          <w:szCs w:val="36"/>
        </w:rPr>
        <w:t xml:space="preserve">20’06’33 </w:t>
      </w:r>
      <w:r>
        <w:rPr>
          <w:rFonts w:ascii="Truetypewriter PolyglOTT" w:hAnsi="Truetypewriter PolyglOTT" w:cs="Truetypewriter PolyglOTT"/>
          <w:b/>
          <w:sz w:val="36"/>
          <w:szCs w:val="36"/>
        </w:rPr>
        <w:t>град 0 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ab/>
        <w:t>Решением совета временной власти Ритирстой разделяется на 538 кластеров и государств, различных размеров среди них (Федерация, Жистронес, Фитрист, Листо, Нарэ, Гитри, Пимбазен, Номесдраль и др. более мелкие государства). Все сепаратные государства и кластеры обязуются вступить в организацию «Содружество», не зависимо от того приемлют ли они или нет новый расклад…</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Начальник элитных сил Пимбазена:</w:t>
      </w:r>
      <w:r>
        <w:rPr>
          <w:rFonts w:ascii="Truetypewriter PolyglOTT" w:hAnsi="Truetypewriter PolyglOTT" w:cs="Truetypewriter PolyglOTT"/>
          <w:sz w:val="28"/>
          <w:szCs w:val="28"/>
        </w:rPr>
        <w:tab/>
        <w:t>- 20 град. назад я держал на своих руках тело кровавого диктатора Моэра, сегодня же я смотрю на этого Пимбазенца и понимаю, что великая империя распалась. И он явно сыграл в этом не последнюю роль.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Заместитель элитных сил Пимбазена: -Ты считаешь, это борьба за власть убила Моэра? Ты сошёл с ума, уже доказано это были «Федералы»</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-Да брось, ячейка федералов была расстреляна ещё до этих событий. Несколько оборотов назад</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 государство то такое есть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 Есть и Номесдраль, с их языка переводится как «Несущий вечную смерть». </w:t>
      </w:r>
      <w:r w:rsidR="00762ED1">
        <w:rPr>
          <w:rFonts w:ascii="Truetypewriter PolyglOTT" w:hAnsi="Truetypewriter PolyglOTT" w:cs="Truetypewriter PolyglOTT"/>
          <w:sz w:val="28"/>
          <w:szCs w:val="28"/>
        </w:rPr>
        <w:t>Радуемся</w:t>
      </w:r>
      <w:r>
        <w:rPr>
          <w:rFonts w:ascii="Truetypewriter PolyglOTT" w:hAnsi="Truetypewriter PolyglOTT" w:cs="Truetypewriter PolyglOTT"/>
          <w:sz w:val="28"/>
          <w:szCs w:val="28"/>
        </w:rPr>
        <w:t xml:space="preserve"> тому, что есть.</w:t>
      </w:r>
    </w:p>
    <w:p w:rsidR="005C5DCB" w:rsidRDefault="00675370"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-Зофэ,</w:t>
      </w:r>
      <w:r w:rsidR="005C5DCB">
        <w:rPr>
          <w:rFonts w:ascii="Truetypewriter PolyglOTT" w:hAnsi="Truetypewriter PolyglOTT" w:cs="Truetypewriter PolyglOTT"/>
          <w:sz w:val="28"/>
          <w:szCs w:val="28"/>
        </w:rPr>
        <w:t xml:space="preserve"> конечно</w:t>
      </w:r>
      <w:r>
        <w:rPr>
          <w:rFonts w:ascii="Truetypewriter PolyglOTT" w:hAnsi="Truetypewriter PolyglOTT" w:cs="Truetypewriter PolyglOTT"/>
          <w:sz w:val="28"/>
          <w:szCs w:val="28"/>
        </w:rPr>
        <w:t>,</w:t>
      </w:r>
      <w:r w:rsidR="005C5DCB">
        <w:rPr>
          <w:rFonts w:ascii="Truetypewriter PolyglOTT" w:hAnsi="Truetypewriter PolyglOTT" w:cs="Truetypewriter PolyglOTT"/>
          <w:sz w:val="28"/>
          <w:szCs w:val="28"/>
        </w:rPr>
        <w:t xml:space="preserve"> хороший политик, но мне он не нравиться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Чем? Он сказал, что все владельцев больших предприятий и всю знать вышвырнет за пределы своего государства. Разве не плохо?</w:t>
      </w:r>
    </w:p>
    <w:p w:rsidR="005A3B5C"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Поэтому он мне и не нравиться, вся эта знать ещё отомстит. Тебе, мне и всему его государству…</w:t>
      </w:r>
      <w:r w:rsidR="005A3B5C">
        <w:rPr>
          <w:rFonts w:ascii="Truetypewriter PolyglOTT" w:hAnsi="Truetypewriter PolyglOTT" w:cs="Truetypewriter PolyglOTT"/>
          <w:sz w:val="28"/>
          <w:szCs w:val="28"/>
        </w:rPr>
        <w:t xml:space="preserve"> Да и разделили они владения как-то странно: Федерации 35 % от всей территорию, но да ладно…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b/>
          <w:sz w:val="36"/>
          <w:szCs w:val="36"/>
        </w:rPr>
        <w:t>00</w:t>
      </w:r>
      <w:r w:rsidRPr="00687BD3">
        <w:rPr>
          <w:rFonts w:ascii="Truetypewriter PolyglOTT" w:hAnsi="Truetypewriter PolyglOTT" w:cs="Truetypewriter PolyglOTT"/>
          <w:b/>
          <w:sz w:val="36"/>
          <w:szCs w:val="36"/>
        </w:rPr>
        <w:t xml:space="preserve">’10’03 </w:t>
      </w:r>
      <w:r>
        <w:rPr>
          <w:rFonts w:ascii="Truetypewriter PolyglOTT" w:hAnsi="Truetypewriter PolyglOTT" w:cs="Truetypewriter PolyglOTT"/>
          <w:b/>
          <w:sz w:val="36"/>
          <w:szCs w:val="36"/>
        </w:rPr>
        <w:t>град 400 об.</w:t>
      </w:r>
      <w:r>
        <w:rPr>
          <w:rFonts w:ascii="Truetypewriter PolyglOTT" w:hAnsi="Truetypewriter PolyglOTT" w:cs="Truetypewriter PolyglOTT"/>
          <w:sz w:val="28"/>
          <w:szCs w:val="28"/>
        </w:rPr>
        <w:t xml:space="preserve"> </w:t>
      </w:r>
    </w:p>
    <w:p w:rsidR="005C5DCB" w:rsidRDefault="005C5DCB" w:rsidP="005C5DCB">
      <w:pPr>
        <w:jc w:val="both"/>
        <w:rPr>
          <w:rFonts w:ascii="Truetypewriter PolyglOTT" w:hAnsi="Truetypewriter PolyglOTT" w:cs="Truetypewriter PolyglOTT"/>
          <w:b/>
          <w:sz w:val="28"/>
          <w:szCs w:val="28"/>
        </w:rPr>
      </w:pPr>
      <w:r>
        <w:rPr>
          <w:rFonts w:ascii="Truetypewriter PolyglOTT" w:hAnsi="Truetypewriter PolyglOTT" w:cs="Truetypewriter PolyglOTT"/>
          <w:b/>
          <w:sz w:val="28"/>
          <w:szCs w:val="28"/>
        </w:rPr>
        <w:t xml:space="preserve">Срочно, начальнику армии Жистонес-гито: </w:t>
      </w:r>
      <w:r w:rsidRPr="00F11A89">
        <w:rPr>
          <w:rFonts w:ascii="Truetypewriter PolyglOTT" w:hAnsi="Truetypewriter PolyglOTT" w:cs="Truetypewriter PolyglOTT"/>
          <w:sz w:val="28"/>
          <w:szCs w:val="28"/>
        </w:rPr>
        <w:t>*</w:t>
      </w:r>
      <w:r>
        <w:rPr>
          <w:rFonts w:ascii="Truetypewriter PolyglOTT" w:hAnsi="Truetypewriter PolyglOTT" w:cs="Truetypewriter PolyglOTT"/>
          <w:sz w:val="28"/>
          <w:szCs w:val="28"/>
        </w:rPr>
        <w:t>Гито означает запад*</w:t>
      </w:r>
    </w:p>
    <w:p w:rsidR="005C5DCB" w:rsidRDefault="005C5DCB" w:rsidP="005C5DCB">
      <w:pPr>
        <w:jc w:val="both"/>
        <w:rPr>
          <w:rFonts w:ascii="Truetypewriter PolyglOTT" w:hAnsi="Truetypewriter PolyglOTT" w:cs="Truetypewriter PolyglOTT"/>
          <w:b/>
          <w:sz w:val="28"/>
          <w:szCs w:val="28"/>
        </w:rPr>
      </w:pPr>
      <w:r>
        <w:rPr>
          <w:rFonts w:ascii="Truetypewriter PolyglOTT" w:hAnsi="Truetypewriter PolyglOTT" w:cs="Truetypewriter PolyglOTT"/>
          <w:b/>
          <w:sz w:val="28"/>
          <w:szCs w:val="28"/>
        </w:rPr>
        <w:t>Войска «Содружества», за исключением Пимбазена, вторглись на территорию государства, мы не можем остановить наступление… Несём колоссальные потери</w:t>
      </w:r>
    </w:p>
    <w:p w:rsidR="005C5DCB" w:rsidRDefault="005C5DCB" w:rsidP="005C5DCB">
      <w:pPr>
        <w:jc w:val="both"/>
        <w:rPr>
          <w:rFonts w:ascii="Truetypewriter PolyglOTT" w:hAnsi="Truetypewriter PolyglOTT" w:cs="Truetypewriter PolyglOTT"/>
          <w:b/>
          <w:sz w:val="36"/>
          <w:szCs w:val="36"/>
        </w:rPr>
      </w:pPr>
      <w:r w:rsidRPr="005D0110">
        <w:rPr>
          <w:rFonts w:ascii="Truetypewriter PolyglOTT" w:hAnsi="Truetypewriter PolyglOTT" w:cs="Truetypewriter PolyglOTT"/>
          <w:b/>
          <w:sz w:val="36"/>
          <w:szCs w:val="36"/>
        </w:rPr>
        <w:t xml:space="preserve">10’10’00 </w:t>
      </w:r>
      <w:r>
        <w:rPr>
          <w:rFonts w:ascii="Truetypewriter PolyglOTT" w:hAnsi="Truetypewriter PolyglOTT" w:cs="Truetypewriter PolyglOTT"/>
          <w:b/>
          <w:sz w:val="36"/>
          <w:szCs w:val="36"/>
        </w:rPr>
        <w:t>град 400 об.</w:t>
      </w:r>
    </w:p>
    <w:p w:rsidR="005C5DCB" w:rsidRDefault="005C5DCB" w:rsidP="005C5DCB">
      <w:pPr>
        <w:jc w:val="both"/>
        <w:rPr>
          <w:rFonts w:ascii="Truetypewriter PolyglOTT" w:hAnsi="Truetypewriter PolyglOTT" w:cs="Truetypewriter PolyglOTT"/>
          <w:b/>
          <w:sz w:val="28"/>
          <w:szCs w:val="28"/>
        </w:rPr>
      </w:pPr>
      <w:r>
        <w:rPr>
          <w:rFonts w:ascii="Truetypewriter PolyglOTT" w:hAnsi="Truetypewriter PolyglOTT" w:cs="Truetypewriter PolyglOTT"/>
          <w:b/>
          <w:sz w:val="28"/>
          <w:szCs w:val="28"/>
        </w:rPr>
        <w:t>Пакт о полной и без оговорочной капитуляции:</w:t>
      </w:r>
    </w:p>
    <w:p w:rsidR="005C5DCB" w:rsidRDefault="005C5DCB" w:rsidP="005C5DCB">
      <w:pPr>
        <w:jc w:val="both"/>
        <w:rPr>
          <w:rFonts w:ascii="Truetypewriter PolyglOTT" w:hAnsi="Truetypewriter PolyglOTT" w:cs="Truetypewriter PolyglOTT"/>
          <w:b/>
          <w:sz w:val="28"/>
          <w:szCs w:val="28"/>
        </w:rPr>
      </w:pPr>
      <w:r>
        <w:rPr>
          <w:rFonts w:ascii="Truetypewriter PolyglOTT" w:hAnsi="Truetypewriter PolyglOTT" w:cs="Truetypewriter PolyglOTT"/>
          <w:b/>
          <w:sz w:val="28"/>
          <w:szCs w:val="28"/>
        </w:rPr>
        <w:t xml:space="preserve">1.1)Жистонес обязуется выплачивать сумму равную 25% госбюджета каждый об. </w:t>
      </w:r>
    </w:p>
    <w:p w:rsidR="005C5DCB" w:rsidRDefault="005C5DCB" w:rsidP="005C5DCB">
      <w:pPr>
        <w:jc w:val="both"/>
        <w:rPr>
          <w:rFonts w:ascii="Truetypewriter PolyglOTT" w:hAnsi="Truetypewriter PolyglOTT" w:cs="Truetypewriter PolyglOTT"/>
          <w:b/>
          <w:sz w:val="28"/>
          <w:szCs w:val="28"/>
        </w:rPr>
      </w:pPr>
      <w:r>
        <w:rPr>
          <w:rFonts w:ascii="Truetypewriter PolyglOTT" w:hAnsi="Truetypewriter PolyglOTT" w:cs="Truetypewriter PolyglOTT"/>
          <w:b/>
          <w:sz w:val="28"/>
          <w:szCs w:val="28"/>
        </w:rPr>
        <w:t>1.2)</w:t>
      </w:r>
      <w:r w:rsidR="00762ED1">
        <w:rPr>
          <w:rFonts w:ascii="Truetypewriter PolyglOTT" w:hAnsi="Truetypewriter PolyglOTT" w:cs="Truetypewriter PolyglOTT"/>
          <w:b/>
          <w:sz w:val="28"/>
          <w:szCs w:val="28"/>
        </w:rPr>
        <w:t>Жистонес</w:t>
      </w:r>
      <w:r>
        <w:rPr>
          <w:rFonts w:ascii="Truetypewriter PolyglOTT" w:hAnsi="Truetypewriter PolyglOTT" w:cs="Truetypewriter PolyglOTT"/>
          <w:b/>
          <w:sz w:val="28"/>
          <w:szCs w:val="28"/>
        </w:rPr>
        <w:t xml:space="preserve"> обязуется отправить в федерацию </w:t>
      </w:r>
      <w:r>
        <w:rPr>
          <w:rFonts w:ascii="Truetypewriter PolyglOTT" w:hAnsi="Truetypewriter PolyglOTT" w:cs="Truetypewriter PolyglOTT"/>
          <w:b/>
          <w:sz w:val="28"/>
          <w:szCs w:val="28"/>
          <w:u w:val="single"/>
        </w:rPr>
        <w:t>всю</w:t>
      </w:r>
      <w:r>
        <w:rPr>
          <w:rFonts w:ascii="Truetypewriter PolyglOTT" w:hAnsi="Truetypewriter PolyglOTT" w:cs="Truetypewriter PolyglOTT"/>
          <w:b/>
          <w:sz w:val="28"/>
          <w:szCs w:val="28"/>
        </w:rPr>
        <w:t xml:space="preserve"> интеллигенцию на срок 4 об.</w:t>
      </w:r>
    </w:p>
    <w:p w:rsidR="005C5DCB" w:rsidRDefault="005C5DCB" w:rsidP="005C5DCB">
      <w:pPr>
        <w:jc w:val="both"/>
        <w:rPr>
          <w:rFonts w:ascii="Truetypewriter PolyglOTT" w:hAnsi="Truetypewriter PolyglOTT" w:cs="Truetypewriter PolyglOTT"/>
          <w:b/>
          <w:sz w:val="28"/>
          <w:szCs w:val="28"/>
        </w:rPr>
      </w:pPr>
      <w:r>
        <w:rPr>
          <w:rFonts w:ascii="Truetypewriter PolyglOTT" w:hAnsi="Truetypewriter PolyglOTT" w:cs="Truetypewriter PolyglOTT"/>
          <w:b/>
          <w:sz w:val="28"/>
          <w:szCs w:val="28"/>
        </w:rPr>
        <w:t>1.3)Запрещается иметь более одного вооружённого меж звёздного корабля, армию более 1 миллиона ед.</w:t>
      </w:r>
    </w:p>
    <w:p w:rsidR="005C5DCB" w:rsidRDefault="005C5DCB" w:rsidP="005C5DCB">
      <w:pPr>
        <w:jc w:val="both"/>
        <w:rPr>
          <w:rFonts w:ascii="Truetypewriter PolyglOTT" w:hAnsi="Truetypewriter PolyglOTT" w:cs="Truetypewriter PolyglOTT"/>
          <w:b/>
          <w:sz w:val="28"/>
          <w:szCs w:val="28"/>
        </w:rPr>
      </w:pPr>
      <w:r>
        <w:rPr>
          <w:rFonts w:ascii="Truetypewriter PolyglOTT" w:hAnsi="Truetypewriter PolyglOTT" w:cs="Truetypewriter PolyglOTT"/>
          <w:b/>
          <w:sz w:val="28"/>
          <w:szCs w:val="28"/>
        </w:rPr>
        <w:t>4.4) Взамен союзные войска будут выведены с территории, а суверенитет будет сохранён</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Слесарь1:</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-Это уже невозможно, Пимбазенцы дали нам Мор-Ди-Квантовый-Ди-Стабилизатор, а производить правильно не научили, себе оставили, бояться Федерации, хотя кто их знает?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Слесарь2:</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-Ты не причитай, корабль должен быть готов к параду</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Слесарь1:</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-Да иди ты…</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Главнокомандующий Федерацией:</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-Вы ребята конечно молодцы. Жаль, что эта война проиграна…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 -Как?</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-Мы потеряли много солдат, показали, что слабы. Я искренне не понимаю почему совет не захотел договориться, мирно договорится. Да, мне было лично не приятно, когда король Жистонеса оскорблял меня прилюдно, но это не повод вести войну. Есть лишь один плюс, у нас их учёные и технология их стабилизации квантов, не так быстро, зато надёжно, а также технология криостазиса.</w:t>
      </w:r>
    </w:p>
    <w:p w:rsidR="005C5DCB" w:rsidRDefault="005C5DCB" w:rsidP="005C5DCB">
      <w:pPr>
        <w:jc w:val="center"/>
        <w:rPr>
          <w:rFonts w:ascii="Truetypewriter PolyglOTT" w:hAnsi="Truetypewriter PolyglOTT" w:cs="Truetypewriter PolyglOTT"/>
          <w:b/>
          <w:sz w:val="36"/>
          <w:szCs w:val="36"/>
        </w:rPr>
      </w:pPr>
      <w:r w:rsidRPr="00CA7E2E">
        <w:rPr>
          <w:rFonts w:ascii="Truetypewriter PolyglOTT" w:hAnsi="Truetypewriter PolyglOTT" w:cs="Truetypewriter PolyglOTT"/>
          <w:b/>
          <w:sz w:val="36"/>
          <w:szCs w:val="36"/>
        </w:rPr>
        <w:t>Глава</w:t>
      </w:r>
      <w:r>
        <w:rPr>
          <w:rFonts w:ascii="Truetypewriter PolyglOTT" w:hAnsi="Truetypewriter PolyglOTT" w:cs="Truetypewriter PolyglOTT"/>
          <w:b/>
          <w:sz w:val="36"/>
          <w:szCs w:val="36"/>
        </w:rPr>
        <w:t xml:space="preserve"> 2. А в небе тишь да гладь…</w:t>
      </w:r>
    </w:p>
    <w:p w:rsidR="005C5DCB" w:rsidRPr="00181DA4"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r>
      <w:r w:rsidRPr="00181DA4">
        <w:rPr>
          <w:rFonts w:ascii="Truetypewriter PolyglOTT" w:hAnsi="Truetypewriter PolyglOTT" w:cs="Truetypewriter PolyglOTT"/>
          <w:strike/>
          <w:sz w:val="28"/>
          <w:szCs w:val="28"/>
        </w:rPr>
        <w:t>Дорогой дневник</w:t>
      </w:r>
      <w:r w:rsidRPr="00181DA4">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100</w:t>
      </w:r>
      <w:r w:rsidRPr="00181DA4">
        <w:rPr>
          <w:rFonts w:ascii="Truetypewriter PolyglOTT" w:hAnsi="Truetypewriter PolyglOTT" w:cs="Truetypewriter PolyglOTT"/>
          <w:sz w:val="28"/>
          <w:szCs w:val="28"/>
        </w:rPr>
        <w:t>’50’’25</w:t>
      </w:r>
      <w:r>
        <w:rPr>
          <w:rFonts w:ascii="Truetypewriter PolyglOTT" w:hAnsi="Truetypewriter PolyglOTT" w:cs="Truetypewriter PolyglOTT"/>
          <w:sz w:val="28"/>
          <w:szCs w:val="28"/>
          <w:lang w:val="en-US"/>
        </w:rPr>
        <w:t> </w:t>
      </w:r>
      <w:r w:rsidRPr="00181DA4">
        <w:rPr>
          <w:rFonts w:ascii="Truetypewriter PolyglOTT" w:hAnsi="Truetypewriter PolyglOTT" w:cs="Truetypewriter PolyglOTT"/>
          <w:sz w:val="28"/>
          <w:szCs w:val="28"/>
        </w:rPr>
        <w:t xml:space="preserve">780 </w:t>
      </w:r>
      <w:r>
        <w:rPr>
          <w:rFonts w:ascii="Truetypewriter PolyglOTT" w:hAnsi="Truetypewriter PolyglOTT" w:cs="Truetypewriter PolyglOTT"/>
          <w:sz w:val="28"/>
          <w:szCs w:val="28"/>
        </w:rPr>
        <w:t xml:space="preserve">об. Я, </w:t>
      </w:r>
      <w:r w:rsidRPr="00181DA4">
        <w:rPr>
          <w:rFonts w:ascii="Truetypewriter PolyglOTT" w:hAnsi="Truetypewriter PolyglOTT" w:cs="Truetypewriter PolyglOTT"/>
          <w:sz w:val="28"/>
          <w:szCs w:val="28"/>
        </w:rPr>
        <w:t>Эниси Фирцино Нильс Зофе,</w:t>
      </w:r>
    </w:p>
    <w:p w:rsidR="005C5DCB" w:rsidRDefault="005C5DCB" w:rsidP="005C5DCB">
      <w:pPr>
        <w:jc w:val="both"/>
        <w:rPr>
          <w:rFonts w:ascii="Truetypewriter PolyglOTT" w:hAnsi="Truetypewriter PolyglOTT" w:cs="Truetypewriter PolyglOTT"/>
          <w:sz w:val="28"/>
          <w:szCs w:val="28"/>
        </w:rPr>
      </w:pPr>
      <w:r w:rsidRPr="00181DA4">
        <w:rPr>
          <w:rFonts w:ascii="Truetypewriter PolyglOTT" w:hAnsi="Truetypewriter PolyglOTT" w:cs="Truetypewriter PolyglOTT"/>
          <w:sz w:val="28"/>
          <w:szCs w:val="28"/>
        </w:rPr>
        <w:t>Возрастом 4 об</w:t>
      </w:r>
      <w:r>
        <w:rPr>
          <w:rFonts w:ascii="Truetypewriter PolyglOTT" w:hAnsi="Truetypewriter PolyglOTT" w:cs="Truetypewriter PolyglOTT"/>
          <w:sz w:val="28"/>
          <w:szCs w:val="28"/>
        </w:rPr>
        <w:t>., про</w:t>
      </w:r>
      <w:r w:rsidRPr="00181DA4">
        <w:rPr>
          <w:rFonts w:ascii="Truetypewriter PolyglOTT" w:hAnsi="Truetypewriter PolyglOTT" w:cs="Truetypewriter PolyglOTT"/>
          <w:sz w:val="28"/>
          <w:szCs w:val="28"/>
        </w:rPr>
        <w:t>возг</w:t>
      </w:r>
      <w:r>
        <w:rPr>
          <w:rFonts w:ascii="Truetypewriter PolyglOTT" w:hAnsi="Truetypewriter PolyglOTT" w:cs="Truetypewriter PolyglOTT"/>
          <w:sz w:val="28"/>
          <w:szCs w:val="28"/>
        </w:rPr>
        <w:t>лашаю себя коро</w:t>
      </w:r>
      <w:r w:rsidRPr="00181DA4">
        <w:rPr>
          <w:rFonts w:ascii="Truetypewriter PolyglOTT" w:hAnsi="Truetypewriter PolyglOTT" w:cs="Truetypewriter PolyglOTT"/>
          <w:sz w:val="28"/>
          <w:szCs w:val="28"/>
        </w:rPr>
        <w:t>лём Пимбаз</w:t>
      </w:r>
      <w:r>
        <w:rPr>
          <w:rFonts w:ascii="Truetypewriter PolyglOTT" w:hAnsi="Truetypewriter PolyglOTT" w:cs="Truetypewriter PolyglOTT"/>
          <w:sz w:val="28"/>
          <w:szCs w:val="28"/>
        </w:rPr>
        <w:t>е</w:t>
      </w:r>
      <w:r w:rsidRPr="00181DA4">
        <w:rPr>
          <w:rFonts w:ascii="Truetypewriter PolyglOTT" w:hAnsi="Truetypewriter PolyglOTT" w:cs="Truetypewriter PolyglOTT"/>
          <w:sz w:val="28"/>
          <w:szCs w:val="28"/>
        </w:rPr>
        <w:t>на…</w:t>
      </w:r>
      <w:r>
        <w:rPr>
          <w:rFonts w:ascii="Truetypewriter PolyglOTT" w:hAnsi="Truetypewriter PolyglOTT" w:cs="Truetypewriter PolyglOTT"/>
          <w:sz w:val="28"/>
          <w:szCs w:val="28"/>
        </w:rPr>
        <w:t xml:space="preserve">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Жалко, что в реальности я не могу им стать, всё из-за того, что мама не из знатного рода. Мой папа, Нильс Вист</w:t>
      </w:r>
      <w:r w:rsidR="00E57A5F">
        <w:rPr>
          <w:rFonts w:ascii="Truetypewriter PolyglOTT" w:hAnsi="Truetypewriter PolyglOTT" w:cs="Truetypewriter PolyglOTT"/>
          <w:sz w:val="28"/>
          <w:szCs w:val="28"/>
        </w:rPr>
        <w:t xml:space="preserve"> Фирцино</w:t>
      </w:r>
      <w:r>
        <w:rPr>
          <w:rFonts w:ascii="Truetypewriter PolyglOTT" w:hAnsi="Truetypewriter PolyglOTT" w:cs="Truetypewriter PolyglOTT"/>
          <w:sz w:val="28"/>
          <w:szCs w:val="28"/>
        </w:rPr>
        <w:t xml:space="preserve"> Зофе, должен был наследовать трон Пимбазена, но он полюбил. По нашим законам, теперь мы ближние дворяне, входим в собрание управления по делам Пимбазена.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 xml:space="preserve">Моего папу не любил дедушка, и не любит дядя Фирцино Вист </w:t>
      </w:r>
      <w:r w:rsidR="00E57A5F">
        <w:rPr>
          <w:rFonts w:ascii="Truetypewriter PolyglOTT" w:hAnsi="Truetypewriter PolyglOTT" w:cs="Truetypewriter PolyglOTT"/>
          <w:sz w:val="28"/>
          <w:szCs w:val="28"/>
        </w:rPr>
        <w:t xml:space="preserve">Фирцино </w:t>
      </w:r>
      <w:r>
        <w:rPr>
          <w:rFonts w:ascii="Truetypewriter PolyglOTT" w:hAnsi="Truetypewriter PolyglOTT" w:cs="Truetypewriter PolyglOTT"/>
          <w:sz w:val="28"/>
          <w:szCs w:val="28"/>
        </w:rPr>
        <w:t>Зофе, зато его любим мы с мамой… Папа говорит, что если дядя не оставит приемников, а он их не оставит, то я взойду на престол, но для этого я должен учиться, учиться и ещё раз учиться. Я сделаю так, что в Пимбазене все будут любить друг друга…</w:t>
      </w:r>
    </w:p>
    <w:p w:rsidR="005C5DCB" w:rsidRPr="00BC0ACF" w:rsidRDefault="005C5DCB" w:rsidP="005C5DCB">
      <w:pPr>
        <w:jc w:val="both"/>
        <w:rPr>
          <w:rFonts w:ascii="Truetypewriter PolyglOTT" w:hAnsi="Truetypewriter PolyglOTT" w:cs="Truetypewriter PolyglOTT"/>
          <w:sz w:val="28"/>
          <w:szCs w:val="28"/>
        </w:rPr>
      </w:pPr>
      <w:r w:rsidRPr="00BC0ACF">
        <w:rPr>
          <w:rFonts w:ascii="Truetypewriter PolyglOTT" w:hAnsi="Truetypewriter PolyglOTT" w:cs="Truetypewriter PolyglOTT"/>
          <w:sz w:val="28"/>
          <w:szCs w:val="28"/>
        </w:rPr>
        <w:t>&lt;…&gt;</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Сегодня мне исполнилось 12 об.(100</w:t>
      </w:r>
      <w:r w:rsidRPr="00BC0ACF">
        <w:rPr>
          <w:rFonts w:ascii="Truetypewriter PolyglOTT" w:hAnsi="Truetypewriter PolyglOTT" w:cs="Truetypewriter PolyglOTT"/>
          <w:sz w:val="28"/>
          <w:szCs w:val="28"/>
        </w:rPr>
        <w:t>’25’’00</w:t>
      </w:r>
      <w:r>
        <w:rPr>
          <w:rFonts w:ascii="Truetypewriter PolyglOTT" w:hAnsi="Truetypewriter PolyglOTT" w:cs="Truetypewriter PolyglOTT"/>
          <w:sz w:val="28"/>
          <w:szCs w:val="28"/>
        </w:rPr>
        <w:t>). Я уже не питаю иллюзий касательно трона Пимбазена – у короля родиться первенец, и они назовут его Эниси, это не смешно, хорошо хоть родители помирились с царской семьёй…</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 xml:space="preserve">Сегодня </w:t>
      </w:r>
      <w:r w:rsidR="00762ED1">
        <w:rPr>
          <w:rFonts w:ascii="Truetypewriter PolyglOTT" w:hAnsi="Truetypewriter PolyglOTT" w:cs="Truetypewriter PolyglOTT"/>
          <w:sz w:val="28"/>
          <w:szCs w:val="28"/>
        </w:rPr>
        <w:t>меня обучили принципу работы ди-</w:t>
      </w:r>
      <w:r>
        <w:rPr>
          <w:rFonts w:ascii="Truetypewriter PolyglOTT" w:hAnsi="Truetypewriter PolyglOTT" w:cs="Truetypewriter PolyglOTT"/>
          <w:sz w:val="28"/>
          <w:szCs w:val="28"/>
        </w:rPr>
        <w:t>квантовой</w:t>
      </w:r>
      <w:r w:rsidR="00762ED1">
        <w:rPr>
          <w:rFonts w:ascii="Truetypewriter PolyglOTT" w:hAnsi="Truetypewriter PolyglOTT" w:cs="Truetypewriter PolyglOTT"/>
          <w:sz w:val="28"/>
          <w:szCs w:val="28"/>
        </w:rPr>
        <w:t>-ди-</w:t>
      </w:r>
      <w:r>
        <w:rPr>
          <w:rFonts w:ascii="Truetypewriter PolyglOTT" w:hAnsi="Truetypewriter PolyglOTT" w:cs="Truetypewriter PolyglOTT"/>
          <w:sz w:val="28"/>
          <w:szCs w:val="28"/>
        </w:rPr>
        <w:t xml:space="preserve">стабилизации, это интересно. Вчера к нам попытался пробраться вор, но он был схвачен элитной </w:t>
      </w:r>
      <w:r>
        <w:rPr>
          <w:rFonts w:ascii="Truetypewriter PolyglOTT" w:hAnsi="Truetypewriter PolyglOTT" w:cs="Truetypewriter PolyglOTT"/>
          <w:sz w:val="28"/>
          <w:szCs w:val="28"/>
        </w:rPr>
        <w:lastRenderedPageBreak/>
        <w:t>гвардией, они облачены в прекрасную броню: их латы не сковывают движения, их копья обладают невероятной остротой, мне не стать императором, но стать главнокомандующим элитных войск я могу…</w:t>
      </w:r>
    </w:p>
    <w:p w:rsidR="005C5DCB" w:rsidRPr="00BC0ACF"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  </w:t>
      </w:r>
      <w:r w:rsidRPr="00BC0ACF">
        <w:rPr>
          <w:rFonts w:ascii="Truetypewriter PolyglOTT" w:hAnsi="Truetypewriter PolyglOTT" w:cs="Truetypewriter PolyglOTT"/>
          <w:sz w:val="28"/>
          <w:szCs w:val="28"/>
        </w:rPr>
        <w:t>&lt;…&gt;</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100</w:t>
      </w:r>
      <w:r w:rsidRPr="00BC0ACF">
        <w:rPr>
          <w:rFonts w:ascii="Truetypewriter PolyglOTT" w:hAnsi="Truetypewriter PolyglOTT" w:cs="Truetypewriter PolyglOTT"/>
          <w:sz w:val="28"/>
          <w:szCs w:val="28"/>
        </w:rPr>
        <w:t>’</w:t>
      </w:r>
      <w:r>
        <w:rPr>
          <w:rFonts w:ascii="Truetypewriter PolyglOTT" w:hAnsi="Truetypewriter PolyglOTT" w:cs="Truetypewriter PolyglOTT"/>
          <w:sz w:val="28"/>
          <w:szCs w:val="28"/>
        </w:rPr>
        <w:t>43</w:t>
      </w:r>
      <w:r w:rsidRPr="00BC0ACF">
        <w:rPr>
          <w:rFonts w:ascii="Truetypewriter PolyglOTT" w:hAnsi="Truetypewriter PolyglOTT" w:cs="Truetypewriter PolyglOTT"/>
          <w:sz w:val="28"/>
          <w:szCs w:val="28"/>
        </w:rPr>
        <w:t>’’</w:t>
      </w:r>
      <w:r>
        <w:rPr>
          <w:rFonts w:ascii="Truetypewriter PolyglOTT" w:hAnsi="Truetypewriter PolyglOTT" w:cs="Truetypewriter PolyglOTT"/>
          <w:sz w:val="28"/>
          <w:szCs w:val="28"/>
        </w:rPr>
        <w:t>25 793 об. Мы с семьёй отправляемся в путешествие по Пимбазену, когда вернёмся – распишу подробнее…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200</w:t>
      </w:r>
      <w:r w:rsidRPr="00A21AF7">
        <w:rPr>
          <w:rFonts w:ascii="Truetypewriter PolyglOTT" w:hAnsi="Truetypewriter PolyglOTT" w:cs="Truetypewriter PolyglOTT"/>
          <w:sz w:val="28"/>
          <w:szCs w:val="28"/>
        </w:rPr>
        <w:t xml:space="preserve">’00’’00 </w:t>
      </w:r>
      <w:r>
        <w:rPr>
          <w:rFonts w:ascii="Truetypewriter PolyglOTT" w:hAnsi="Truetypewriter PolyglOTT" w:cs="Truetypewriter PolyglOTT"/>
          <w:sz w:val="28"/>
          <w:szCs w:val="28"/>
        </w:rPr>
        <w:t xml:space="preserve">И вот мы снова дома, во мне что-то поменялось, я нашёл ту, с кем буду всегда, она луч моей надежды, моя муза, мой цветок… Я всё меньше могу концентрироваться, мне пригрозили отчислением из гвардии, но вся гвардия не стоит минуты с ней…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 xml:space="preserve">В путешествии мы заглянули на некую планету </w:t>
      </w:r>
      <w:r w:rsidRPr="00F11A89">
        <w:rPr>
          <w:rFonts w:ascii="Truetypewriter PolyglOTT" w:hAnsi="Truetypewriter PolyglOTT" w:cs="Truetypewriter PolyglOTT"/>
          <w:sz w:val="28"/>
          <w:szCs w:val="28"/>
          <w:lang w:val="en-US"/>
        </w:rPr>
        <w:t>S</w:t>
      </w:r>
      <w:r w:rsidRPr="00F11A89">
        <w:rPr>
          <w:rFonts w:ascii="Truetypewriter PolyglOTT" w:hAnsi="Truetypewriter PolyglOTT" w:cs="Truetypewriter PolyglOTT"/>
          <w:sz w:val="28"/>
          <w:szCs w:val="28"/>
        </w:rPr>
        <w:t>-03</w:t>
      </w:r>
      <w:r>
        <w:rPr>
          <w:rFonts w:ascii="Truetypewriter PolyglOTT" w:hAnsi="Truetypewriter PolyglOTT" w:cs="Truetypewriter PolyglOTT"/>
          <w:sz w:val="28"/>
          <w:szCs w:val="28"/>
        </w:rPr>
        <w:t>, там мы встретили примитивную разумную жизнь… Там красиво, жаль, что там нельзя быть долго, её из-за аборигенов переводят в карантин, им же так лучше…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Мы проездом были в Федерации, Жистонесе, да много гд…*перо отрывается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220</w:t>
      </w:r>
      <w:r w:rsidRPr="00BC0ACF">
        <w:rPr>
          <w:rFonts w:ascii="Truetypewriter PolyglOTT" w:hAnsi="Truetypewriter PolyglOTT" w:cs="Truetypewriter PolyglOTT"/>
          <w:sz w:val="28"/>
          <w:szCs w:val="28"/>
        </w:rPr>
        <w:t>’</w:t>
      </w:r>
      <w:r>
        <w:rPr>
          <w:rFonts w:ascii="Truetypewriter PolyglOTT" w:hAnsi="Truetypewriter PolyglOTT" w:cs="Truetypewriter PolyglOTT"/>
          <w:sz w:val="28"/>
          <w:szCs w:val="28"/>
        </w:rPr>
        <w:t>43</w:t>
      </w:r>
      <w:r w:rsidRPr="00BC0ACF">
        <w:rPr>
          <w:rFonts w:ascii="Truetypewriter PolyglOTT" w:hAnsi="Truetypewriter PolyglOTT" w:cs="Truetypewriter PolyglOTT"/>
          <w:sz w:val="28"/>
          <w:szCs w:val="28"/>
        </w:rPr>
        <w:t>’’</w:t>
      </w:r>
      <w:r>
        <w:rPr>
          <w:rFonts w:ascii="Truetypewriter PolyglOTT" w:hAnsi="Truetypewriter PolyglOTT" w:cs="Truetypewriter PolyglOTT"/>
          <w:sz w:val="28"/>
          <w:szCs w:val="28"/>
        </w:rPr>
        <w:t>25 793 об. Отец - убит, мать - убита, вырезан весь наш особняк…</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Нам с Ниссэ, той самой, моей единственной, удалось бежать. Пимбазен охвачен революцией, 12 с половиной. Я знаком с тем, что тогда сказал стражник: «Они отомстят…», - горько осознавать, что наследники тех буржуа сейчас штурмуют наш дворец…</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100</w:t>
      </w:r>
      <w:r w:rsidRPr="00BC0ACF">
        <w:rPr>
          <w:rFonts w:ascii="Truetypewriter PolyglOTT" w:hAnsi="Truetypewriter PolyglOTT" w:cs="Truetypewriter PolyglOTT"/>
          <w:sz w:val="28"/>
          <w:szCs w:val="28"/>
        </w:rPr>
        <w:t>’</w:t>
      </w:r>
      <w:r>
        <w:rPr>
          <w:rFonts w:ascii="Truetypewriter PolyglOTT" w:hAnsi="Truetypewriter PolyglOTT" w:cs="Truetypewriter PolyglOTT"/>
          <w:sz w:val="28"/>
          <w:szCs w:val="28"/>
        </w:rPr>
        <w:t>43</w:t>
      </w:r>
      <w:r w:rsidRPr="00BC0ACF">
        <w:rPr>
          <w:rFonts w:ascii="Truetypewriter PolyglOTT" w:hAnsi="Truetypewriter PolyglOTT" w:cs="Truetypewriter PolyglOTT"/>
          <w:sz w:val="28"/>
          <w:szCs w:val="28"/>
        </w:rPr>
        <w:t>’’</w:t>
      </w:r>
      <w:r>
        <w:rPr>
          <w:rFonts w:ascii="Truetypewriter PolyglOTT" w:hAnsi="Truetypewriter PolyglOTT" w:cs="Truetypewriter PolyglOTT"/>
          <w:sz w:val="28"/>
          <w:szCs w:val="28"/>
        </w:rPr>
        <w:t>25 794 об. На месте нашего поместья находиться военный склад. Они не знают, что я организовал ячейку сопротивления у них под носом. Ниссэ сделала мне подарок – открыла тайну, что у нас будет наследник, но только нет никакого «трона Пимбазена», нас аннексировала Федерация, ей по душе чистый капитализм… Весь тронный зал отправлен в криостазис, они экспонаты в руках «новых марионеток».</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Мой сын будет править Пимбазеном! Я подниму сопротивление! Наш лозунг будет: Дев мез, дев моз, ден жун!!! За истину, за победу, против диктатуры!!!</w:t>
      </w:r>
    </w:p>
    <w:p w:rsidR="005C5DCB" w:rsidRDefault="00675370" w:rsidP="005C5DCB">
      <w:pPr>
        <w:jc w:val="center"/>
        <w:rPr>
          <w:rFonts w:ascii="Truetypewriter PolyglOTT" w:hAnsi="Truetypewriter PolyglOTT" w:cs="Truetypewriter PolyglOTT"/>
          <w:b/>
          <w:sz w:val="36"/>
          <w:szCs w:val="36"/>
        </w:rPr>
      </w:pPr>
      <w:r>
        <w:rPr>
          <w:rFonts w:ascii="Truetypewriter PolyglOTT" w:hAnsi="Truetypewriter PolyglOTT" w:cs="Truetypewriter PolyglOTT"/>
          <w:b/>
          <w:sz w:val="36"/>
          <w:szCs w:val="36"/>
        </w:rPr>
        <w:t xml:space="preserve">Дев мез, Пимбазен!!! </w:t>
      </w:r>
      <w:r>
        <w:rPr>
          <w:rFonts w:ascii="Truetypewriter PolyglOTT" w:hAnsi="Truetypewriter PolyglOTT" w:cs="Truetypewriter PolyglOTT"/>
          <w:b/>
          <w:sz w:val="36"/>
          <w:szCs w:val="28"/>
        </w:rPr>
        <w:t>Дев моз, Майтираа Ритиртсой!</w:t>
      </w:r>
      <w:r w:rsidR="005C5DCB">
        <w:rPr>
          <w:rFonts w:ascii="Truetypewriter PolyglOTT" w:hAnsi="Truetypewriter PolyglOTT" w:cs="Truetypewriter PolyglOTT"/>
          <w:b/>
          <w:sz w:val="36"/>
          <w:szCs w:val="36"/>
        </w:rPr>
        <w:t>!!!</w:t>
      </w:r>
    </w:p>
    <w:p w:rsidR="005C5DCB" w:rsidRDefault="005C5DCB" w:rsidP="005C5DCB">
      <w:pPr>
        <w:jc w:val="center"/>
        <w:rPr>
          <w:rFonts w:ascii="Truetypewriter PolyglOTT" w:hAnsi="Truetypewriter PolyglOTT" w:cs="Truetypewriter PolyglOTT"/>
          <w:b/>
          <w:sz w:val="36"/>
          <w:szCs w:val="36"/>
        </w:rPr>
      </w:pPr>
      <w:r>
        <w:rPr>
          <w:rFonts w:ascii="Truetypewriter PolyglOTT" w:hAnsi="Truetypewriter PolyglOTT" w:cs="Truetypewriter PolyglOTT"/>
          <w:b/>
          <w:sz w:val="36"/>
          <w:szCs w:val="36"/>
        </w:rPr>
        <w:t>Глава 3. Тёплый очаг хуже воли…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Высшему главнокомандующему федерации Фонст Каале от 220</w:t>
      </w:r>
      <w:r w:rsidRPr="00BC0ACF">
        <w:rPr>
          <w:rFonts w:ascii="Truetypewriter PolyglOTT" w:hAnsi="Truetypewriter PolyglOTT" w:cs="Truetypewriter PolyglOTT"/>
          <w:sz w:val="28"/>
          <w:szCs w:val="28"/>
        </w:rPr>
        <w:t>’</w:t>
      </w:r>
      <w:r>
        <w:rPr>
          <w:rFonts w:ascii="Truetypewriter PolyglOTT" w:hAnsi="Truetypewriter PolyglOTT" w:cs="Truetypewriter PolyglOTT"/>
          <w:sz w:val="28"/>
          <w:szCs w:val="28"/>
        </w:rPr>
        <w:t>44</w:t>
      </w:r>
      <w:r w:rsidRPr="00BC0ACF">
        <w:rPr>
          <w:rFonts w:ascii="Truetypewriter PolyglOTT" w:hAnsi="Truetypewriter PolyglOTT" w:cs="Truetypewriter PolyglOTT"/>
          <w:sz w:val="28"/>
          <w:szCs w:val="28"/>
        </w:rPr>
        <w:t>’’</w:t>
      </w:r>
      <w:r>
        <w:rPr>
          <w:rFonts w:ascii="Truetypewriter PolyglOTT" w:hAnsi="Truetypewriter PolyglOTT" w:cs="Truetypewriter PolyglOTT"/>
          <w:sz w:val="28"/>
          <w:szCs w:val="28"/>
        </w:rPr>
        <w:t>00 793 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 xml:space="preserve">По вашему </w:t>
      </w:r>
      <w:r w:rsidR="00675370">
        <w:rPr>
          <w:rFonts w:ascii="Truetypewriter PolyglOTT" w:hAnsi="Truetypewriter PolyglOTT" w:cs="Truetypewriter PolyglOTT"/>
          <w:sz w:val="28"/>
          <w:szCs w:val="28"/>
        </w:rPr>
        <w:t>приказу уничтожен высший совет Ф</w:t>
      </w:r>
      <w:r>
        <w:rPr>
          <w:rFonts w:ascii="Truetypewriter PolyglOTT" w:hAnsi="Truetypewriter PolyglOTT" w:cs="Truetypewriter PolyglOTT"/>
          <w:sz w:val="28"/>
          <w:szCs w:val="28"/>
        </w:rPr>
        <w:t>едерации. В ходе спровоцированных волнений и восстаний захвачен Пимбазен. Королевская семья Пимбазена отправлена в криостазис. Все сателитные дома Пимбазена полност</w:t>
      </w:r>
      <w:r w:rsidR="00675370">
        <w:rPr>
          <w:rFonts w:ascii="Truetypewriter PolyglOTT" w:hAnsi="Truetypewriter PolyglOTT" w:cs="Truetypewriter PolyglOTT"/>
          <w:sz w:val="28"/>
          <w:szCs w:val="28"/>
        </w:rPr>
        <w:t>ью уничтожены, среди них дом Зофэ</w:t>
      </w:r>
      <w:r>
        <w:rPr>
          <w:rFonts w:ascii="Truetypewriter PolyglOTT" w:hAnsi="Truetypewriter PolyglOTT" w:cs="Truetypewriter PolyglOTT"/>
          <w:sz w:val="28"/>
          <w:szCs w:val="28"/>
        </w:rPr>
        <w:t>.</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ab/>
        <w:t>Для начала провокации был уничтожен 15 полк армии 10, при помощи одетых в форму элитных Пимбазенских войск, солдат 14 армии.</w:t>
      </w:r>
    </w:p>
    <w:p w:rsidR="005C5DCB" w:rsidRDefault="005C5DCB" w:rsidP="005C5DCB">
      <w:pPr>
        <w:jc w:val="center"/>
        <w:rPr>
          <w:rFonts w:ascii="Truetypewriter PolyglOTT" w:hAnsi="Truetypewriter PolyglOTT" w:cs="Truetypewriter PolyglOTT"/>
          <w:b/>
          <w:sz w:val="36"/>
          <w:szCs w:val="36"/>
        </w:rPr>
      </w:pPr>
      <w:r>
        <w:rPr>
          <w:rFonts w:ascii="Truetypewriter PolyglOTT" w:hAnsi="Truetypewriter PolyglOTT" w:cs="Truetypewriter PolyglOTT"/>
          <w:b/>
          <w:sz w:val="36"/>
          <w:szCs w:val="36"/>
        </w:rPr>
        <w:t>Глава.4 Почему падает закат?</w:t>
      </w:r>
    </w:p>
    <w:p w:rsidR="005C5DCB" w:rsidRDefault="005C5DCB" w:rsidP="005C5DCB">
      <w:pPr>
        <w:jc w:val="both"/>
        <w:rPr>
          <w:rFonts w:ascii="Truetypewriter PolyglOTT" w:hAnsi="Truetypewriter PolyglOTT" w:cs="Truetypewriter PolyglOTT"/>
          <w:sz w:val="28"/>
          <w:szCs w:val="28"/>
        </w:rPr>
      </w:pPr>
      <w:r w:rsidRPr="002C0BA6">
        <w:rPr>
          <w:rFonts w:ascii="Truetypewriter PolyglOTT" w:hAnsi="Truetypewriter PolyglOTT" w:cs="Truetypewriter PolyglOTT"/>
          <w:sz w:val="28"/>
          <w:szCs w:val="28"/>
        </w:rPr>
        <w:tab/>
        <w:t>300’44’’00</w:t>
      </w:r>
      <w:r>
        <w:rPr>
          <w:rFonts w:ascii="Truetypewriter PolyglOTT" w:hAnsi="Truetypewriter PolyglOTT" w:cs="Truetypewriter PolyglOTT"/>
          <w:sz w:val="28"/>
          <w:szCs w:val="28"/>
          <w:lang w:val="en-US"/>
        </w:rPr>
        <w:t> </w:t>
      </w:r>
      <w:r>
        <w:rPr>
          <w:rFonts w:ascii="Truetypewriter PolyglOTT" w:hAnsi="Truetypewriter PolyglOTT" w:cs="Truetypewriter PolyglOTT"/>
          <w:sz w:val="28"/>
          <w:szCs w:val="28"/>
        </w:rPr>
        <w:t>793 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Шрин Кришлау, офицер войск федерации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 xml:space="preserve">Дорогая Си, пишу тебе с фронта. Как ты знаешь Пимбазен наш, но силы сопротивления сильны, за нами 90% планет. Как я по тебе скучаю, ты и представить себе не можешь, каждый день на закате смотрю на закат и думаю: Почему он падает? Без тебя он словно и не существует.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Я не видел тебя давно, как дела у тебя? Как родители? Всё ли в порядке на К</w:t>
      </w:r>
      <w:r w:rsidR="00762ED1" w:rsidRPr="00762ED1">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бинсте? Я не могу больше без тебя, прошу пиши, твой Ши</w:t>
      </w:r>
    </w:p>
    <w:p w:rsidR="005C5DCB" w:rsidRDefault="005C5DCB" w:rsidP="005C5DCB">
      <w:pPr>
        <w:jc w:val="both"/>
        <w:rPr>
          <w:rFonts w:ascii="Truetypewriter PolyglOTT" w:hAnsi="Truetypewriter PolyglOTT" w:cs="Truetypewriter PolyglOTT"/>
          <w:sz w:val="28"/>
          <w:szCs w:val="28"/>
        </w:rPr>
      </w:pP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310</w:t>
      </w:r>
      <w:r w:rsidRPr="002C0BA6">
        <w:rPr>
          <w:rFonts w:ascii="Truetypewriter PolyglOTT" w:hAnsi="Truetypewriter PolyglOTT" w:cs="Truetypewriter PolyglOTT"/>
          <w:sz w:val="28"/>
          <w:szCs w:val="28"/>
        </w:rPr>
        <w:t>’</w:t>
      </w:r>
      <w:r>
        <w:rPr>
          <w:rFonts w:ascii="Truetypewriter PolyglOTT" w:hAnsi="Truetypewriter PolyglOTT" w:cs="Truetypewriter PolyglOTT"/>
          <w:sz w:val="28"/>
          <w:szCs w:val="28"/>
        </w:rPr>
        <w:t>56</w:t>
      </w:r>
      <w:r w:rsidRPr="002C0BA6">
        <w:rPr>
          <w:rFonts w:ascii="Truetypewriter PolyglOTT" w:hAnsi="Truetypewriter PolyglOTT" w:cs="Truetypewriter PolyglOTT"/>
          <w:sz w:val="28"/>
          <w:szCs w:val="28"/>
        </w:rPr>
        <w:t>’’</w:t>
      </w:r>
      <w:r>
        <w:rPr>
          <w:rFonts w:ascii="Truetypewriter PolyglOTT" w:hAnsi="Truetypewriter PolyglOTT" w:cs="Truetypewriter PolyglOTT"/>
          <w:sz w:val="28"/>
          <w:szCs w:val="28"/>
        </w:rPr>
        <w:t>02 793 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Силь Кришлау</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О Ши, я тоже очень сильно скучаю, как мне не хватает тебя, надеюсь скоро ты вернёшься, очень тебя жду</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110</w:t>
      </w:r>
      <w:r w:rsidRPr="00BC0ACF">
        <w:rPr>
          <w:rFonts w:ascii="Truetypewriter PolyglOTT" w:hAnsi="Truetypewriter PolyglOTT" w:cs="Truetypewriter PolyglOTT"/>
          <w:sz w:val="28"/>
          <w:szCs w:val="28"/>
        </w:rPr>
        <w:t>’</w:t>
      </w:r>
      <w:r>
        <w:rPr>
          <w:rFonts w:ascii="Truetypewriter PolyglOTT" w:hAnsi="Truetypewriter PolyglOTT" w:cs="Truetypewriter PolyglOTT"/>
          <w:sz w:val="28"/>
          <w:szCs w:val="28"/>
        </w:rPr>
        <w:t>43</w:t>
      </w:r>
      <w:r w:rsidRPr="00BC0ACF">
        <w:rPr>
          <w:rFonts w:ascii="Truetypewriter PolyglOTT" w:hAnsi="Truetypewriter PolyglOTT" w:cs="Truetypewriter PolyglOTT"/>
          <w:sz w:val="28"/>
          <w:szCs w:val="28"/>
        </w:rPr>
        <w:t>’’</w:t>
      </w:r>
      <w:r>
        <w:rPr>
          <w:rFonts w:ascii="Truetypewriter PolyglOTT" w:hAnsi="Truetypewriter PolyglOTT" w:cs="Truetypewriter PolyglOTT"/>
          <w:sz w:val="28"/>
          <w:szCs w:val="28"/>
        </w:rPr>
        <w:t>25 794 об. Сообщение о смерти: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От данной даты Шрин Кришлау признан убитым в ходе </w:t>
      </w:r>
      <w:r w:rsidR="00762ED1">
        <w:rPr>
          <w:rFonts w:ascii="Truetypewriter PolyglOTT" w:hAnsi="Truetypewriter PolyglOTT" w:cs="Truetypewriter PolyglOTT"/>
          <w:sz w:val="28"/>
          <w:szCs w:val="28"/>
        </w:rPr>
        <w:t>контр повстанческой</w:t>
      </w:r>
      <w:r>
        <w:rPr>
          <w:rFonts w:ascii="Truetypewriter PolyglOTT" w:hAnsi="Truetypewriter PolyglOTT" w:cs="Truetypewriter PolyglOTT"/>
          <w:sz w:val="28"/>
          <w:szCs w:val="28"/>
        </w:rPr>
        <w:t xml:space="preserve"> войны. Супруге </w:t>
      </w:r>
      <w:r w:rsidR="00CC47D2">
        <w:rPr>
          <w:rFonts w:ascii="Truetypewriter PolyglOTT" w:hAnsi="Truetypewriter PolyglOTT" w:cs="Truetypewriter PolyglOTT"/>
          <w:sz w:val="28"/>
          <w:szCs w:val="28"/>
        </w:rPr>
        <w:t>с 4-ю детьми,</w:t>
      </w:r>
      <w:r>
        <w:rPr>
          <w:rFonts w:ascii="Truetypewriter PolyglOTT" w:hAnsi="Truetypewriter PolyglOTT" w:cs="Truetypewriter PolyglOTT"/>
          <w:sz w:val="28"/>
          <w:szCs w:val="28"/>
        </w:rPr>
        <w:t xml:space="preserve"> будет установлена пенсия равна 2 жалованиям штабтенълихь офицера войск. Предполагаемое место смерти: «Поместье ветви Зофе».</w:t>
      </w:r>
    </w:p>
    <w:p w:rsidR="005C5DCB" w:rsidRDefault="005C5DCB" w:rsidP="005C5DCB">
      <w:pPr>
        <w:jc w:val="center"/>
        <w:rPr>
          <w:rFonts w:ascii="Truetypewriter PolyglOTT" w:hAnsi="Truetypewriter PolyglOTT" w:cs="Truetypewriter PolyglOTT"/>
          <w:b/>
          <w:sz w:val="36"/>
          <w:szCs w:val="36"/>
        </w:rPr>
      </w:pPr>
      <w:r>
        <w:rPr>
          <w:rFonts w:ascii="Truetypewriter PolyglOTT" w:hAnsi="Truetypewriter PolyglOTT" w:cs="Truetypewriter PolyglOTT"/>
          <w:b/>
          <w:sz w:val="36"/>
          <w:szCs w:val="36"/>
        </w:rPr>
        <w:t>Глава 5. Флаг не голубой, но ты будешь мой!</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b/>
          <w:sz w:val="36"/>
          <w:szCs w:val="36"/>
        </w:rPr>
        <w:tab/>
      </w:r>
      <w:r>
        <w:rPr>
          <w:rFonts w:ascii="Truetypewriter PolyglOTT" w:hAnsi="Truetypewriter PolyglOTT" w:cs="Truetypewriter PolyglOTT"/>
          <w:sz w:val="28"/>
          <w:szCs w:val="28"/>
        </w:rPr>
        <w:t>111</w:t>
      </w:r>
      <w:r w:rsidRPr="00BC0ACF">
        <w:rPr>
          <w:rFonts w:ascii="Truetypewriter PolyglOTT" w:hAnsi="Truetypewriter PolyglOTT" w:cs="Truetypewriter PolyglOTT"/>
          <w:sz w:val="28"/>
          <w:szCs w:val="28"/>
        </w:rPr>
        <w:t>’</w:t>
      </w:r>
      <w:r>
        <w:rPr>
          <w:rFonts w:ascii="Truetypewriter PolyglOTT" w:hAnsi="Truetypewriter PolyglOTT" w:cs="Truetypewriter PolyglOTT"/>
          <w:sz w:val="28"/>
          <w:szCs w:val="28"/>
        </w:rPr>
        <w:t>44</w:t>
      </w:r>
      <w:r w:rsidRPr="00BC0ACF">
        <w:rPr>
          <w:rFonts w:ascii="Truetypewriter PolyglOTT" w:hAnsi="Truetypewriter PolyglOTT" w:cs="Truetypewriter PolyglOTT"/>
          <w:sz w:val="28"/>
          <w:szCs w:val="28"/>
        </w:rPr>
        <w:t>’</w:t>
      </w:r>
      <w:r>
        <w:rPr>
          <w:rFonts w:ascii="Truetypewriter PolyglOTT" w:hAnsi="Truetypewriter PolyglOTT" w:cs="Truetypewriter PolyglOTT"/>
          <w:sz w:val="28"/>
          <w:szCs w:val="28"/>
        </w:rPr>
        <w:t>33 794 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-Ты говорить будешь, мразь федеральная?!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Я вам всё сказал, я простой офицер войск федерации, осуществляю командование войсками на месте!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-Врёшь!!! Имя, фамилия, звание!!!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Я звание сказал!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камеру вошёл человек*</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Пимбура, может ты его разговоришь?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Ли, оставь нас наедине, я что-нибудь придумаю.</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-Так точно товарищ главнокомандующий сил сопротивления!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*хлопок двери камеры допроса*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 Кто ты такой?</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Я простой офицер феде…-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-Ты это уже говорил! Ты думаешь я не знаю, что произошло!?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Я расскажу, в Федерации произошёл захват власти, новое правительство устроило в Пимбазене гражданскую войну. Ты служил на складе, где мы тебя и схватили, </w:t>
      </w:r>
      <w:r w:rsidR="00D6026B">
        <w:rPr>
          <w:rFonts w:ascii="Truetypewriter PolyglOTT" w:hAnsi="Truetypewriter PolyglOTT" w:cs="Truetypewriter PolyglOTT"/>
          <w:sz w:val="28"/>
          <w:szCs w:val="28"/>
        </w:rPr>
        <w:t xml:space="preserve">а </w:t>
      </w:r>
      <w:r>
        <w:rPr>
          <w:rFonts w:ascii="Truetypewriter PolyglOTT" w:hAnsi="Truetypewriter PolyglOTT" w:cs="Truetypewriter PolyglOTT"/>
          <w:sz w:val="28"/>
          <w:szCs w:val="28"/>
        </w:rPr>
        <w:t>знаешь чей это дом – мой. Мы жили там долгие годы, а потом всю мою семью убили, зарезали, остались я и жена. Я должен был стать главкомом войск Пимбазена, а теперь мой ещё не родившийся сын не будет иметь даже малейшей возможности стать императором Пимбазена. Чтоб ты понимал они даже флаг сменили с фамильного герба Зофе, с синим изображением на белом фоне, на этот «апельсин» уродливый. После того, что я сказал выше, объясни, почему я ещё не всадил тебе пулю в лоб. Назови хотя б одну объективную причину!</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У меня есть 4-ро детей, жена, я… я, не мог… Ладно, вы всё равно меня убьёте, вы ж Пимбазенцы, хоть от</w:t>
      </w:r>
      <w:r w:rsidR="00185D79">
        <w:rPr>
          <w:rFonts w:ascii="Truetypewriter PolyglOTT" w:hAnsi="Truetypewriter PolyglOTT" w:cs="Truetypewriter PolyglOTT"/>
          <w:sz w:val="28"/>
          <w:szCs w:val="28"/>
        </w:rPr>
        <w:t>о</w:t>
      </w:r>
      <w:r>
        <w:rPr>
          <w:rFonts w:ascii="Truetypewriter PolyglOTT" w:hAnsi="Truetypewriter PolyglOTT" w:cs="Truetypewriter PolyglOTT"/>
          <w:sz w:val="28"/>
          <w:szCs w:val="28"/>
        </w:rPr>
        <w:t>мщу Нату за тот удар штыком, из-за которого я и здесь.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Так бы сразу.</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Моё имя Шрин </w:t>
      </w:r>
      <w:r w:rsidR="00762ED1">
        <w:rPr>
          <w:rFonts w:ascii="Truetypewriter PolyglOTT" w:hAnsi="Truetypewriter PolyglOTT" w:cs="Truetypewriter PolyglOTT"/>
          <w:sz w:val="28"/>
          <w:szCs w:val="28"/>
        </w:rPr>
        <w:t>Кришлау</w:t>
      </w:r>
      <w:r w:rsidR="00D6026B">
        <w:rPr>
          <w:rFonts w:ascii="Truetypewriter PolyglOTT" w:hAnsi="Truetypewriter PolyglOTT" w:cs="Truetypewriter PolyglOTT"/>
          <w:sz w:val="28"/>
          <w:szCs w:val="28"/>
        </w:rPr>
        <w:t>, просто Ши. Я полевой генерал</w:t>
      </w:r>
      <w:r>
        <w:rPr>
          <w:rFonts w:ascii="Truetypewriter PolyglOTT" w:hAnsi="Truetypewriter PolyglOTT" w:cs="Truetypewriter PolyglOTT"/>
          <w:sz w:val="28"/>
          <w:szCs w:val="28"/>
        </w:rPr>
        <w:t xml:space="preserve"> Федеральных войск, да, дом был подвергнут сильным изменениям, но также образовался лаз. Они знают о лазе, но</w:t>
      </w:r>
      <w:r w:rsidR="00D6026B">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 если выключиться электроснабжение склада, охранникам предписано отправиться на ремонт, оставив одного часового. -Ши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 Я удивлён тем, насколько с</w:t>
      </w:r>
      <w:r w:rsidR="00D6026B">
        <w:rPr>
          <w:rFonts w:ascii="Truetypewriter PolyglOTT" w:hAnsi="Truetypewriter PolyglOTT" w:cs="Truetypewriter PolyglOTT"/>
          <w:sz w:val="28"/>
          <w:szCs w:val="28"/>
        </w:rPr>
        <w:t>ильно Федерация нас недооценивает</w:t>
      </w:r>
      <w:r>
        <w:rPr>
          <w:rFonts w:ascii="Truetypewriter PolyglOTT" w:hAnsi="Truetypewriter PolyglOTT" w:cs="Truetypewriter PolyglOTT"/>
          <w:sz w:val="28"/>
          <w:szCs w:val="28"/>
        </w:rPr>
        <w:t>, скажи где лаз?</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 Вторая северная башня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 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 Слушаю</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Отведите его в камеру 6</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 Шестую?! Это же ваш кабинет?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-Веди, и собирайте силы, скоро у нас будет много оружия…</w:t>
      </w:r>
    </w:p>
    <w:p w:rsidR="005C5DCB" w:rsidRDefault="005C5DCB" w:rsidP="005C5DCB">
      <w:pPr>
        <w:jc w:val="center"/>
        <w:rPr>
          <w:rFonts w:ascii="Truetypewriter PolyglOTT" w:hAnsi="Truetypewriter PolyglOTT" w:cs="Truetypewriter PolyglOTT"/>
          <w:b/>
          <w:sz w:val="36"/>
          <w:szCs w:val="36"/>
        </w:rPr>
      </w:pPr>
      <w:r>
        <w:rPr>
          <w:rFonts w:ascii="Truetypewriter PolyglOTT" w:hAnsi="Truetypewriter PolyglOTT" w:cs="Truetypewriter PolyglOTT"/>
          <w:b/>
          <w:sz w:val="36"/>
          <w:szCs w:val="36"/>
        </w:rPr>
        <w:t>Глава 6. А поезд шёл накатом…</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111</w:t>
      </w:r>
      <w:r w:rsidRPr="0026763F">
        <w:rPr>
          <w:rFonts w:ascii="Truetypewriter PolyglOTT" w:hAnsi="Truetypewriter PolyglOTT" w:cs="Truetypewriter PolyglOTT"/>
          <w:sz w:val="28"/>
          <w:szCs w:val="28"/>
        </w:rPr>
        <w:t>’</w:t>
      </w:r>
      <w:r>
        <w:rPr>
          <w:rFonts w:ascii="Truetypewriter PolyglOTT" w:hAnsi="Truetypewriter PolyglOTT" w:cs="Truetypewriter PolyglOTT"/>
          <w:sz w:val="28"/>
          <w:szCs w:val="28"/>
        </w:rPr>
        <w:t>56</w:t>
      </w:r>
      <w:r w:rsidRPr="0026763F">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00 794 об.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 Господа! Нам удалось узнать об одной уязвимости оружейного склада.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Вы точно уверены,</w:t>
      </w:r>
      <w:r w:rsidR="00185D79">
        <w:rPr>
          <w:rFonts w:ascii="Truetypewriter PolyglOTT" w:hAnsi="Truetypewriter PolyglOTT" w:cs="Truetypewriter PolyglOTT"/>
          <w:sz w:val="28"/>
          <w:szCs w:val="28"/>
        </w:rPr>
        <w:t xml:space="preserve"> Эни</w:t>
      </w:r>
      <w:r>
        <w:rPr>
          <w:rFonts w:ascii="Truetypewriter PolyglOTT" w:hAnsi="Truetypewriter PolyglOTT" w:cs="Truetypewriter PolyglOTT"/>
          <w:sz w:val="28"/>
          <w:szCs w:val="28"/>
        </w:rPr>
        <w:t>?</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Пимбура: - Да, уверен. Ли, ты возьмёшь группу из элитного расчёта, ваша задача устроить диверсию на подстанции «Наэль-Зо». Остальные пойдут со мной…</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-Разрешите пойти с вами?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-Молчи, тебе слово никто не давал, сдашь на при первой возможности!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Ли! Ему нет смысла это делать. Если он поведёт нас, то он буде</w:t>
      </w:r>
      <w:r w:rsidR="00185D79">
        <w:rPr>
          <w:rFonts w:ascii="Truetypewriter PolyglOTT" w:hAnsi="Truetypewriter PolyglOTT" w:cs="Truetypewriter PolyglOTT"/>
          <w:sz w:val="28"/>
          <w:szCs w:val="28"/>
        </w:rPr>
        <w:t xml:space="preserve">т на расстоянии вытянутой руки. Да </w:t>
      </w:r>
      <w:r w:rsidR="00D6026B">
        <w:rPr>
          <w:rFonts w:ascii="Truetypewriter PolyglOTT" w:hAnsi="Truetypewriter PolyglOTT" w:cs="Truetypewriter PolyglOTT"/>
          <w:sz w:val="28"/>
          <w:szCs w:val="28"/>
        </w:rPr>
        <w:t>и свои его уж</w:t>
      </w:r>
      <w:r w:rsidR="00627ADC">
        <w:rPr>
          <w:rFonts w:ascii="Truetypewriter PolyglOTT" w:hAnsi="Truetypewriter PolyglOTT" w:cs="Truetypewriter PolyglOTT"/>
          <w:sz w:val="28"/>
          <w:szCs w:val="28"/>
        </w:rPr>
        <w:t>е считают мёртвым, либо перебежч</w:t>
      </w:r>
      <w:r w:rsidR="00D6026B">
        <w:rPr>
          <w:rFonts w:ascii="Truetypewriter PolyglOTT" w:hAnsi="Truetypewriter PolyglOTT" w:cs="Truetypewriter PolyglOTT"/>
          <w:sz w:val="28"/>
          <w:szCs w:val="28"/>
        </w:rPr>
        <w:t>ик ом…</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w:t>
      </w:r>
      <w:r w:rsidR="00D6026B">
        <w:rPr>
          <w:rFonts w:ascii="Truetypewriter PolyglOTT" w:hAnsi="Truetypewriter PolyglOTT" w:cs="Truetypewriter PolyglOTT"/>
          <w:sz w:val="28"/>
          <w:szCs w:val="28"/>
        </w:rPr>
        <w:t>Э</w:t>
      </w:r>
      <w:r w:rsidR="00627ADC">
        <w:rPr>
          <w:rFonts w:ascii="Truetypewriter PolyglOTT" w:hAnsi="Truetypewriter PolyglOTT" w:cs="Truetypewriter PolyglOTT"/>
          <w:sz w:val="28"/>
          <w:szCs w:val="28"/>
        </w:rPr>
        <w:t xml:space="preserve">нэ… Ах, ладно… </w:t>
      </w:r>
      <w:r>
        <w:rPr>
          <w:rFonts w:ascii="Truetypewriter PolyglOTT" w:hAnsi="Truetypewriter PolyglOTT" w:cs="Truetypewriter PolyglOTT"/>
          <w:sz w:val="28"/>
          <w:szCs w:val="28"/>
        </w:rPr>
        <w:t>Хорошо, пойдёшь с нами</w:t>
      </w:r>
    </w:p>
    <w:p w:rsidR="005C5DCB" w:rsidRDefault="00185D79"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w:t>
      </w:r>
      <w:r w:rsidR="005C5DCB">
        <w:rPr>
          <w:rFonts w:ascii="Truetypewriter PolyglOTT" w:hAnsi="Truetypewriter PolyglOTT" w:cs="Truetypewriter PolyglOTT"/>
          <w:sz w:val="28"/>
          <w:szCs w:val="28"/>
        </w:rPr>
        <w:t>: -Мне кажется он будет вам мешать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Ши: Вы правы, я пойду с вами (к Ли), </w:t>
      </w:r>
      <w:r w:rsidR="00627ADC">
        <w:rPr>
          <w:rFonts w:ascii="Truetypewriter PolyglOTT" w:hAnsi="Truetypewriter PolyglOTT" w:cs="Truetypewriter PolyglOTT"/>
          <w:sz w:val="28"/>
          <w:szCs w:val="28"/>
        </w:rPr>
        <w:t>в замке меня знают, а значит, могут репрессировать жену и детей… Только…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w:t>
      </w:r>
      <w:r w:rsidR="00627ADC">
        <w:rPr>
          <w:rFonts w:ascii="Truetypewriter PolyglOTT" w:hAnsi="Truetypewriter PolyglOTT" w:cs="Truetypewriter PolyglOTT"/>
          <w:sz w:val="28"/>
          <w:szCs w:val="28"/>
        </w:rPr>
        <w:t xml:space="preserve">Не бойся, если справишься, то они будут здесь. </w:t>
      </w:r>
      <w:r>
        <w:rPr>
          <w:rFonts w:ascii="Truetypewriter PolyglOTT" w:hAnsi="Truetypewriter PolyglOTT" w:cs="Truetypewriter PolyglOTT"/>
          <w:sz w:val="28"/>
          <w:szCs w:val="28"/>
        </w:rPr>
        <w:t>На том и решим</w:t>
      </w:r>
      <w:r w:rsidR="00627ADC">
        <w:rPr>
          <w:rFonts w:ascii="Truetypewriter PolyglOTT" w:hAnsi="Truetypewriter PolyglOTT" w:cs="Truetypewriter PolyglOTT"/>
          <w:sz w:val="28"/>
          <w:szCs w:val="28"/>
        </w:rPr>
        <w:t>…</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112</w:t>
      </w:r>
      <w:r w:rsidRPr="00A34DD0">
        <w:rPr>
          <w:rFonts w:ascii="Truetypewriter PolyglOTT" w:hAnsi="Truetypewriter PolyglOTT" w:cs="Truetypewriter PolyglOTT"/>
          <w:sz w:val="28"/>
          <w:szCs w:val="28"/>
        </w:rPr>
        <w:t>’</w:t>
      </w:r>
      <w:r>
        <w:rPr>
          <w:rFonts w:ascii="Truetypewriter PolyglOTT" w:hAnsi="Truetypewriter PolyglOTT" w:cs="Truetypewriter PolyglOTT"/>
          <w:sz w:val="28"/>
          <w:szCs w:val="28"/>
        </w:rPr>
        <w:t>00</w:t>
      </w:r>
      <w:r w:rsidRPr="00A34DD0">
        <w:rPr>
          <w:rFonts w:ascii="Truetypewriter PolyglOTT" w:hAnsi="Truetypewriter PolyglOTT" w:cs="Truetypewriter PolyglOTT"/>
          <w:sz w:val="28"/>
          <w:szCs w:val="28"/>
        </w:rPr>
        <w:t>’’00</w:t>
      </w:r>
      <w:r>
        <w:rPr>
          <w:rFonts w:ascii="Truetypewriter PolyglOTT" w:hAnsi="Truetypewriter PolyglOTT" w:cs="Truetypewriter PolyglOTT"/>
          <w:sz w:val="28"/>
          <w:szCs w:val="28"/>
          <w:lang w:val="en-US"/>
        </w:rPr>
        <w:t> </w:t>
      </w:r>
      <w:r>
        <w:rPr>
          <w:rFonts w:ascii="Truetypewriter PolyglOTT" w:hAnsi="Truetypewriter PolyglOTT" w:cs="Truetypewriter PolyglOTT"/>
          <w:sz w:val="28"/>
          <w:szCs w:val="28"/>
        </w:rPr>
        <w:t>794 об. Погода благоволит операции, льёт непроглядный ливень.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 xml:space="preserve">Группа Ли уже выдвинулась. Мы стоим у лаза и ждём условного сигнала: выстрела из ракетницы на электростанции. А вот и он.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112</w:t>
      </w:r>
      <w:r w:rsidRPr="00A34DD0">
        <w:rPr>
          <w:rFonts w:ascii="Truetypewriter PolyglOTT" w:hAnsi="Truetypewriter PolyglOTT" w:cs="Truetypewriter PolyglOTT"/>
          <w:sz w:val="28"/>
          <w:szCs w:val="28"/>
        </w:rPr>
        <w:t>’05’’00</w:t>
      </w:r>
      <w:r>
        <w:rPr>
          <w:rFonts w:ascii="Truetypewriter PolyglOTT" w:hAnsi="Truetypewriter PolyglOTT" w:cs="Truetypewriter PolyglOTT"/>
          <w:sz w:val="28"/>
          <w:szCs w:val="28"/>
          <w:lang w:val="en-US"/>
        </w:rPr>
        <w:t> </w:t>
      </w:r>
      <w:r w:rsidRPr="00A34DD0">
        <w:rPr>
          <w:rFonts w:ascii="Truetypewriter PolyglOTT" w:hAnsi="Truetypewriter PolyglOTT" w:cs="Truetypewriter PolyglOTT"/>
          <w:sz w:val="28"/>
          <w:szCs w:val="28"/>
        </w:rPr>
        <w:t xml:space="preserve">794 </w:t>
      </w:r>
      <w:r>
        <w:rPr>
          <w:rFonts w:ascii="Truetypewriter PolyglOTT" w:hAnsi="Truetypewriter PolyglOTT" w:cs="Truetypewriter PolyglOTT"/>
          <w:sz w:val="28"/>
          <w:szCs w:val="28"/>
        </w:rPr>
        <w:t xml:space="preserve">об. Блестящая операция, весь оружейный склад захвачен. Мы нашли кучу провианта, боеприпасов, винтовок, мечей, пистолетов, медикаментов.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 xml:space="preserve">Первое же, что я приказал сделать – это защитить склад, завалить тот лаз. А так как склад в невероятной глуши, то и военных нам ждать не придётся.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112</w:t>
      </w:r>
      <w:r w:rsidRPr="0026763F">
        <w:rPr>
          <w:rFonts w:ascii="Truetypewriter PolyglOTT" w:hAnsi="Truetypewriter PolyglOTT" w:cs="Truetypewriter PolyglOTT"/>
          <w:sz w:val="28"/>
          <w:szCs w:val="28"/>
        </w:rPr>
        <w:t>’10’’00</w:t>
      </w:r>
      <w:r>
        <w:rPr>
          <w:rFonts w:ascii="Truetypewriter PolyglOTT" w:hAnsi="Truetypewriter PolyglOTT" w:cs="Truetypewriter PolyglOTT"/>
          <w:sz w:val="28"/>
          <w:szCs w:val="28"/>
        </w:rPr>
        <w:t xml:space="preserve"> </w:t>
      </w:r>
      <w:r w:rsidRPr="00A34DD0">
        <w:rPr>
          <w:rFonts w:ascii="Truetypewriter PolyglOTT" w:hAnsi="Truetypewriter PolyglOTT" w:cs="Truetypewriter PolyglOTT"/>
          <w:sz w:val="28"/>
          <w:szCs w:val="28"/>
        </w:rPr>
        <w:t xml:space="preserve">794 </w:t>
      </w:r>
      <w:r>
        <w:rPr>
          <w:rFonts w:ascii="Truetypewriter PolyglOTT" w:hAnsi="Truetypewriter PolyglOTT" w:cs="Truetypewriter PolyglOTT"/>
          <w:sz w:val="28"/>
          <w:szCs w:val="28"/>
        </w:rPr>
        <w:t>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*Стук в дом три звонких, пять глухих – вернулась диверсионная группа*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 Ши, где остальные?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*Падает без сознания и истекает кровью*</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-Боже, у него на спине 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-Тельс, не медли</w:t>
      </w:r>
      <w:r w:rsidR="00627ADC">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 врача!!!</w:t>
      </w:r>
    </w:p>
    <w:p w:rsidR="005C5DCB" w:rsidRPr="0026763F"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113</w:t>
      </w:r>
      <w:r w:rsidRPr="0026763F">
        <w:rPr>
          <w:rFonts w:ascii="Truetypewriter PolyglOTT" w:hAnsi="Truetypewriter PolyglOTT" w:cs="Truetypewriter PolyglOTT"/>
          <w:sz w:val="28"/>
          <w:szCs w:val="28"/>
        </w:rPr>
        <w:t>’54’’16</w:t>
      </w:r>
      <w:r>
        <w:rPr>
          <w:rFonts w:ascii="Truetypewriter PolyglOTT" w:hAnsi="Truetypewriter PolyglOTT" w:cs="Truetypewriter PolyglOTT"/>
          <w:sz w:val="28"/>
          <w:szCs w:val="28"/>
        </w:rPr>
        <w:t xml:space="preserve"> </w:t>
      </w:r>
      <w:r w:rsidRPr="00A34DD0">
        <w:rPr>
          <w:rFonts w:ascii="Truetypewriter PolyglOTT" w:hAnsi="Truetypewriter PolyglOTT" w:cs="Truetypewriter PolyglOTT"/>
          <w:sz w:val="28"/>
          <w:szCs w:val="28"/>
        </w:rPr>
        <w:t xml:space="preserve">794 </w:t>
      </w:r>
      <w:r>
        <w:rPr>
          <w:rFonts w:ascii="Truetypewriter PolyglOTT" w:hAnsi="Truetypewriter PolyglOTT" w:cs="Truetypewriter PolyglOTT"/>
          <w:sz w:val="28"/>
          <w:szCs w:val="28"/>
        </w:rPr>
        <w:t>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 Где 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-Ты в палате, а точнее в поём бывшем доме. Какого «девштраль» (крайне эмоциональное ругательство) там произошло?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Ши: - Что с Ли?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Умер…, перед смертью сказав, что ты не виновен.</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Ши: -Мне искренне жаль, всю дорогу он рассказывал о том, как жениться на… кажется Сонэ…</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 Ши, давай к делу</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Ши: -Мы… Мы… Мы оплошались. Там была засада, всех спасло только то, что я </w:t>
      </w:r>
      <w:r w:rsidR="00EA0216">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офицер федерации, бывший офицер. Они их убили. Затем мы отключили генераторы, но тут к нам примчались солдаты, но не трое</w:t>
      </w:r>
      <w:r w:rsidR="00EA0216">
        <w:rPr>
          <w:rFonts w:ascii="Truetypewriter PolyglOTT" w:hAnsi="Truetypewriter PolyglOTT" w:cs="Truetypewriter PolyglOTT"/>
          <w:sz w:val="28"/>
          <w:szCs w:val="28"/>
        </w:rPr>
        <w:t>, как по уставу, а целая дивизия</w:t>
      </w:r>
      <w:r>
        <w:rPr>
          <w:rFonts w:ascii="Truetypewriter PolyglOTT" w:hAnsi="Truetypewriter PolyglOTT" w:cs="Truetypewriter PolyglOTT"/>
          <w:sz w:val="28"/>
          <w:szCs w:val="28"/>
        </w:rPr>
        <w:t>, мы сделали всё, что смогли: Норма, Тиля, Лазэ, Штоля убило взрывом мины. Ли был сильно ранен в живот, поэтому понёс его я. Ваши увидев на моём плече флаг Федерации открыли огонь, хорошо хоть я был в 50 метрах от входа. Больше я ничего не помню…</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 Норм, Тиль, Лазэ, Штоль – лучшие бойцы, мои сокурсники по элитной академии. Ли командовал всей нашей «элитой» теперь его место займёшь ты.</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-Я? Но я же пленный офицер вражеского государства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Пимбура: -Да? Мне казалось ты полковник элитных сил армии </w:t>
      </w:r>
      <w:r w:rsidR="00762ED1">
        <w:rPr>
          <w:rFonts w:ascii="Truetypewriter PolyglOTT" w:hAnsi="Truetypewriter PolyglOTT" w:cs="Truetypewriter PolyglOTT"/>
          <w:sz w:val="28"/>
          <w:szCs w:val="28"/>
        </w:rPr>
        <w:t>Пимбазена</w:t>
      </w:r>
      <w:r>
        <w:rPr>
          <w:rFonts w:ascii="Truetypewriter PolyglOTT" w:hAnsi="Truetypewriter PolyglOTT" w:cs="Truetypewriter PolyglOTT"/>
          <w:sz w:val="28"/>
          <w:szCs w:val="28"/>
        </w:rPr>
        <w:t>. Тебе только к</w:t>
      </w:r>
      <w:r w:rsidR="00627ADC">
        <w:rPr>
          <w:rFonts w:ascii="Truetypewriter PolyglOTT" w:hAnsi="Truetypewriter PolyglOTT" w:cs="Truetypewriter PolyglOTT"/>
          <w:sz w:val="28"/>
          <w:szCs w:val="28"/>
        </w:rPr>
        <w:t>ажется, что у нас разные цели. О</w:t>
      </w:r>
      <w:r>
        <w:rPr>
          <w:rFonts w:ascii="Truetypewriter PolyglOTT" w:hAnsi="Truetypewriter PolyglOTT" w:cs="Truetypewriter PolyglOTT"/>
          <w:sz w:val="28"/>
          <w:szCs w:val="28"/>
        </w:rPr>
        <w:t xml:space="preserve">на у нас одна, но ты её ещё пока не увидел. Но мне ты уже всё доказал, в твоей карточке сказано о 10-ти годах в элитной академии </w:t>
      </w:r>
      <w:r w:rsidR="00762ED1">
        <w:rPr>
          <w:rFonts w:ascii="Truetypewriter PolyglOTT" w:hAnsi="Truetypewriter PolyglOTT" w:cs="Truetypewriter PolyglOTT"/>
          <w:sz w:val="28"/>
          <w:szCs w:val="28"/>
        </w:rPr>
        <w:t>Пимбазена</w:t>
      </w:r>
      <w:r>
        <w:rPr>
          <w:rFonts w:ascii="Truetypewriter PolyglOTT" w:hAnsi="Truetypewriter PolyglOTT" w:cs="Truetypewriter PolyglOTT"/>
          <w:sz w:val="28"/>
          <w:szCs w:val="28"/>
        </w:rPr>
        <w:t>.</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113</w:t>
      </w:r>
      <w:r w:rsidRPr="00BA7274">
        <w:rPr>
          <w:rFonts w:ascii="Truetypewriter PolyglOTT" w:hAnsi="Truetypewriter PolyglOTT" w:cs="Truetypewriter PolyglOTT"/>
          <w:sz w:val="28"/>
          <w:szCs w:val="28"/>
        </w:rPr>
        <w:t>’</w:t>
      </w:r>
      <w:r>
        <w:rPr>
          <w:rFonts w:ascii="Truetypewriter PolyglOTT" w:hAnsi="Truetypewriter PolyglOTT" w:cs="Truetypewriter PolyglOTT"/>
          <w:sz w:val="28"/>
          <w:szCs w:val="28"/>
        </w:rPr>
        <w:t>59</w:t>
      </w:r>
      <w:r w:rsidRPr="00BA7274">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59 </w:t>
      </w:r>
      <w:r w:rsidRPr="00A34DD0">
        <w:rPr>
          <w:rFonts w:ascii="Truetypewriter PolyglOTT" w:hAnsi="Truetypewriter PolyglOTT" w:cs="Truetypewriter PolyglOTT"/>
          <w:sz w:val="28"/>
          <w:szCs w:val="28"/>
        </w:rPr>
        <w:t xml:space="preserve">794 </w:t>
      </w:r>
      <w:r>
        <w:rPr>
          <w:rFonts w:ascii="Truetypewriter PolyglOTT" w:hAnsi="Truetypewriter PolyglOTT" w:cs="Truetypewriter PolyglOTT"/>
          <w:sz w:val="28"/>
          <w:szCs w:val="28"/>
        </w:rPr>
        <w:t xml:space="preserve">об. Ещё один член семьи «мёртв», это Ли, мой двоюродный брат. </w:t>
      </w:r>
      <w:r w:rsidR="00627ADC">
        <w:rPr>
          <w:rFonts w:ascii="Truetypewriter PolyglOTT" w:hAnsi="Truetypewriter PolyglOTT" w:cs="Truetypewriter PolyglOTT"/>
          <w:sz w:val="28"/>
          <w:szCs w:val="28"/>
        </w:rPr>
        <w:t>Хотя… Ли не раз возвращался с того света, может и на этот раз выйдет?</w:t>
      </w:r>
    </w:p>
    <w:p w:rsidR="005C5DCB" w:rsidRDefault="005C5DCB" w:rsidP="005C5DCB">
      <w:pPr>
        <w:jc w:val="center"/>
        <w:rPr>
          <w:rFonts w:ascii="Truetypewriter PolyglOTT" w:hAnsi="Truetypewriter PolyglOTT" w:cs="Truetypewriter PolyglOTT"/>
          <w:b/>
          <w:sz w:val="36"/>
          <w:szCs w:val="36"/>
        </w:rPr>
      </w:pPr>
      <w:r>
        <w:rPr>
          <w:rFonts w:ascii="Truetypewriter PolyglOTT" w:hAnsi="Truetypewriter PolyglOTT" w:cs="Truetypewriter PolyglOTT"/>
          <w:b/>
          <w:sz w:val="36"/>
          <w:szCs w:val="36"/>
        </w:rPr>
        <w:t>Глава 7. Забвение – блаженство, память – истина…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114</w:t>
      </w:r>
      <w:r w:rsidRPr="001A2003">
        <w:rPr>
          <w:rFonts w:ascii="Truetypewriter PolyglOTT" w:hAnsi="Truetypewriter PolyglOTT" w:cs="Truetypewriter PolyglOTT"/>
          <w:sz w:val="28"/>
          <w:szCs w:val="28"/>
        </w:rPr>
        <w:t>’</w:t>
      </w:r>
      <w:r>
        <w:rPr>
          <w:rFonts w:ascii="Truetypewriter PolyglOTT" w:hAnsi="Truetypewriter PolyglOTT" w:cs="Truetypewriter PolyglOTT"/>
          <w:sz w:val="28"/>
          <w:szCs w:val="28"/>
        </w:rPr>
        <w:t>12</w:t>
      </w:r>
      <w:r w:rsidRPr="001A2003">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23 </w:t>
      </w:r>
      <w:r w:rsidRPr="00A34DD0">
        <w:rPr>
          <w:rFonts w:ascii="Truetypewriter PolyglOTT" w:hAnsi="Truetypewriter PolyglOTT" w:cs="Truetypewriter PolyglOTT"/>
          <w:sz w:val="28"/>
          <w:szCs w:val="28"/>
        </w:rPr>
        <w:t xml:space="preserve">794 </w:t>
      </w:r>
      <w:r>
        <w:rPr>
          <w:rFonts w:ascii="Truetypewriter PolyglOTT" w:hAnsi="Truetypewriter PolyglOTT" w:cs="Truetypewriter PolyglOTT"/>
          <w:sz w:val="28"/>
          <w:szCs w:val="28"/>
        </w:rPr>
        <w:t>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 Ну что ты решил?</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 Я не могу вам ответить. Пимбура, у меня к вам есть одно очень важное дело.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-Я слушаю</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 Я не могу рассказать здесь, у вас нету место, где нас никто не услышит?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-Пошли за мной</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встал со большим трудом*</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-Ты уверен, что дойдёшь?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-Да, я должен</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114</w:t>
      </w:r>
      <w:r w:rsidRPr="001A2003">
        <w:rPr>
          <w:rFonts w:ascii="Truetypewriter PolyglOTT" w:hAnsi="Truetypewriter PolyglOTT" w:cs="Truetypewriter PolyglOTT"/>
          <w:sz w:val="28"/>
          <w:szCs w:val="28"/>
        </w:rPr>
        <w:t>’</w:t>
      </w:r>
      <w:r>
        <w:rPr>
          <w:rFonts w:ascii="Truetypewriter PolyglOTT" w:hAnsi="Truetypewriter PolyglOTT" w:cs="Truetypewriter PolyglOTT"/>
          <w:sz w:val="28"/>
          <w:szCs w:val="28"/>
        </w:rPr>
        <w:t>15</w:t>
      </w:r>
      <w:r w:rsidRPr="001A2003">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44 </w:t>
      </w:r>
      <w:r w:rsidRPr="00A34DD0">
        <w:rPr>
          <w:rFonts w:ascii="Truetypewriter PolyglOTT" w:hAnsi="Truetypewriter PolyglOTT" w:cs="Truetypewriter PolyglOTT"/>
          <w:sz w:val="28"/>
          <w:szCs w:val="28"/>
        </w:rPr>
        <w:t xml:space="preserve">794 </w:t>
      </w:r>
      <w:r>
        <w:rPr>
          <w:rFonts w:ascii="Truetypewriter PolyglOTT" w:hAnsi="Truetypewriter PolyglOTT" w:cs="Truetypewriter PolyglOTT"/>
          <w:sz w:val="28"/>
          <w:szCs w:val="28"/>
        </w:rPr>
        <w:t>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-Пришли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-Красивое место, где мы?</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Пимбура: -В начале скажи мне то, что хотел сказать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-Вы ведь уже всем объявили о смерти всех пятерых?</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 Да, а что?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w:t>
      </w:r>
      <w:r w:rsidRPr="001A2003">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Норм, Тиль, Лазэ и Штоль не подорвались на мине – они сдались в плен при первой возможности. Ли очень хотел, чтоб об этом никто кроме вас не знал, поэтому попросил сделать так</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-Я… У меня нет слов, Ли всегда был очень добр, но простить предательство… Я бы не простил…</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-Он на правах командира попытался их застрелить, был ранен, а я в это время осуществлял диверсию</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-Ладно, закроем тему.</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-Вы обещали рассказать об этом месте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-Ты ведь знаешь, что центр, столица Пимбазена – это город Магвиль?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-Да, знаю, хотя сам с К</w:t>
      </w:r>
      <w:r w:rsidR="00627ADC" w:rsidRPr="00627ADC">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-Мы сейчас на Сил</w:t>
      </w:r>
      <w:r w:rsidR="00EA0216">
        <w:rPr>
          <w:rFonts w:ascii="Truetypewriter PolyglOTT" w:hAnsi="Truetypewriter PolyglOTT" w:cs="Truetypewriter PolyglOTT"/>
          <w:sz w:val="28"/>
          <w:szCs w:val="28"/>
        </w:rPr>
        <w:t>в</w:t>
      </w:r>
      <w:r>
        <w:rPr>
          <w:rFonts w:ascii="Truetypewriter PolyglOTT" w:hAnsi="Truetypewriter PolyglOTT" w:cs="Truetypewriter PolyglOTT"/>
          <w:sz w:val="28"/>
          <w:szCs w:val="28"/>
        </w:rPr>
        <w:t xml:space="preserve">ии, это окраина нашей галактики, но я думаю это объяснять не стоит, так же, как и то, </w:t>
      </w:r>
      <w:r w:rsidR="00EA0216">
        <w:rPr>
          <w:rFonts w:ascii="Truetypewriter PolyglOTT" w:hAnsi="Truetypewriter PolyglOTT" w:cs="Truetypewriter PolyglOTT"/>
          <w:sz w:val="28"/>
          <w:szCs w:val="28"/>
        </w:rPr>
        <w:t>что рядом «зона карантина». Ну т</w:t>
      </w:r>
      <w:r>
        <w:rPr>
          <w:rFonts w:ascii="Truetypewriter PolyglOTT" w:hAnsi="Truetypewriter PolyglOTT" w:cs="Truetypewriter PolyglOTT"/>
          <w:sz w:val="28"/>
          <w:szCs w:val="28"/>
        </w:rPr>
        <w:t xml:space="preserve">ак вот, меня зовут не Пимбура, моё настоящие имя Эниси, </w:t>
      </w:r>
      <w:r w:rsidRPr="00181DA4">
        <w:rPr>
          <w:rFonts w:ascii="Truetypewriter PolyglOTT" w:hAnsi="Truetypewriter PolyglOTT" w:cs="Truetypewriter PolyglOTT"/>
          <w:sz w:val="28"/>
          <w:szCs w:val="28"/>
        </w:rPr>
        <w:t>Эниси Фирцино Нильс Зофе</w:t>
      </w:r>
      <w:r>
        <w:rPr>
          <w:rFonts w:ascii="Truetypewriter PolyglOTT" w:hAnsi="Truetypewriter PolyglOTT" w:cs="Truetypewriter PolyglOTT"/>
          <w:sz w:val="28"/>
          <w:szCs w:val="28"/>
        </w:rPr>
        <w:t xml:space="preserve"> если быть точным.</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-Зофе? Я думал вы шутили тогда в камере допро</w:t>
      </w:r>
      <w:r w:rsidR="00EA0216">
        <w:rPr>
          <w:rFonts w:ascii="Truetypewriter PolyglOTT" w:hAnsi="Truetypewriter PolyglOTT" w:cs="Truetypewriter PolyglOTT"/>
          <w:sz w:val="28"/>
          <w:szCs w:val="28"/>
        </w:rPr>
        <w:t>са. Зофе ведь это королевская че</w:t>
      </w:r>
      <w:r>
        <w:rPr>
          <w:rFonts w:ascii="Truetypewriter PolyglOTT" w:hAnsi="Truetypewriter PolyglOTT" w:cs="Truetypewriter PolyglOTT"/>
          <w:sz w:val="28"/>
          <w:szCs w:val="28"/>
        </w:rPr>
        <w:t>та?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 -Да, мой отец был </w:t>
      </w:r>
      <w:r w:rsidR="00EA0216">
        <w:rPr>
          <w:rFonts w:ascii="Truetypewriter PolyglOTT" w:hAnsi="Truetypewriter PolyglOTT" w:cs="Truetypewriter PolyglOTT"/>
          <w:sz w:val="28"/>
          <w:szCs w:val="28"/>
        </w:rPr>
        <w:t>сыном короля. Только я не че</w:t>
      </w:r>
      <w:r>
        <w:rPr>
          <w:rFonts w:ascii="Truetypewriter PolyglOTT" w:hAnsi="Truetypewriter PolyglOTT" w:cs="Truetypewriter PolyglOTT"/>
          <w:sz w:val="28"/>
          <w:szCs w:val="28"/>
        </w:rPr>
        <w:t>та, я лишь сателит. Видишь ли, мой отец должен был стать королём, но однажды он полюбил, до смерти полюбил, но это была простая крестьянка. Из-за этого они разругались с дядей и дедом. Правда 3 об. Назад помирились, благодаря мне…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Моя жена, Ниссэ Фитро Гельо, уже из королевской семьи, а значит наш сын имел бы право на престол Пимбазена. Но не получилось… Почти вся моя семья либо убита, либо в криостазисе, либо, как дом Шэн, пропала без вести, оставались только Ниссэ, я и 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-Ли ваш брат?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w:t>
      </w:r>
      <w:r w:rsidR="00627ADC">
        <w:rPr>
          <w:rFonts w:ascii="Truetypewriter PolyglOTT" w:hAnsi="Truetypewriter PolyglOTT" w:cs="Truetypewriter PolyglOTT"/>
          <w:sz w:val="28"/>
          <w:szCs w:val="28"/>
        </w:rPr>
        <w:t>: -Да, двоюродный, об этом мало кто знает</w:t>
      </w:r>
      <w:r>
        <w:rPr>
          <w:rFonts w:ascii="Truetypewriter PolyglOTT" w:hAnsi="Truetypewriter PolyglOTT" w:cs="Truetypewriter PolyglOTT"/>
          <w:sz w:val="28"/>
          <w:szCs w:val="28"/>
        </w:rPr>
        <w:t>. Я даже не знаю как сказать это его невест</w:t>
      </w:r>
      <w:r w:rsidR="00627ADC">
        <w:rPr>
          <w:rFonts w:ascii="Truetypewriter PolyglOTT" w:hAnsi="Truetypewriter PolyglOTT" w:cs="Truetypewriter PolyglOTT"/>
          <w:sz w:val="28"/>
          <w:szCs w:val="28"/>
        </w:rPr>
        <w:t>е</w:t>
      </w:r>
      <w:r>
        <w:rPr>
          <w:rFonts w:ascii="Truetypewriter PolyglOTT" w:hAnsi="Truetypewriter PolyglOTT" w:cs="Truetypewriter PolyglOTT"/>
          <w:sz w:val="28"/>
          <w:szCs w:val="28"/>
        </w:rPr>
        <w:t>…</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Я вас понял.</w:t>
      </w:r>
      <w:r w:rsidR="00627ADC">
        <w:rPr>
          <w:rFonts w:ascii="Truetypewriter PolyglOTT" w:hAnsi="Truetypewriter PolyglOTT" w:cs="Truetypewriter PolyglOTT"/>
          <w:sz w:val="28"/>
          <w:szCs w:val="28"/>
        </w:rPr>
        <w:t xml:space="preserve"> Тогда, я должен согласится.</w:t>
      </w:r>
      <w:r>
        <w:rPr>
          <w:rFonts w:ascii="Truetypewriter PolyglOTT" w:hAnsi="Truetypewriter PolyglOTT" w:cs="Truetypewriter PolyglOTT"/>
          <w:sz w:val="28"/>
          <w:szCs w:val="28"/>
        </w:rPr>
        <w:t xml:space="preserve"> Я буду командовать элитой, но вы так и не сказали, что это за место?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 Эни: -Это старый летний замок семьи Зофе, он уже 400 об. как разрушен. Я знал, что ты передумаешь, тогда ты защищал честь Федерации, попал в плен, был предан, нас тоже предали и ты это понял. А теперь иди спать, завтра идём на штурм лагеря военнопленных!</w:t>
      </w:r>
    </w:p>
    <w:p w:rsidR="005C5DCB" w:rsidRDefault="005C5DCB" w:rsidP="005C5DCB">
      <w:pPr>
        <w:jc w:val="center"/>
        <w:rPr>
          <w:rFonts w:ascii="Truetypewriter PolyglOTT" w:hAnsi="Truetypewriter PolyglOTT" w:cs="Truetypewriter PolyglOTT"/>
          <w:b/>
          <w:sz w:val="36"/>
          <w:szCs w:val="36"/>
        </w:rPr>
      </w:pPr>
      <w:r>
        <w:rPr>
          <w:rFonts w:ascii="Truetypewriter PolyglOTT" w:hAnsi="Truetypewriter PolyglOTT" w:cs="Truetypewriter PolyglOTT"/>
          <w:b/>
          <w:sz w:val="36"/>
          <w:szCs w:val="36"/>
        </w:rPr>
        <w:t>Глава 8. Синие облака – признак грозы…</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114</w:t>
      </w:r>
      <w:r w:rsidRPr="001A2003">
        <w:rPr>
          <w:rFonts w:ascii="Truetypewriter PolyglOTT" w:hAnsi="Truetypewriter PolyglOTT" w:cs="Truetypewriter PolyglOTT"/>
          <w:sz w:val="28"/>
          <w:szCs w:val="28"/>
        </w:rPr>
        <w:t>’</w:t>
      </w:r>
      <w:r>
        <w:rPr>
          <w:rFonts w:ascii="Truetypewriter PolyglOTT" w:hAnsi="Truetypewriter PolyglOTT" w:cs="Truetypewriter PolyglOTT"/>
          <w:sz w:val="28"/>
          <w:szCs w:val="28"/>
        </w:rPr>
        <w:t>12</w:t>
      </w:r>
      <w:r w:rsidRPr="001A2003">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23 </w:t>
      </w:r>
      <w:r w:rsidRPr="00A34DD0">
        <w:rPr>
          <w:rFonts w:ascii="Truetypewriter PolyglOTT" w:hAnsi="Truetypewriter PolyglOTT" w:cs="Truetypewriter PolyglOTT"/>
          <w:sz w:val="28"/>
          <w:szCs w:val="28"/>
        </w:rPr>
        <w:t xml:space="preserve">794 </w:t>
      </w:r>
      <w:r>
        <w:rPr>
          <w:rFonts w:ascii="Truetypewriter PolyglOTT" w:hAnsi="Truetypewriter PolyglOTT" w:cs="Truetypewriter PolyglOTT"/>
          <w:sz w:val="28"/>
          <w:szCs w:val="28"/>
        </w:rPr>
        <w:t>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-Милорд, наши войска несут колоссальные потери от повстанцев в Магвиле.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-Да? Я по-твоему не знаю? Позови сюда министра обороны, Нэс</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Нэс: - Вас понял</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Министр: - Фонст, что случилось, генерал сказал, что ты меня звал</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-Брат, вот мы вроде бы с тобой захватили власть в Федерации, так?</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Министр: - Да, я взял на себя армию, а ты бумажки, как и договаривались</w:t>
      </w:r>
    </w:p>
    <w:p w:rsidR="005C5DCB" w:rsidRDefault="0033203C"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-Тогда, Жэ</w:t>
      </w:r>
      <w:r w:rsidR="005C5DCB">
        <w:rPr>
          <w:rFonts w:ascii="Truetypewriter PolyglOTT" w:hAnsi="Truetypewriter PolyglOTT" w:cs="Truetypewriter PolyglOTT"/>
          <w:sz w:val="28"/>
          <w:szCs w:val="28"/>
        </w:rPr>
        <w:t>, к тебе такой вопрос, почему в Магвиле пачками гибнут люди? Да войну затеял я, но это не значит, что мы имеем полное право затыкать солдатами амбразуры повстанцев.</w:t>
      </w:r>
    </w:p>
    <w:p w:rsidR="005C5DCB" w:rsidRDefault="0033203C"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w:t>
      </w:r>
      <w:r w:rsidR="005C5DCB">
        <w:rPr>
          <w:rFonts w:ascii="Truetypewriter PolyglOTT" w:hAnsi="Truetypewriter PolyglOTT" w:cs="Truetypewriter PolyglOTT"/>
          <w:sz w:val="28"/>
          <w:szCs w:val="28"/>
        </w:rPr>
        <w:t>: -Тебе нужен Пимбазен, мне нужна власть, я тебе и так разрешил сделать всё по обычаю, я не стал вырезать королевский дом, они в криокамерах</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-А сателиты, тоже, не смеши меня! Все сателитные дома уничтожены! Некий Шрин Кришлау написал мне об этом доклад</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*выстрел, Фонст Каале упал*</w:t>
      </w:r>
    </w:p>
    <w:p w:rsidR="005C5DCB" w:rsidRDefault="0033203C"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w:t>
      </w:r>
      <w:r w:rsidR="005C5DCB">
        <w:rPr>
          <w:rFonts w:ascii="Truetypewriter PolyglOTT" w:hAnsi="Truetypewriter PolyglOTT" w:cs="Truetypewriter PolyglOTT"/>
          <w:sz w:val="28"/>
          <w:szCs w:val="28"/>
        </w:rPr>
        <w:t>: -Брат, Пимбазен – это погибель всех нас, ты не видишь угрозу, настанет время, и он сотрёт нас в порошок, пока оно не настало из Пимбазена надо выжа</w:t>
      </w:r>
      <w:r w:rsidR="000E3BCE">
        <w:rPr>
          <w:rFonts w:ascii="Truetypewriter PolyglOTT" w:hAnsi="Truetypewriter PolyglOTT" w:cs="Truetypewriter PolyglOTT"/>
          <w:sz w:val="28"/>
          <w:szCs w:val="28"/>
        </w:rPr>
        <w:t>ть все соки, они будут нашими ра</w:t>
      </w:r>
      <w:r w:rsidR="005C5DCB">
        <w:rPr>
          <w:rFonts w:ascii="Truetypewriter PolyglOTT" w:hAnsi="Truetypewriter PolyglOTT" w:cs="Truetypewriter PolyglOTT"/>
          <w:sz w:val="28"/>
          <w:szCs w:val="28"/>
        </w:rPr>
        <w:t>бами, обещай мне, что отречёшься от власти, обещай, что уедешь на Силию, подальше от центра и будешь жить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«Нормос ки нормос, ног фрагу, жин теро ли, жё, люго» (Перевод с Федерального: «Зуб за зуб, так говорят, мне моё вернулось, твори, клянусь)</w:t>
      </w:r>
    </w:p>
    <w:p w:rsidR="005C5DCB" w:rsidRDefault="0033203C"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w:t>
      </w:r>
      <w:r w:rsidR="005C5DCB">
        <w:rPr>
          <w:rFonts w:ascii="Truetypewriter PolyglOTT" w:hAnsi="Truetypewriter PolyglOTT" w:cs="Truetypewriter PolyglOTT"/>
          <w:sz w:val="28"/>
          <w:szCs w:val="28"/>
        </w:rPr>
        <w:t>: -Врача!!!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114</w:t>
      </w:r>
      <w:r w:rsidRPr="001A2003">
        <w:rPr>
          <w:rFonts w:ascii="Truetypewriter PolyglOTT" w:hAnsi="Truetypewriter PolyglOTT" w:cs="Truetypewriter PolyglOTT"/>
          <w:sz w:val="28"/>
          <w:szCs w:val="28"/>
        </w:rPr>
        <w:t>’</w:t>
      </w:r>
      <w:r>
        <w:rPr>
          <w:rFonts w:ascii="Truetypewriter PolyglOTT" w:hAnsi="Truetypewriter PolyglOTT" w:cs="Truetypewriter PolyglOTT"/>
          <w:sz w:val="28"/>
          <w:szCs w:val="28"/>
        </w:rPr>
        <w:t>59</w:t>
      </w:r>
      <w:r w:rsidRPr="001A2003">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59 </w:t>
      </w:r>
      <w:r w:rsidRPr="00A34DD0">
        <w:rPr>
          <w:rFonts w:ascii="Truetypewriter PolyglOTT" w:hAnsi="Truetypewriter PolyglOTT" w:cs="Truetypewriter PolyglOTT"/>
          <w:sz w:val="28"/>
          <w:szCs w:val="28"/>
        </w:rPr>
        <w:t xml:space="preserve">794 </w:t>
      </w:r>
      <w:r>
        <w:rPr>
          <w:rFonts w:ascii="Truetypewriter PolyglOTT" w:hAnsi="Truetypewriter PolyglOTT" w:cs="Truetypewriter PolyglOTT"/>
          <w:sz w:val="28"/>
          <w:szCs w:val="28"/>
        </w:rPr>
        <w:t>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отрекается, мхм, это ещё один повод штурмовать тюрьмы, а при штурме мы будем кричать: «Девштраль Пимбазъерих, девштраль но мор» (Крайне правый и не цензурный патриотический лозунг)</w:t>
      </w:r>
    </w:p>
    <w:p w:rsidR="005C5DCB" w:rsidRDefault="005C5DCB" w:rsidP="005C5DCB">
      <w:pPr>
        <w:jc w:val="center"/>
        <w:rPr>
          <w:rFonts w:ascii="Truetypewriter PolyglOTT" w:hAnsi="Truetypewriter PolyglOTT" w:cs="Truetypewriter PolyglOTT"/>
          <w:b/>
          <w:sz w:val="36"/>
          <w:szCs w:val="36"/>
        </w:rPr>
      </w:pPr>
      <w:r>
        <w:rPr>
          <w:rFonts w:ascii="Truetypewriter PolyglOTT" w:hAnsi="Truetypewriter PolyglOTT" w:cs="Truetypewriter PolyglOTT"/>
          <w:b/>
          <w:sz w:val="36"/>
          <w:szCs w:val="36"/>
        </w:rPr>
        <w:t>Глава 9. Дни будущего минули…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115</w:t>
      </w:r>
      <w:r w:rsidRPr="00912C80">
        <w:rPr>
          <w:rFonts w:ascii="Truetypewriter PolyglOTT" w:hAnsi="Truetypewriter PolyglOTT" w:cs="Truetypewriter PolyglOTT"/>
          <w:sz w:val="28"/>
          <w:szCs w:val="28"/>
        </w:rPr>
        <w:t>’00’’00</w:t>
      </w:r>
      <w:r>
        <w:rPr>
          <w:rFonts w:ascii="Truetypewriter PolyglOTT" w:hAnsi="Truetypewriter PolyglOTT" w:cs="Truetypewriter PolyglOTT"/>
          <w:sz w:val="28"/>
          <w:szCs w:val="28"/>
          <w:lang w:val="en-US"/>
        </w:rPr>
        <w:t> </w:t>
      </w:r>
      <w:r w:rsidRPr="00912C80">
        <w:rPr>
          <w:rFonts w:ascii="Truetypewriter PolyglOTT" w:hAnsi="Truetypewriter PolyglOTT" w:cs="Truetypewriter PolyglOTT"/>
          <w:sz w:val="28"/>
          <w:szCs w:val="28"/>
        </w:rPr>
        <w:t>794</w:t>
      </w:r>
      <w:r>
        <w:rPr>
          <w:rFonts w:ascii="Truetypewriter PolyglOTT" w:hAnsi="Truetypewriter PolyglOTT" w:cs="Truetypewriter PolyglOTT"/>
          <w:sz w:val="28"/>
          <w:szCs w:val="28"/>
        </w:rPr>
        <w:t xml:space="preserve"> об.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ab/>
        <w:t>Пимбура: -План такой: Ши, вы с группой зачистите верхние этажи и офицерский корпус, я пойду с вами. Остальные же будут зачищать 1 и 2 этажи, после нашего сигнала. Ваша задача перебить всю охрану и выпустить всех заключённых. Федералов с бело-синей повязкой не трогать!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Ши: -Пимбура, ваш план изумителен, но не рациональнее ли будет: а) Сохранить часть солдат в резерве; б) Брать пленных федералов, они же не звери, у них есть такое же светлое стремление защищать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-На вилы его!!!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-Предатель!!!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Пимбура: -Молчать!!! Ши прав, я погорячился, мы не звери. Подполковник Но и подполковник Тао, вы, слишком плохо к нему относитесь.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Тао: - Увидите, он вас предаст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Пимбура: -Вы уверены? Мы почти вытащили из Федерации его жену и детей, он видел как от рук его народа гибнут невинные, он был предан своими. А таким, я считаю, можно верить</w:t>
      </w:r>
    </w:p>
    <w:p w:rsidR="005C5DCB" w:rsidRPr="006B2AD1" w:rsidRDefault="005C5DCB" w:rsidP="005C5DCB">
      <w:pPr>
        <w:jc w:val="both"/>
        <w:rPr>
          <w:rFonts w:ascii="Truetypewriter PolyglOTT" w:hAnsi="Truetypewriter PolyglOTT" w:cs="Truetypewriter PolyglOTT"/>
          <w:sz w:val="28"/>
          <w:szCs w:val="28"/>
        </w:rPr>
      </w:pP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115</w:t>
      </w:r>
      <w:r w:rsidRPr="001A2003">
        <w:rPr>
          <w:rFonts w:ascii="Truetypewriter PolyglOTT" w:hAnsi="Truetypewriter PolyglOTT" w:cs="Truetypewriter PolyglOTT"/>
          <w:sz w:val="28"/>
          <w:szCs w:val="28"/>
        </w:rPr>
        <w:t>’</w:t>
      </w:r>
      <w:r>
        <w:rPr>
          <w:rFonts w:ascii="Truetypewriter PolyglOTT" w:hAnsi="Truetypewriter PolyglOTT" w:cs="Truetypewriter PolyglOTT"/>
          <w:sz w:val="28"/>
          <w:szCs w:val="28"/>
        </w:rPr>
        <w:t>04</w:t>
      </w:r>
      <w:r w:rsidRPr="001A2003">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00 </w:t>
      </w:r>
      <w:r w:rsidRPr="00A34DD0">
        <w:rPr>
          <w:rFonts w:ascii="Truetypewriter PolyglOTT" w:hAnsi="Truetypewriter PolyglOTT" w:cs="Truetypewriter PolyglOTT"/>
          <w:sz w:val="28"/>
          <w:szCs w:val="28"/>
        </w:rPr>
        <w:t xml:space="preserve">794 </w:t>
      </w:r>
      <w:r>
        <w:rPr>
          <w:rFonts w:ascii="Truetypewriter PolyglOTT" w:hAnsi="Truetypewriter PolyglOTT" w:cs="Truetypewriter PolyglOTT"/>
          <w:sz w:val="28"/>
          <w:szCs w:val="28"/>
        </w:rPr>
        <w:t>об.</w:t>
      </w:r>
    </w:p>
    <w:p w:rsidR="005C5DCB" w:rsidRDefault="00010B59"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 Из донесения Жифэ</w:t>
      </w:r>
      <w:r w:rsidR="005C5DCB">
        <w:rPr>
          <w:rFonts w:ascii="Truetypewriter PolyglOTT" w:hAnsi="Truetypewriter PolyglOTT" w:cs="Truetypewriter PolyglOTT"/>
          <w:sz w:val="28"/>
          <w:szCs w:val="28"/>
        </w:rPr>
        <w:t xml:space="preserve"> Каале: …Фонст Каале, только что прибыл в тюрьму «С-01» на планете СИ-85 «Сильва». Состояние Фонст оценивается как средней тяжести. Выдано инвалидное кресло 1 ед.</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115</w:t>
      </w:r>
      <w:r w:rsidRPr="00C01ED0">
        <w:rPr>
          <w:rFonts w:ascii="Truetypewriter PolyglOTT" w:hAnsi="Truetypewriter PolyglOTT" w:cs="Truetypewriter PolyglOTT"/>
          <w:sz w:val="28"/>
          <w:szCs w:val="28"/>
        </w:rPr>
        <w:t>’15’’00</w:t>
      </w:r>
      <w:r>
        <w:rPr>
          <w:rFonts w:ascii="Truetypewriter PolyglOTT" w:hAnsi="Truetypewriter PolyglOTT" w:cs="Truetypewriter PolyglOTT"/>
          <w:sz w:val="28"/>
          <w:szCs w:val="28"/>
          <w:lang w:val="en-US"/>
        </w:rPr>
        <w:t> </w:t>
      </w:r>
      <w:r w:rsidRPr="00C01ED0">
        <w:rPr>
          <w:rFonts w:ascii="Truetypewriter PolyglOTT" w:hAnsi="Truetypewriter PolyglOTT" w:cs="Truetypewriter PolyglOTT"/>
          <w:sz w:val="28"/>
          <w:szCs w:val="28"/>
        </w:rPr>
        <w:t>794</w:t>
      </w:r>
      <w:r>
        <w:rPr>
          <w:rFonts w:ascii="Truetypewriter PolyglOTT" w:hAnsi="Truetypewriter PolyglOTT" w:cs="Truetypewriter PolyglOTT"/>
          <w:sz w:val="28"/>
          <w:szCs w:val="28"/>
        </w:rPr>
        <w:t xml:space="preserve"> об.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Пимбура(по рации): -Но, вено, корно!!!(Три, два, один) Нурэ, гине тропо, Девштраль Пимбазъерих, девштраль но мор!!! (Народ, пришло время, *освободить нашу землю*)</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115</w:t>
      </w:r>
      <w:r w:rsidRPr="00193D3F">
        <w:rPr>
          <w:rFonts w:ascii="Truetypewriter PolyglOTT" w:hAnsi="Truetypewriter PolyglOTT" w:cs="Truetypewriter PolyglOTT"/>
          <w:sz w:val="28"/>
          <w:szCs w:val="28"/>
        </w:rPr>
        <w:t>’20’’</w:t>
      </w:r>
      <w:r>
        <w:rPr>
          <w:rFonts w:ascii="Truetypewriter PolyglOTT" w:hAnsi="Truetypewriter PolyglOTT" w:cs="Truetypewriter PolyglOTT"/>
          <w:sz w:val="28"/>
          <w:szCs w:val="28"/>
        </w:rPr>
        <w:t xml:space="preserve">00 </w:t>
      </w:r>
      <w:r w:rsidRPr="00193D3F">
        <w:rPr>
          <w:rFonts w:ascii="Truetypewriter PolyglOTT" w:hAnsi="Truetypewriter PolyglOTT" w:cs="Truetypewriter PolyglOTT"/>
          <w:sz w:val="28"/>
          <w:szCs w:val="28"/>
        </w:rPr>
        <w:t>794</w:t>
      </w:r>
      <w:r>
        <w:rPr>
          <w:rFonts w:ascii="Truetypewriter PolyglOTT" w:hAnsi="Truetypewriter PolyglOTT" w:cs="Truetypewriter PolyglOTT"/>
          <w:sz w:val="28"/>
          <w:szCs w:val="28"/>
        </w:rPr>
        <w:t xml:space="preserve"> 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-Начать штурм!!!</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*бег по лес</w:t>
      </w:r>
      <w:r w:rsidR="00EA0216">
        <w:rPr>
          <w:rFonts w:ascii="Truetypewriter PolyglOTT" w:hAnsi="Truetypewriter PolyglOTT" w:cs="Truetypewriter PolyglOTT"/>
          <w:sz w:val="28"/>
          <w:szCs w:val="28"/>
        </w:rPr>
        <w:t>т</w:t>
      </w:r>
      <w:r>
        <w:rPr>
          <w:rFonts w:ascii="Truetypewriter PolyglOTT" w:hAnsi="Truetypewriter PolyglOTT" w:cs="Truetypewriter PolyglOTT"/>
          <w:sz w:val="28"/>
          <w:szCs w:val="28"/>
        </w:rPr>
        <w:t>нице, Пимбура заглядывает за угол*</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-Это королевская охрана, чтоб им тут делать? Всем стоять я сними разберусь.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Из воспоминаний Ши: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…Когда Пимбура сказал, что разберётся, я подумал, что ему надоело жить, но всё же пустил. 14 секунд ему понадобилось, чтобы обезвредить солдат, о мастерстве которых в армии Федерации ходили легенды. Он вышел из-за угла, достал из кобуры 35 сантиметровый ритуальный Пимбазенский кинжал, чья рукоять </w:t>
      </w:r>
      <w:r>
        <w:rPr>
          <w:rFonts w:ascii="Truetypewriter PolyglOTT" w:hAnsi="Truetypewriter PolyglOTT" w:cs="Truetypewriter PolyglOTT"/>
          <w:sz w:val="28"/>
          <w:szCs w:val="28"/>
        </w:rPr>
        <w:lastRenderedPageBreak/>
        <w:t>была 10 сантиметров в длину и отлично ложилась в руку, лезвие 35см в длину, 0.25см в толщину и 4см в ширину, одним махом вогнал кинжал в глотку первого, вытащил, отразил атаку второго, и пробил кинжалом в район стыка броне плит кирасы, что мгновенно привело к остановке сердца…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*Дверь была выбита с грохотом*</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Или же Эниси Зофэ, последний представитель рода, тут стоит твоя фотография.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-Довольно, я уже осведомлён о том, что верхушка знает, что в восстаниях виноват 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*Инвалидное кресло повернулось*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 О нет, они знают лишь о том, что есть какое-то сеп</w:t>
      </w:r>
      <w:r w:rsidR="00010B59">
        <w:rPr>
          <w:rFonts w:ascii="Truetypewriter PolyglOTT" w:hAnsi="Truetypewriter PolyglOTT" w:cs="Truetypewriter PolyglOTT"/>
          <w:sz w:val="28"/>
          <w:szCs w:val="28"/>
        </w:rPr>
        <w:t>аратистс</w:t>
      </w:r>
      <w:r>
        <w:rPr>
          <w:rFonts w:ascii="Truetypewriter PolyglOTT" w:hAnsi="Truetypewriter PolyglOTT" w:cs="Truetypewriter PolyglOTT"/>
          <w:sz w:val="28"/>
          <w:szCs w:val="28"/>
        </w:rPr>
        <w:t>кое движение, а я теперь знаю</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 Тогда что мне мешает всадить тебе в глотку этот кинжал?</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*Клинок оказался близ трахеи*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 Тогда чем ты лучше меня? Те два солдата ни в чём не повинны, они б пропустили тебя, они тут для того, что б я не сбежал, а не для моей охраны. Ты даже не разобрался. Я предлагаю тебе сделку, одну, простую, но очень выгодную: за мной трон Федерации – за тобой Пимбазен, и никаких войн…</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убрал клинок в ножны*</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Запись от 115</w:t>
      </w:r>
      <w:r w:rsidRPr="00193D3F">
        <w:rPr>
          <w:rFonts w:ascii="Truetypewriter PolyglOTT" w:hAnsi="Truetypewriter PolyglOTT" w:cs="Truetypewriter PolyglOTT"/>
          <w:sz w:val="28"/>
          <w:szCs w:val="28"/>
        </w:rPr>
        <w:t>’</w:t>
      </w:r>
      <w:r>
        <w:rPr>
          <w:rFonts w:ascii="Truetypewriter PolyglOTT" w:hAnsi="Truetypewriter PolyglOTT" w:cs="Truetypewriter PolyglOTT"/>
          <w:sz w:val="28"/>
          <w:szCs w:val="28"/>
        </w:rPr>
        <w:t>50</w:t>
      </w:r>
      <w:r w:rsidRPr="00193D3F">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03 </w:t>
      </w:r>
      <w:r w:rsidRPr="00193D3F">
        <w:rPr>
          <w:rFonts w:ascii="Truetypewriter PolyglOTT" w:hAnsi="Truetypewriter PolyglOTT" w:cs="Truetypewriter PolyglOTT"/>
          <w:sz w:val="28"/>
          <w:szCs w:val="28"/>
        </w:rPr>
        <w:t>794</w:t>
      </w:r>
      <w:r>
        <w:rPr>
          <w:rFonts w:ascii="Truetypewriter PolyglOTT" w:hAnsi="Truetypewriter PolyglOTT" w:cs="Truetypewriter PolyglOTT"/>
          <w:sz w:val="28"/>
          <w:szCs w:val="28"/>
        </w:rPr>
        <w:t xml:space="preserve"> 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Мы начали штурм, к 115</w:t>
      </w:r>
      <w:r w:rsidRPr="00193D3F">
        <w:rPr>
          <w:rFonts w:ascii="Truetypewriter PolyglOTT" w:hAnsi="Truetypewriter PolyglOTT" w:cs="Truetypewriter PolyglOTT"/>
          <w:sz w:val="28"/>
          <w:szCs w:val="28"/>
        </w:rPr>
        <w:t>’20’’</w:t>
      </w:r>
      <w:r>
        <w:rPr>
          <w:rFonts w:ascii="Truetypewriter PolyglOTT" w:hAnsi="Truetypewriter PolyglOTT" w:cs="Truetypewriter PolyglOTT"/>
          <w:sz w:val="28"/>
          <w:szCs w:val="28"/>
        </w:rPr>
        <w:t xml:space="preserve">00 </w:t>
      </w:r>
      <w:r w:rsidRPr="00193D3F">
        <w:rPr>
          <w:rFonts w:ascii="Truetypewriter PolyglOTT" w:hAnsi="Truetypewriter PolyglOTT" w:cs="Truetypewriter PolyglOTT"/>
          <w:sz w:val="28"/>
          <w:szCs w:val="28"/>
        </w:rPr>
        <w:t>794</w:t>
      </w:r>
      <w:r>
        <w:rPr>
          <w:rFonts w:ascii="Truetypewriter PolyglOTT" w:hAnsi="Truetypewriter PolyglOTT" w:cs="Truetypewriter PolyglOTT"/>
          <w:sz w:val="28"/>
          <w:szCs w:val="28"/>
        </w:rPr>
        <w:t xml:space="preserve"> об. 3 этаж был защищен от офицеров и элитных войск федерации, и я отдал приказ начинать штурм первых двух этажей.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Возможно это как-то странно звучит, но 3 и 4 этаж тюрьмы не имеют никакой связи с 1 и 2. У них 2 разных входа. Так же мы при штурме впервые испытали новую броню элитных войск, она была похожа на рыцарскую: кираса, шлем с забралом и камерами – в общем масса этого чуда техники была около 45 кг. Но за эти килограммы мы получали не восприимчивость к любому огнестрелу винтовочного калибра, а также просто отличную подвижность. Всё благодаря пластинам из сплава титана с азотом, армированного углеродными нанотрубками…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Мне привели Норма, Тиля, Лазэ и Штоля, я решил отправить их в карцер. Так же у нас появился новый пленный - Фонст Каале, тот, что начал войну, он её и закончит…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115</w:t>
      </w:r>
      <w:r w:rsidRPr="002F00E0">
        <w:rPr>
          <w:rFonts w:ascii="Truetypewriter PolyglOTT" w:hAnsi="Truetypewriter PolyglOTT" w:cs="Truetypewriter PolyglOTT"/>
          <w:sz w:val="28"/>
          <w:szCs w:val="28"/>
        </w:rPr>
        <w:t>’59’’59</w:t>
      </w:r>
      <w:r>
        <w:rPr>
          <w:rFonts w:ascii="Truetypewriter PolyglOTT" w:hAnsi="Truetypewriter PolyglOTT" w:cs="Truetypewriter PolyglOTT"/>
          <w:sz w:val="28"/>
          <w:szCs w:val="28"/>
        </w:rPr>
        <w:t xml:space="preserve"> </w:t>
      </w:r>
      <w:r w:rsidRPr="00193D3F">
        <w:rPr>
          <w:rFonts w:ascii="Truetypewriter PolyglOTT" w:hAnsi="Truetypewriter PolyglOTT" w:cs="Truetypewriter PolyglOTT"/>
          <w:sz w:val="28"/>
          <w:szCs w:val="28"/>
        </w:rPr>
        <w:t>794</w:t>
      </w:r>
      <w:r>
        <w:rPr>
          <w:rFonts w:ascii="Truetypewriter PolyglOTT" w:hAnsi="Truetypewriter PolyglOTT" w:cs="Truetypewriter PolyglOTT"/>
          <w:sz w:val="28"/>
          <w:szCs w:val="28"/>
        </w:rPr>
        <w:t xml:space="preserve"> об. Дорога</w:t>
      </w:r>
      <w:r w:rsidR="00010B59">
        <w:rPr>
          <w:rFonts w:ascii="Truetypewriter PolyglOTT" w:hAnsi="Truetypewriter PolyglOTT" w:cs="Truetypewriter PolyglOTT"/>
          <w:sz w:val="28"/>
          <w:szCs w:val="28"/>
        </w:rPr>
        <w:t>я Си, пишет Ши, я жив, я на Силви</w:t>
      </w:r>
      <w:r>
        <w:rPr>
          <w:rFonts w:ascii="Truetypewriter PolyglOTT" w:hAnsi="Truetypewriter PolyglOTT" w:cs="Truetypewriter PolyglOTT"/>
          <w:sz w:val="28"/>
          <w:szCs w:val="28"/>
        </w:rPr>
        <w:t>и. Скоро к тебе придут люди, не пугайся их, возьми детей и иди с людьми, при встрече они зачитают тебе мои строки:</w:t>
      </w:r>
    </w:p>
    <w:p w:rsidR="005C5DCB" w:rsidRPr="00BF15B5" w:rsidRDefault="005C5DCB" w:rsidP="005C5DCB">
      <w:pPr>
        <w:jc w:val="center"/>
        <w:rPr>
          <w:rFonts w:ascii="Truetypewriter PolyglOTT" w:hAnsi="Truetypewriter PolyglOTT" w:cs="Truetypewriter PolyglOTT"/>
          <w:sz w:val="28"/>
          <w:szCs w:val="28"/>
        </w:rPr>
      </w:pPr>
      <w:r w:rsidRPr="00BF15B5">
        <w:rPr>
          <w:rFonts w:ascii="Truetypewriter PolyglOTT" w:hAnsi="Truetypewriter PolyglOTT" w:cs="Truetypewriter PolyglOTT"/>
          <w:color w:val="E1E3E6"/>
          <w:sz w:val="28"/>
          <w:szCs w:val="28"/>
        </w:rPr>
        <w:lastRenderedPageBreak/>
        <w:br/>
      </w:r>
      <w:r w:rsidRPr="00BF15B5">
        <w:rPr>
          <w:rFonts w:ascii="Truetypewriter PolyglOTT" w:hAnsi="Truetypewriter PolyglOTT" w:cs="Truetypewriter PolyglOTT"/>
          <w:sz w:val="28"/>
          <w:szCs w:val="28"/>
        </w:rPr>
        <w:t>Мне будет так тоскливо, одиноко.</w:t>
      </w:r>
      <w:r w:rsidRPr="00BF15B5">
        <w:rPr>
          <w:rFonts w:ascii="Truetypewriter PolyglOTT" w:hAnsi="Truetypewriter PolyglOTT" w:cs="Truetypewriter PolyglOTT"/>
          <w:sz w:val="28"/>
          <w:szCs w:val="28"/>
        </w:rPr>
        <w:br/>
        <w:t>Мне будет холодно, будто в тумане голубом.</w:t>
      </w:r>
      <w:r w:rsidRPr="00BF15B5">
        <w:rPr>
          <w:rFonts w:ascii="Truetypewriter PolyglOTT" w:hAnsi="Truetypewriter PolyglOTT" w:cs="Truetypewriter PolyglOTT"/>
          <w:sz w:val="28"/>
          <w:szCs w:val="28"/>
        </w:rPr>
        <w:br/>
        <w:t>Когда ты будешь от меня</w:t>
      </w:r>
      <w:r w:rsidR="00627ADC">
        <w:rPr>
          <w:rFonts w:ascii="Truetypewriter PolyglOTT" w:hAnsi="Truetypewriter PolyglOTT" w:cs="Truetypewriter PolyglOTT"/>
          <w:sz w:val="28"/>
          <w:szCs w:val="28"/>
        </w:rPr>
        <w:t xml:space="preserve"> совсем</w:t>
      </w:r>
      <w:r w:rsidRPr="00BF15B5">
        <w:rPr>
          <w:rFonts w:ascii="Truetypewriter PolyglOTT" w:hAnsi="Truetypewriter PolyglOTT" w:cs="Truetypewriter PolyglOTT"/>
          <w:sz w:val="28"/>
          <w:szCs w:val="28"/>
        </w:rPr>
        <w:t xml:space="preserve"> далёко.</w:t>
      </w:r>
      <w:r w:rsidRPr="00BF15B5">
        <w:rPr>
          <w:rFonts w:ascii="Truetypewriter PolyglOTT" w:hAnsi="Truetypewriter PolyglOTT" w:cs="Truetypewriter PolyglOTT"/>
          <w:sz w:val="28"/>
          <w:szCs w:val="28"/>
        </w:rPr>
        <w:br/>
        <w:t>Когда я не могу сказать о том о сём...</w:t>
      </w:r>
      <w:r w:rsidRPr="00BF15B5">
        <w:rPr>
          <w:rFonts w:ascii="Truetypewriter PolyglOTT" w:hAnsi="Truetypewriter PolyglOTT" w:cs="Truetypewriter PolyglOTT"/>
          <w:sz w:val="28"/>
          <w:szCs w:val="28"/>
        </w:rPr>
        <w:br/>
      </w:r>
      <w:r w:rsidRPr="00BF15B5">
        <w:rPr>
          <w:rFonts w:ascii="Truetypewriter PolyglOTT" w:hAnsi="Truetypewriter PolyglOTT" w:cs="Truetypewriter PolyglOTT"/>
          <w:sz w:val="28"/>
          <w:szCs w:val="28"/>
        </w:rPr>
        <w:br/>
        <w:t>И ветры, вьюги, языки</w:t>
      </w:r>
      <w:r w:rsidRPr="00BF15B5">
        <w:rPr>
          <w:rFonts w:ascii="Truetypewriter PolyglOTT" w:hAnsi="Truetypewriter PolyglOTT" w:cs="Truetypewriter PolyglOTT"/>
          <w:sz w:val="28"/>
          <w:szCs w:val="28"/>
        </w:rPr>
        <w:br/>
        <w:t>Нас не разлучат, знаешь ты.</w:t>
      </w:r>
      <w:r w:rsidRPr="00BF15B5">
        <w:rPr>
          <w:rFonts w:ascii="Truetypewriter PolyglOTT" w:hAnsi="Truetypewriter PolyglOTT" w:cs="Truetypewriter PolyglOTT"/>
          <w:sz w:val="28"/>
          <w:szCs w:val="28"/>
        </w:rPr>
        <w:br/>
        <w:t>Но помни, мы тогда должны,</w:t>
      </w:r>
      <w:r w:rsidRPr="00BF15B5">
        <w:rPr>
          <w:rFonts w:ascii="Truetypewriter PolyglOTT" w:hAnsi="Truetypewriter PolyglOTT" w:cs="Truetypewriter PolyglOTT"/>
          <w:sz w:val="28"/>
          <w:szCs w:val="28"/>
        </w:rPr>
        <w:br/>
        <w:t>Поклясться, что друг в друга влюблены...</w:t>
      </w:r>
      <w:r w:rsidRPr="00BF15B5">
        <w:rPr>
          <w:rFonts w:ascii="Truetypewriter PolyglOTT" w:hAnsi="Truetypewriter PolyglOTT" w:cs="Truetypewriter PolyglOTT"/>
          <w:sz w:val="28"/>
          <w:szCs w:val="28"/>
        </w:rPr>
        <w:br/>
      </w:r>
      <w:r w:rsidRPr="00BF15B5">
        <w:rPr>
          <w:rFonts w:ascii="Truetypewriter PolyglOTT" w:hAnsi="Truetypewriter PolyglOTT" w:cs="Truetypewriter PolyglOTT"/>
          <w:sz w:val="28"/>
          <w:szCs w:val="28"/>
        </w:rPr>
        <w:br/>
        <w:t>С тобой мы будем в разных городах,</w:t>
      </w:r>
      <w:r w:rsidRPr="00BF15B5">
        <w:rPr>
          <w:rFonts w:ascii="Truetypewriter PolyglOTT" w:hAnsi="Truetypewriter PolyglOTT" w:cs="Truetypewriter PolyglOTT"/>
          <w:sz w:val="28"/>
          <w:szCs w:val="28"/>
        </w:rPr>
        <w:br/>
        <w:t>С тобой мы будем видеться, но только лишь во снах.</w:t>
      </w:r>
      <w:r w:rsidRPr="00BF15B5">
        <w:rPr>
          <w:rFonts w:ascii="Truetypewriter PolyglOTT" w:hAnsi="Truetypewriter PolyglOTT" w:cs="Truetypewriter PolyglOTT"/>
          <w:sz w:val="28"/>
          <w:szCs w:val="28"/>
        </w:rPr>
        <w:br/>
        <w:t>Не пропадай любимая моя,</w:t>
      </w:r>
      <w:r w:rsidRPr="00BF15B5">
        <w:rPr>
          <w:rFonts w:ascii="Truetypewriter PolyglOTT" w:hAnsi="Truetypewriter PolyglOTT" w:cs="Truetypewriter PolyglOTT"/>
          <w:sz w:val="28"/>
          <w:szCs w:val="28"/>
        </w:rPr>
        <w:br/>
        <w:t>Не пропадай и береги себя...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 - специально для тебя писал, до скорой встречи, Си…</w:t>
      </w:r>
    </w:p>
    <w:p w:rsidR="005C5DCB" w:rsidRDefault="005C5DCB" w:rsidP="005C5DCB">
      <w:pPr>
        <w:jc w:val="center"/>
        <w:rPr>
          <w:rFonts w:ascii="Truetypewriter PolyglOTT" w:hAnsi="Truetypewriter PolyglOTT" w:cs="Truetypewriter PolyglOTT"/>
          <w:b/>
          <w:sz w:val="36"/>
          <w:szCs w:val="36"/>
        </w:rPr>
      </w:pPr>
      <w:r>
        <w:rPr>
          <w:rFonts w:ascii="Truetypewriter PolyglOTT" w:hAnsi="Truetypewriter PolyglOTT" w:cs="Truetypewriter PolyglOTT"/>
          <w:b/>
          <w:sz w:val="36"/>
          <w:szCs w:val="36"/>
        </w:rPr>
        <w:t>Глава 10. Одинокие вдвоём.</w:t>
      </w:r>
    </w:p>
    <w:p w:rsidR="005C5DCB" w:rsidRDefault="005C5DCB" w:rsidP="005C5DCB">
      <w:pPr>
        <w:jc w:val="both"/>
        <w:rPr>
          <w:rFonts w:ascii="Truetypewriter PolyglOTT" w:hAnsi="Truetypewriter PolyglOTT" w:cs="Truetypewriter PolyglOTT"/>
          <w:sz w:val="28"/>
          <w:szCs w:val="28"/>
        </w:rPr>
      </w:pPr>
      <w:r w:rsidRPr="00330857">
        <w:rPr>
          <w:rFonts w:ascii="Truetypewriter PolyglOTT" w:hAnsi="Truetypewriter PolyglOTT" w:cs="Truetypewriter PolyglOTT"/>
          <w:sz w:val="28"/>
          <w:szCs w:val="28"/>
        </w:rPr>
        <w:t>116’04</w:t>
      </w:r>
      <w:r w:rsidRPr="00064656">
        <w:rPr>
          <w:rFonts w:ascii="Truetypewriter PolyglOTT" w:hAnsi="Truetypewriter PolyglOTT" w:cs="Truetypewriter PolyglOTT"/>
          <w:sz w:val="28"/>
          <w:szCs w:val="28"/>
        </w:rPr>
        <w:t>’</w:t>
      </w:r>
      <w:r w:rsidRPr="00330857">
        <w:rPr>
          <w:rFonts w:ascii="Truetypewriter PolyglOTT" w:hAnsi="Truetypewriter PolyglOTT" w:cs="Truetypewriter PolyglOTT"/>
          <w:sz w:val="28"/>
          <w:szCs w:val="28"/>
        </w:rPr>
        <w:t>’13</w:t>
      </w:r>
      <w:r>
        <w:rPr>
          <w:rFonts w:ascii="Truetypewriter PolyglOTT" w:hAnsi="Truetypewriter PolyglOTT" w:cs="Truetypewriter PolyglOTT"/>
          <w:sz w:val="28"/>
          <w:szCs w:val="28"/>
        </w:rPr>
        <w:t xml:space="preserve"> </w:t>
      </w:r>
      <w:r w:rsidRPr="00193D3F">
        <w:rPr>
          <w:rFonts w:ascii="Truetypewriter PolyglOTT" w:hAnsi="Truetypewriter PolyglOTT" w:cs="Truetypewriter PolyglOTT"/>
          <w:sz w:val="28"/>
          <w:szCs w:val="28"/>
        </w:rPr>
        <w:t>794</w:t>
      </w:r>
      <w:r>
        <w:rPr>
          <w:rFonts w:ascii="Truetypewriter PolyglOTT" w:hAnsi="Truetypewriter PolyglOTT" w:cs="Truetypewriter PolyglOTT"/>
          <w:sz w:val="28"/>
          <w:szCs w:val="28"/>
        </w:rPr>
        <w:t xml:space="preserve"> 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-Эниси, вы меня звали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 -Ши, присаживайся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-Снова эти руины, я вижу вы испытываете к ним страсть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 -Ши, к чему этот «вы», называй меня Эни, по крайней мере здесь.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-Хорошо, но тебя Эни я называть не буду. Первое у тебя есть имя – Эниси, а второе «эни» созвучно с федеральным «й</w:t>
      </w:r>
      <w:r w:rsidRPr="00330857">
        <w:rPr>
          <w:rFonts w:ascii="Truetypewriter PolyglOTT" w:hAnsi="Truetypewriter PolyglOTT" w:cs="Truetypewriter PolyglOTT"/>
          <w:sz w:val="28"/>
          <w:szCs w:val="28"/>
        </w:rPr>
        <w:t>’</w:t>
      </w:r>
      <w:r>
        <w:rPr>
          <w:rFonts w:ascii="Truetypewriter PolyglOTT" w:hAnsi="Truetypewriter PolyglOTT" w:cs="Truetypewriter PolyglOTT"/>
          <w:sz w:val="28"/>
          <w:szCs w:val="28"/>
        </w:rPr>
        <w:t>эни», тебе лучше не знать, как это переводиться.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 -Пусть так. Ши, посмотри на этот закат…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Ши: -Эниси, закат сегодня был с </w:t>
      </w:r>
      <w:r w:rsidRPr="00AF1E92">
        <w:rPr>
          <w:rFonts w:ascii="Truetypewriter PolyglOTT" w:hAnsi="Truetypewriter PolyglOTT" w:cs="Truetypewriter PolyglOTT"/>
          <w:sz w:val="28"/>
          <w:szCs w:val="28"/>
        </w:rPr>
        <w:t xml:space="preserve">’56’’00 </w:t>
      </w:r>
      <w:r>
        <w:rPr>
          <w:rFonts w:ascii="Truetypewriter PolyglOTT" w:hAnsi="Truetypewriter PolyglOTT" w:cs="Truetypewriter PolyglOTT"/>
          <w:sz w:val="28"/>
          <w:szCs w:val="28"/>
        </w:rPr>
        <w:t xml:space="preserve">по </w:t>
      </w:r>
      <w:r w:rsidRPr="00AF1E92">
        <w:rPr>
          <w:rFonts w:ascii="Truetypewriter PolyglOTT" w:hAnsi="Truetypewriter PolyglOTT" w:cs="Truetypewriter PolyglOTT"/>
          <w:sz w:val="28"/>
          <w:szCs w:val="28"/>
        </w:rPr>
        <w:t>57’00</w:t>
      </w:r>
      <w:r>
        <w:rPr>
          <w:rFonts w:ascii="Truetypewriter PolyglOTT" w:hAnsi="Truetypewriter PolyglOTT" w:cs="Truetypewriter PolyglOTT"/>
          <w:sz w:val="28"/>
          <w:szCs w:val="28"/>
        </w:rPr>
        <w:t xml:space="preserve">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 - А, да? Значит это просто память вновь играет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-Ты ведь по происхождению дворянин</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 -Можно и так сказать. Я лишь на половину из старинного знатного рода, а моя мать была из крестьян, правда невероятной красоты, но… *его лице сильно побледнело* Как ты знаешь нашу усадьбу брал</w:t>
      </w:r>
      <w:r w:rsidR="00544DE6">
        <w:rPr>
          <w:rFonts w:ascii="Truetypewriter PolyglOTT" w:hAnsi="Truetypewriter PolyglOTT" w:cs="Truetypewriter PolyglOTT"/>
          <w:sz w:val="28"/>
          <w:szCs w:val="28"/>
        </w:rPr>
        <w:t xml:space="preserve">и штурмом… Гостивший у нас дядя, брат матери, </w:t>
      </w:r>
      <w:r>
        <w:rPr>
          <w:rFonts w:ascii="Truetypewriter PolyglOTT" w:hAnsi="Truetypewriter PolyglOTT" w:cs="Truetypewriter PolyglOTT"/>
          <w:sz w:val="28"/>
          <w:szCs w:val="28"/>
        </w:rPr>
        <w:t xml:space="preserve">первым принял на себя удар. Затем начался пожар, а коктейль из «революционеров», федералов и других когда-либо отвергнутых моим отцом асоциальных элементов, устремился к матери… Если я скажу такие слова: </w:t>
      </w:r>
      <w:r>
        <w:rPr>
          <w:rFonts w:ascii="Truetypewriter PolyglOTT" w:hAnsi="Truetypewriter PolyglOTT" w:cs="Truetypewriter PolyglOTT"/>
          <w:sz w:val="28"/>
          <w:szCs w:val="28"/>
        </w:rPr>
        <w:lastRenderedPageBreak/>
        <w:t>насилие, стоны, звон штыков, стрельба, зверская толпа – тебе будет ясна картина?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-Более чем…</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 -Тогда я продолжу: мы с отцом и Ниссэ заперлись в моей комнате, там сейчас лазарет…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-Это твоя комната? У меня квартира вся меньше, ладно не мне судить…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 -Я тут не при чём, это древняя традиция – выделять наследнику лучшую комнату. К тому же не думай, что у нас все в отряде – дворяне, у нас 90% это крестьяне, вступившие добровольно, т.к. нынешнее правительство хочет из них рабов сделать…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-Я понял, извини, что перебил, но мне жутко интересно как вы вы</w:t>
      </w:r>
      <w:r w:rsidR="004A54FC">
        <w:rPr>
          <w:rFonts w:ascii="Truetypewriter PolyglOTT" w:hAnsi="Truetypewriter PolyglOTT" w:cs="Truetypewriter PolyglOTT"/>
          <w:sz w:val="28"/>
          <w:szCs w:val="28"/>
        </w:rPr>
        <w:t>б</w:t>
      </w:r>
      <w:r>
        <w:rPr>
          <w:rFonts w:ascii="Truetypewriter PolyglOTT" w:hAnsi="Truetypewriter PolyglOTT" w:cs="Truetypewriter PolyglOTT"/>
          <w:sz w:val="28"/>
          <w:szCs w:val="28"/>
        </w:rPr>
        <w:t>рались из комнаты – там высота минимум 20 метров…</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 - 25, мы не выбрались, мы выпрыгнули… Отец сказал, что хочет, чтоб у нас был наследник, сказал, что б мы держались вместе. После он взял верёвку, обмотал ею свою талию, затем мою и в конце Ниссэ. Он выпрыгнул в окно, за ним полетели мы. Отец принял на себя удар от веток росших внизу деревьев, он и погасил удар. Когда мы с Ниссэ очнулись – он был уже мёртв. Отец был великим человеком, он должен был править Пимбазеном, но не смог предать любовь… В ту ночь я спас лишь две вещи: Ниссэ и мой дневник. Я никогда не забуду ни отца, ни мать…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-Может я и правильно сделал, да я предал все кодексы чести федерации, но стоило ли оно того… С каждым днём я всё больше убеждаюсь, что да… Надеюсь Си меня поймёт…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 -Ши, чувства – это наша слабость, они причиняют боль, терзают, побуждают действовать; но чувства – это наша сила, они позволяют нам быть вместе, сворачивать горы. Если она считает, что стакан на половину полон, то она тебя поймёт…</w:t>
      </w:r>
    </w:p>
    <w:p w:rsidR="005C5DCB" w:rsidRDefault="005C5DCB" w:rsidP="005C5DCB">
      <w:pPr>
        <w:jc w:val="center"/>
        <w:rPr>
          <w:rFonts w:ascii="Truetypewriter PolyglOTT" w:hAnsi="Truetypewriter PolyglOTT" w:cs="Truetypewriter PolyglOTT"/>
          <w:b/>
          <w:sz w:val="36"/>
          <w:szCs w:val="36"/>
        </w:rPr>
      </w:pPr>
      <w:r>
        <w:rPr>
          <w:rFonts w:ascii="Truetypewriter PolyglOTT" w:hAnsi="Truetypewriter PolyglOTT" w:cs="Truetypewriter PolyglOTT"/>
          <w:b/>
          <w:sz w:val="36"/>
          <w:szCs w:val="36"/>
        </w:rPr>
        <w:t>Глава 11. С любимыми не расставайтесь…</w:t>
      </w:r>
    </w:p>
    <w:p w:rsidR="005C5DCB" w:rsidRDefault="005C5DCB" w:rsidP="005C5DCB">
      <w:pPr>
        <w:jc w:val="both"/>
        <w:rPr>
          <w:rFonts w:ascii="Truetypewriter PolyglOTT" w:hAnsi="Truetypewriter PolyglOTT" w:cs="Truetypewriter PolyglOTT"/>
          <w:sz w:val="28"/>
          <w:szCs w:val="28"/>
        </w:rPr>
      </w:pPr>
      <w:r w:rsidRPr="00330857">
        <w:rPr>
          <w:rFonts w:ascii="Truetypewriter PolyglOTT" w:hAnsi="Truetypewriter PolyglOTT" w:cs="Truetypewriter PolyglOTT"/>
          <w:sz w:val="28"/>
          <w:szCs w:val="28"/>
        </w:rPr>
        <w:t>116’</w:t>
      </w:r>
      <w:r>
        <w:rPr>
          <w:rFonts w:ascii="Truetypewriter PolyglOTT" w:hAnsi="Truetypewriter PolyglOTT" w:cs="Truetypewriter PolyglOTT"/>
          <w:sz w:val="28"/>
          <w:szCs w:val="28"/>
        </w:rPr>
        <w:t>54</w:t>
      </w:r>
      <w:r w:rsidRPr="00330857">
        <w:rPr>
          <w:rFonts w:ascii="Truetypewriter PolyglOTT" w:hAnsi="Truetypewriter PolyglOTT" w:cs="Truetypewriter PolyglOTT"/>
          <w:sz w:val="28"/>
          <w:szCs w:val="28"/>
        </w:rPr>
        <w:t>’</w:t>
      </w:r>
      <w:r w:rsidRPr="002E0C34">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25 </w:t>
      </w:r>
      <w:r w:rsidRPr="00193D3F">
        <w:rPr>
          <w:rFonts w:ascii="Truetypewriter PolyglOTT" w:hAnsi="Truetypewriter PolyglOTT" w:cs="Truetypewriter PolyglOTT"/>
          <w:sz w:val="28"/>
          <w:szCs w:val="28"/>
        </w:rPr>
        <w:t>794</w:t>
      </w:r>
      <w:r>
        <w:rPr>
          <w:rFonts w:ascii="Truetypewriter PolyglOTT" w:hAnsi="Truetypewriter PolyglOTT" w:cs="Truetypewriter PolyglOTT"/>
          <w:sz w:val="28"/>
          <w:szCs w:val="28"/>
        </w:rPr>
        <w:t xml:space="preserve"> об. (где-то в подземельях тюрьмы «С-01»)</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*быстрый шаг* Пимбура: - Подполковник Тао, вы точно в этом уверен?</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w:t>
      </w:r>
      <w:r w:rsidR="000C6BFA">
        <w:rPr>
          <w:rFonts w:ascii="Truetypewriter PolyglOTT" w:hAnsi="Truetypewriter PolyglOTT" w:cs="Truetypewriter PolyglOTT"/>
          <w:sz w:val="28"/>
          <w:szCs w:val="28"/>
        </w:rPr>
        <w:t>Да, ваше высочество</w:t>
      </w:r>
      <w:r>
        <w:rPr>
          <w:rFonts w:ascii="Truetypewriter PolyglOTT" w:hAnsi="Truetypewriter PolyglOTT" w:cs="Truetypewriter PolyglOTT"/>
          <w:sz w:val="28"/>
          <w:szCs w:val="28"/>
        </w:rPr>
        <w:t>!</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Пимбура: -Тогда слушай, в этом конверте находятся: адрес, некое количество средств, поддельные документы 6 штук и самое важное – стихотворение.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Вас понял, выполню в наилучшем виде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Пимбура: -Всё же если не секрет, почему вы передумали, помнится к Шрину вы относились плохо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-Он заслужил это во время командования штурмом тюрьмы, он гениальный стратег. Как он вообще к нам попал?</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Пимбура: -Вы правы, он стратег от бога. Для начала, вам должно знать, что Шрин был </w:t>
      </w:r>
      <w:r w:rsidR="0049274F">
        <w:rPr>
          <w:rFonts w:ascii="Truetypewriter PolyglOTT" w:hAnsi="Truetypewriter PolyglOTT" w:cs="Truetypewriter PolyglOTT"/>
          <w:sz w:val="28"/>
          <w:szCs w:val="28"/>
        </w:rPr>
        <w:t>генералом</w:t>
      </w:r>
      <w:r>
        <w:rPr>
          <w:rFonts w:ascii="Truetypewriter PolyglOTT" w:hAnsi="Truetypewriter PolyglOTT" w:cs="Truetypewriter PolyglOTT"/>
          <w:sz w:val="28"/>
          <w:szCs w:val="28"/>
        </w:rPr>
        <w:t>…</w:t>
      </w:r>
    </w:p>
    <w:p w:rsidR="005C5DCB" w:rsidRDefault="0049274F"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-Генерал</w:t>
      </w:r>
      <w:r w:rsidR="005C5DCB">
        <w:rPr>
          <w:rFonts w:ascii="Truetypewriter PolyglOTT" w:hAnsi="Truetypewriter PolyglOTT" w:cs="Truetypewriter PolyglOTT"/>
          <w:sz w:val="28"/>
          <w:szCs w:val="28"/>
        </w:rPr>
        <w:t>? На допросе он клялся, что офицер</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-Он никого не</w:t>
      </w:r>
      <w:r w:rsidR="0049274F">
        <w:rPr>
          <w:rFonts w:ascii="Truetypewriter PolyglOTT" w:hAnsi="Truetypewriter PolyglOTT" w:cs="Truetypewriter PolyglOTT"/>
          <w:sz w:val="28"/>
          <w:szCs w:val="28"/>
        </w:rPr>
        <w:t xml:space="preserve"> обманул, в Федерации генерал</w:t>
      </w:r>
      <w:r>
        <w:rPr>
          <w:rFonts w:ascii="Truetypewriter PolyglOTT" w:hAnsi="Truetypewriter PolyglOTT" w:cs="Truetypewriter PolyglOTT"/>
          <w:sz w:val="28"/>
          <w:szCs w:val="28"/>
        </w:rPr>
        <w:t xml:space="preserve"> – это офицерское звание.</w:t>
      </w:r>
      <w:r w:rsidR="0049274F">
        <w:rPr>
          <w:rFonts w:ascii="Truetypewriter PolyglOTT" w:hAnsi="Truetypewriter PolyglOTT" w:cs="Truetypewriter PolyglOTT"/>
          <w:sz w:val="28"/>
          <w:szCs w:val="28"/>
        </w:rPr>
        <w:t xml:space="preserve"> Не отдельная каста.</w:t>
      </w:r>
      <w:r>
        <w:rPr>
          <w:rFonts w:ascii="Truetypewriter PolyglOTT" w:hAnsi="Truetypewriter PolyglOTT" w:cs="Truetypewriter PolyglOTT"/>
          <w:sz w:val="28"/>
          <w:szCs w:val="28"/>
        </w:rPr>
        <w:t xml:space="preserve"> Касательно того, как он к нам попал. Незадолго до этого он разжаловал какого-то подполковника, и вот этот подполковник решил отомстить. Во время привала он заблокировал все выходы палаток, кроме палатки Шрина, а потом в открытый радио эфир посла координаты. Мы схватили что могли, а потом подоспело подкрепление, я слышал только один выстрел.</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-Ладно, берегите себя.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Вы тоже, берегите. Главное не забудьте во время прыжка пристегнуться, иначе вы рискуете перегрузить Мор-Ди-Квантовый-Ди-Стабилизатор, топлива вам в корабле с избытком. Удачи!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 Тонъеже можум! (До скорой встречи!)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120</w:t>
      </w:r>
      <w:r w:rsidRPr="00064656">
        <w:rPr>
          <w:rFonts w:ascii="Truetypewriter PolyglOTT" w:hAnsi="Truetypewriter PolyglOTT" w:cs="Truetypewriter PolyglOTT"/>
          <w:sz w:val="28"/>
          <w:szCs w:val="28"/>
        </w:rPr>
        <w:t>’30’’00</w:t>
      </w:r>
      <w:r>
        <w:rPr>
          <w:rFonts w:ascii="Truetypewriter PolyglOTT" w:hAnsi="Truetypewriter PolyglOTT" w:cs="Truetypewriter PolyglOTT"/>
          <w:sz w:val="28"/>
          <w:szCs w:val="28"/>
          <w:lang w:val="en-US"/>
        </w:rPr>
        <w:t> </w:t>
      </w:r>
      <w:r>
        <w:rPr>
          <w:rFonts w:ascii="Truetypewriter PolyglOTT" w:hAnsi="Truetypewriter PolyglOTT" w:cs="Truetypewriter PolyglOTT"/>
          <w:sz w:val="28"/>
          <w:szCs w:val="28"/>
        </w:rPr>
        <w:t xml:space="preserve">794 об.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-Альф, Ома, Эпси, Финэ, идите обедать!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Фине: -Мам, а когда папа вернётся?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-Скоро, Фине, скоро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дверь раздался стук*</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-Да, кто там?</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квартиру вошёл незнакомец и начал*: «</w:t>
      </w:r>
      <w:r w:rsidRPr="00BF15B5">
        <w:rPr>
          <w:rFonts w:ascii="Truetypewriter PolyglOTT" w:hAnsi="Truetypewriter PolyglOTT" w:cs="Truetypewriter PolyglOTT"/>
          <w:sz w:val="28"/>
          <w:szCs w:val="28"/>
        </w:rPr>
        <w:t>Мне будет так тоскливо, одиноко…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-Можете не продолж</w:t>
      </w:r>
      <w:r w:rsidR="0049274F">
        <w:rPr>
          <w:rFonts w:ascii="Truetypewriter PolyglOTT" w:hAnsi="Truetypewriter PolyglOTT" w:cs="Truetypewriter PolyglOTT"/>
          <w:sz w:val="28"/>
          <w:szCs w:val="28"/>
        </w:rPr>
        <w:t>ать, я вас поняла, подождите пол</w:t>
      </w:r>
      <w:r>
        <w:rPr>
          <w:rFonts w:ascii="Truetypewriter PolyglOTT" w:hAnsi="Truetypewriter PolyglOTT" w:cs="Truetypewriter PolyglOTT"/>
          <w:sz w:val="28"/>
          <w:szCs w:val="28"/>
        </w:rPr>
        <w:t>минуты</w:t>
      </w:r>
      <w:r w:rsidR="0049274F">
        <w:rPr>
          <w:rFonts w:ascii="Truetypewriter PolyglOTT" w:hAnsi="Truetypewriter PolyglOTT" w:cs="Truetypewriter PolyglOTT"/>
          <w:sz w:val="28"/>
          <w:szCs w:val="28"/>
        </w:rPr>
        <w:t xml:space="preserve"> (50 секунд)</w:t>
      </w:r>
      <w:r>
        <w:rPr>
          <w:rFonts w:ascii="Truetypewriter PolyglOTT" w:hAnsi="Truetypewriter PolyglOTT" w:cs="Truetypewriter PolyglOTT"/>
          <w:sz w:val="28"/>
          <w:szCs w:val="28"/>
        </w:rPr>
        <w:t>: дети доедят</w:t>
      </w:r>
    </w:p>
    <w:p w:rsidR="005C5DCB" w:rsidRDefault="007216C3"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-Как скажете, госпожа</w:t>
      </w:r>
      <w:r w:rsidR="005C5DCB">
        <w:rPr>
          <w:rFonts w:ascii="Truetypewriter PolyglOTT" w:hAnsi="Truetypewriter PolyglOTT" w:cs="Truetypewriter PolyglOTT"/>
          <w:sz w:val="28"/>
          <w:szCs w:val="28"/>
        </w:rPr>
        <w:t>, как скажете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-Расскажите, что произошло</w:t>
      </w:r>
    </w:p>
    <w:p w:rsidR="005C5DCB" w:rsidRDefault="007216C3"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-Потом, госпожа</w:t>
      </w:r>
      <w:r w:rsidR="005C5DCB">
        <w:rPr>
          <w:rFonts w:ascii="Truetypewriter PolyglOTT" w:hAnsi="Truetypewriter PolyglOTT" w:cs="Truetypewriter PolyglOTT"/>
          <w:sz w:val="28"/>
          <w:szCs w:val="28"/>
        </w:rPr>
        <w:t>, по пути, я вас искал очень долго, но всё же нашёл</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-Это хорошо, что вы меня не нашли раньше. Письмо пришло только сегодня утром</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Ома: -Мам, мы всё, поели и помыли за собой</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Си: - Скажи всем, чтоб одевались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(к Тао): Ох близняшки, скажите, как к вам обращаться?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-Зовите меня Тао…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-Хорошо, у вас очень красивые тёмные глаза, Тао, я просто не могу не отметить это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-Не вы одна, мне все об этом говорят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120</w:t>
      </w:r>
      <w:r w:rsidRPr="00BF15B5">
        <w:rPr>
          <w:rFonts w:ascii="Truetypewriter PolyglOTT" w:hAnsi="Truetypewriter PolyglOTT" w:cs="Truetypewriter PolyglOTT"/>
          <w:sz w:val="28"/>
          <w:szCs w:val="28"/>
        </w:rPr>
        <w:t>’50’’00</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-Мы приехали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-Боже мой, это же…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-У нас мало вре…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Федеральный участковый: -Руки вверх!!!</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положил руку на пояс, участковый выстрелил, в ответ Тао выхватил пистолет из кобуры и прямым попаданием дротика со снотворным моментального действия, вывел бойца из строя*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-Вы ранены?</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-Не сильно, дава</w:t>
      </w:r>
      <w:r w:rsidR="007216C3">
        <w:rPr>
          <w:rFonts w:ascii="Truetypewriter PolyglOTT" w:hAnsi="Truetypewriter PolyglOTT" w:cs="Truetypewriter PolyglOTT"/>
          <w:sz w:val="28"/>
          <w:szCs w:val="28"/>
        </w:rPr>
        <w:t>йте на</w:t>
      </w:r>
      <w:r>
        <w:rPr>
          <w:rFonts w:ascii="Truetypewriter PolyglOTT" w:hAnsi="Truetypewriter PolyglOTT" w:cs="Truetypewriter PolyglOTT"/>
          <w:sz w:val="28"/>
          <w:szCs w:val="28"/>
        </w:rPr>
        <w:t xml:space="preserve"> корабль…</w:t>
      </w:r>
    </w:p>
    <w:p w:rsidR="005C5DCB" w:rsidRDefault="005C5DCB" w:rsidP="005C5DCB">
      <w:pPr>
        <w:jc w:val="center"/>
        <w:rPr>
          <w:rFonts w:ascii="Truetypewriter PolyglOTT" w:hAnsi="Truetypewriter PolyglOTT" w:cs="Truetypewriter PolyglOTT"/>
          <w:b/>
          <w:sz w:val="36"/>
          <w:szCs w:val="36"/>
        </w:rPr>
      </w:pPr>
      <w:r>
        <w:rPr>
          <w:rFonts w:ascii="Truetypewriter PolyglOTT" w:hAnsi="Truetypewriter PolyglOTT" w:cs="Truetypewriter PolyglOTT"/>
          <w:b/>
          <w:sz w:val="36"/>
          <w:szCs w:val="36"/>
        </w:rPr>
        <w:t>Глава 12. И вспомнили мы былое…</w:t>
      </w:r>
    </w:p>
    <w:p w:rsidR="005C5DCB" w:rsidRPr="00064656"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130</w:t>
      </w:r>
      <w:r w:rsidRPr="00064656">
        <w:rPr>
          <w:rFonts w:ascii="Truetypewriter PolyglOTT" w:hAnsi="Truetypewriter PolyglOTT" w:cs="Truetypewriter PolyglOTT"/>
          <w:sz w:val="28"/>
          <w:szCs w:val="28"/>
        </w:rPr>
        <w:t>’</w:t>
      </w:r>
      <w:r>
        <w:rPr>
          <w:rFonts w:ascii="Truetypewriter PolyglOTT" w:hAnsi="Truetypewriter PolyglOTT" w:cs="Truetypewriter PolyglOTT"/>
          <w:sz w:val="28"/>
          <w:szCs w:val="28"/>
        </w:rPr>
        <w:t>40</w:t>
      </w:r>
      <w:r w:rsidRPr="00064656">
        <w:rPr>
          <w:rFonts w:ascii="Truetypewriter PolyglOTT" w:hAnsi="Truetypewriter PolyglOTT" w:cs="Truetypewriter PolyglOTT"/>
          <w:sz w:val="28"/>
          <w:szCs w:val="28"/>
        </w:rPr>
        <w:t>’’15</w:t>
      </w:r>
      <w:r>
        <w:rPr>
          <w:rFonts w:ascii="Truetypewriter PolyglOTT" w:hAnsi="Truetypewriter PolyglOTT" w:cs="Truetypewriter PolyglOTT"/>
          <w:sz w:val="28"/>
          <w:szCs w:val="28"/>
        </w:rPr>
        <w:t> 794 об. *бункер повстанцев 1*</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-Товарищ лейтенант, вы перегибаете палку, нельзя так просто ни с того ни с сего взять штурмом центральное</w:t>
      </w:r>
      <w:r w:rsidR="007216C3">
        <w:rPr>
          <w:rFonts w:ascii="Truetypewriter PolyglOTT" w:hAnsi="Truetypewriter PolyglOTT" w:cs="Truetypewriter PolyglOTT"/>
          <w:sz w:val="28"/>
          <w:szCs w:val="28"/>
        </w:rPr>
        <w:t xml:space="preserve"> Федеральное управление на Сильве</w:t>
      </w:r>
      <w:r>
        <w:rPr>
          <w:rFonts w:ascii="Truetypewriter PolyglOTT" w:hAnsi="Truetypewriter PolyglOTT" w:cs="Truetypewriter PolyglOTT"/>
          <w:sz w:val="28"/>
          <w:szCs w:val="28"/>
        </w:rPr>
        <w:t>, мы не выдержим</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Лейтенант: -Да ну, мы же взяли «С-01», там только на 3 и 4 ярусах гарнизон больше гарнизона «Цитадели»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-Первое, «Цитадель» находиться в центре не маленького города, Федералы его назвали «С-17», в окраинах множество резервов</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Второе, они вызовут подкрепление, а значит нас просто сотрут с лица </w:t>
      </w:r>
      <w:r w:rsidR="007216C3">
        <w:rPr>
          <w:rFonts w:ascii="Truetypewriter PolyglOTT" w:hAnsi="Truetypewriter PolyglOTT" w:cs="Truetypewriter PolyglOTT"/>
          <w:sz w:val="28"/>
          <w:szCs w:val="28"/>
        </w:rPr>
        <w:t>Сильве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дверь влетел прапорщик*</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Шрин, вас срочно вызывает главнокомандующий</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130</w:t>
      </w:r>
      <w:r w:rsidRPr="00064656">
        <w:rPr>
          <w:rFonts w:ascii="Truetypewriter PolyglOTT" w:hAnsi="Truetypewriter PolyglOTT" w:cs="Truetypewriter PolyglOTT"/>
          <w:sz w:val="28"/>
          <w:szCs w:val="28"/>
        </w:rPr>
        <w:t>’42’’15</w:t>
      </w:r>
      <w:r>
        <w:rPr>
          <w:rFonts w:ascii="Truetypewriter PolyglOTT" w:hAnsi="Truetypewriter PolyglOTT" w:cs="Truetypewriter PolyglOTT"/>
          <w:sz w:val="28"/>
          <w:szCs w:val="28"/>
          <w:lang w:val="en-US"/>
        </w:rPr>
        <w:t> </w:t>
      </w:r>
      <w:r>
        <w:rPr>
          <w:rFonts w:ascii="Truetypewriter PolyglOTT" w:hAnsi="Truetypewriter PolyglOTT" w:cs="Truetypewriter PolyglOTT"/>
          <w:sz w:val="28"/>
          <w:szCs w:val="28"/>
        </w:rPr>
        <w:t>794 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Шрин: -Они прилетели?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-Да, прилетели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Ши: - Где Си?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 -Пошли за мной</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*где-то по пути*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-Тао? Что с вами произошло?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-Всё в порядке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-Вы так раде неё? Я вам безмерно благодарен, спасибо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-Просто не забывай об этом</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 -Идём</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*Комната на вершине поместья Зофэ*</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-Си!!!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-Ши!!!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Альф, Ома, Эпси, Финэ: -Папа, мы приехали к папе!!!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(к Пимбуре): -Уведите пожалуйста детей, нам нужно поговорить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 -Дети, а не хотите посмотреть как живут короли?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и Ши остались наедине*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-Что случилось, Ши, почему мне пришло извещение о смерти, а ты сейчас стоишь предо мною в явно не в форме Федерации?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-У меня не было выбора, даже морального, я всё расскажу…</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*Тем временем на 1 этаже поместья*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Альф: -А это можно трогать?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Эпси: -А это?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Ома: -А это?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-Если не сломаете – можно всё</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дверь постучали, Пимбура вытащил пистолет и резко открыл дверь*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-Помогите…</w:t>
      </w:r>
    </w:p>
    <w:p w:rsidR="005C5DCB" w:rsidRDefault="005C5DCB" w:rsidP="005C5DCB">
      <w:pPr>
        <w:jc w:val="center"/>
        <w:rPr>
          <w:rFonts w:ascii="Truetypewriter PolyglOTT" w:hAnsi="Truetypewriter PolyglOTT" w:cs="Truetypewriter PolyglOTT"/>
          <w:b/>
          <w:sz w:val="36"/>
          <w:szCs w:val="36"/>
        </w:rPr>
      </w:pPr>
      <w:r>
        <w:rPr>
          <w:rFonts w:ascii="Truetypewriter PolyglOTT" w:hAnsi="Truetypewriter PolyglOTT" w:cs="Truetypewriter PolyglOTT"/>
          <w:b/>
          <w:sz w:val="36"/>
          <w:szCs w:val="36"/>
        </w:rPr>
        <w:t>Глава 13. Веселье не про нас…</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130</w:t>
      </w:r>
      <w:r w:rsidRPr="00064656">
        <w:rPr>
          <w:rFonts w:ascii="Truetypewriter PolyglOTT" w:hAnsi="Truetypewriter PolyglOTT" w:cs="Truetypewriter PolyglOTT"/>
          <w:sz w:val="28"/>
          <w:szCs w:val="28"/>
        </w:rPr>
        <w:t>’4</w:t>
      </w:r>
      <w:r>
        <w:rPr>
          <w:rFonts w:ascii="Truetypewriter PolyglOTT" w:hAnsi="Truetypewriter PolyglOTT" w:cs="Truetypewriter PolyglOTT"/>
          <w:sz w:val="28"/>
          <w:szCs w:val="28"/>
        </w:rPr>
        <w:t>3</w:t>
      </w:r>
      <w:r w:rsidRPr="00064656">
        <w:rPr>
          <w:rFonts w:ascii="Truetypewriter PolyglOTT" w:hAnsi="Truetypewriter PolyglOTT" w:cs="Truetypewriter PolyglOTT"/>
          <w:sz w:val="28"/>
          <w:szCs w:val="28"/>
        </w:rPr>
        <w:t>’’</w:t>
      </w:r>
      <w:r>
        <w:rPr>
          <w:rFonts w:ascii="Truetypewriter PolyglOTT" w:hAnsi="Truetypewriter PolyglOTT" w:cs="Truetypewriter PolyglOTT"/>
          <w:sz w:val="28"/>
          <w:szCs w:val="28"/>
        </w:rPr>
        <w:t>00</w:t>
      </w:r>
      <w:r>
        <w:rPr>
          <w:rFonts w:ascii="Truetypewriter PolyglOTT" w:hAnsi="Truetypewriter PolyglOTT" w:cs="Truetypewriter PolyglOTT"/>
          <w:sz w:val="28"/>
          <w:szCs w:val="28"/>
          <w:lang w:val="en-US"/>
        </w:rPr>
        <w:t> </w:t>
      </w:r>
      <w:r>
        <w:rPr>
          <w:rFonts w:ascii="Truetypewriter PolyglOTT" w:hAnsi="Truetypewriter PolyglOTT" w:cs="Truetypewriter PolyglOTT"/>
          <w:sz w:val="28"/>
          <w:szCs w:val="28"/>
        </w:rPr>
        <w:t>794 об.</w:t>
      </w:r>
    </w:p>
    <w:p w:rsidR="005C5DCB" w:rsidRDefault="005C5DCB" w:rsidP="005C5DCB">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Пимбура: -Но, что случилось!?</w:t>
      </w:r>
    </w:p>
    <w:p w:rsidR="005C5DCB" w:rsidRDefault="005C5DCB" w:rsidP="005C5DCB">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Но: -Они… они идут сюда!!!</w:t>
      </w:r>
    </w:p>
    <w:p w:rsidR="005C5DCB" w:rsidRDefault="005C5DCB" w:rsidP="005C5DCB">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lastRenderedPageBreak/>
        <w:t>Пимбура: -Кто, они?</w:t>
      </w:r>
    </w:p>
    <w:p w:rsidR="005C5DCB" w:rsidRDefault="005C5DCB" w:rsidP="005C5DCB">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Но: -Медведи…</w:t>
      </w:r>
    </w:p>
    <w:p w:rsidR="005C5DCB" w:rsidRDefault="005C5DCB" w:rsidP="005C5DCB">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Пимбура: -Глянь-ка на меня… Ах вот оно что, прекращай это, хватит «Белая лазурь» - это наркотик для безнадёжно больных, чтоб они не помирали в агонии, а ты, свинья, разворовываешь последние запасы…</w:t>
      </w:r>
    </w:p>
    <w:p w:rsidR="005C5DCB" w:rsidRDefault="005C5DCB" w:rsidP="005C5DCB">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Охрана!!! Взять его и в карцер, пусть отойдёт!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36"/>
        </w:rPr>
        <w:t>130</w:t>
      </w:r>
      <w:r w:rsidRPr="003C7AF7">
        <w:rPr>
          <w:rFonts w:ascii="Truetypewriter PolyglOTT" w:hAnsi="Truetypewriter PolyglOTT" w:cs="Truetypewriter PolyglOTT"/>
          <w:sz w:val="28"/>
          <w:szCs w:val="36"/>
        </w:rPr>
        <w:t>’50’’0</w:t>
      </w:r>
      <w:r>
        <w:rPr>
          <w:rFonts w:ascii="Truetypewriter PolyglOTT" w:hAnsi="Truetypewriter PolyglOTT" w:cs="Truetypewriter PolyglOTT"/>
          <w:sz w:val="28"/>
          <w:szCs w:val="36"/>
        </w:rPr>
        <w:t xml:space="preserve">5 </w:t>
      </w:r>
      <w:r>
        <w:rPr>
          <w:rFonts w:ascii="Truetypewriter PolyglOTT" w:hAnsi="Truetypewriter PolyglOTT" w:cs="Truetypewriter PolyglOTT"/>
          <w:sz w:val="28"/>
          <w:szCs w:val="28"/>
        </w:rPr>
        <w:t>794 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спускается с лестницы*</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-Эниси, у тебя не найдётся вина?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-Ммм… Ши, тебе не сказали?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-Что?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-Пимбазенцам нельзя алкоголь ни в каком виде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-Религия не позволяет, вы же атеисты, верящие только в технологии?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-Ха, нет, что ты. Восемьсот об</w:t>
      </w:r>
      <w:r w:rsidR="00E57A5F">
        <w:rPr>
          <w:rFonts w:ascii="Truetypewriter PolyglOTT" w:hAnsi="Truetypewriter PolyglOTT" w:cs="Truetypewriter PolyglOTT"/>
          <w:sz w:val="28"/>
          <w:szCs w:val="28"/>
        </w:rPr>
        <w:t>оротов</w:t>
      </w:r>
      <w:r>
        <w:rPr>
          <w:rFonts w:ascii="Truetypewriter PolyglOTT" w:hAnsi="Truetypewriter PolyglOTT" w:cs="Truetypewriter PolyglOTT"/>
          <w:sz w:val="28"/>
          <w:szCs w:val="28"/>
        </w:rPr>
        <w:t xml:space="preserve"> назад Вист Зофэ, первый правитель Пимбазена, подсчитал, что эффективность труда вырастет на 90%, если Пимбазенцы перестанут пить и курить. Он решил действовать радикально, обычно это плохо заканчивается, но ни в этом случае, у Виста был колоссальный авторитет, среди Пимбазенцев. Когда он ввёл смертную казнь за изготовление, его все поддержали. В итоге за 800 об. У нас пропал фермент, который выводит алкоголь из организма, этил теперь для нас токсичен</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-Быстро вы «эволюционировали»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-Да, Пимбазенцы очень быстро меняются, приспосабливаются. Ладно у меня есть идея, пошли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-А дети?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-Пусть за ними Си последит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36"/>
        </w:rPr>
        <w:t>130</w:t>
      </w:r>
      <w:r w:rsidRPr="003C7AF7">
        <w:rPr>
          <w:rFonts w:ascii="Truetypewriter PolyglOTT" w:hAnsi="Truetypewriter PolyglOTT" w:cs="Truetypewriter PolyglOTT"/>
          <w:sz w:val="28"/>
          <w:szCs w:val="36"/>
        </w:rPr>
        <w:t>’</w:t>
      </w:r>
      <w:r>
        <w:rPr>
          <w:rFonts w:ascii="Truetypewriter PolyglOTT" w:hAnsi="Truetypewriter PolyglOTT" w:cs="Truetypewriter PolyglOTT"/>
          <w:sz w:val="28"/>
          <w:szCs w:val="36"/>
        </w:rPr>
        <w:t>55</w:t>
      </w:r>
      <w:r w:rsidRPr="003C7AF7">
        <w:rPr>
          <w:rFonts w:ascii="Truetypewriter PolyglOTT" w:hAnsi="Truetypewriter PolyglOTT" w:cs="Truetypewriter PolyglOTT"/>
          <w:sz w:val="28"/>
          <w:szCs w:val="36"/>
        </w:rPr>
        <w:t>’’</w:t>
      </w:r>
      <w:r>
        <w:rPr>
          <w:rFonts w:ascii="Truetypewriter PolyglOTT" w:hAnsi="Truetypewriter PolyglOTT" w:cs="Truetypewriter PolyglOTT"/>
          <w:sz w:val="28"/>
          <w:szCs w:val="36"/>
        </w:rPr>
        <w:t xml:space="preserve">37 </w:t>
      </w:r>
      <w:r>
        <w:rPr>
          <w:rFonts w:ascii="Truetypewriter PolyglOTT" w:hAnsi="Truetypewriter PolyglOTT" w:cs="Truetypewriter PolyglOTT"/>
          <w:sz w:val="28"/>
          <w:szCs w:val="28"/>
        </w:rPr>
        <w:t>794 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*Тюрьма «С-01»*</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-Пришли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-Это же… Не верю глазам…</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-Это кто?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-Шрин Кришлау</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-Это твой доклад я читал?</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Ши: -Так точно. Если вы хотите, чтоб я вызволил вас, то знайте, что я теперь не за Федерацию, она предала меня, а я предал её, обоюдно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-Потом разберётесь, где алкоголь, я знаю, что он тут есть?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Фонст: -Суицид, конечно не выход, но если принесёте мне ящик «Нартор Гарэ» (коньяк Федерации), то я вам скажу где запасы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-Ладно, где?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-(-1) этаж, 5 бастион, вам нужно нажать на портрет Моэра Лэ</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-Мог просто сказать в тайной комнате…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131</w:t>
      </w:r>
      <w:r w:rsidRPr="007F2B32">
        <w:rPr>
          <w:rFonts w:ascii="Truetypewriter PolyglOTT" w:hAnsi="Truetypewriter PolyglOTT" w:cs="Truetypewriter PolyglOTT"/>
          <w:sz w:val="28"/>
          <w:szCs w:val="28"/>
        </w:rPr>
        <w:t>’00’’59</w:t>
      </w:r>
      <w:r>
        <w:rPr>
          <w:rFonts w:ascii="Truetypewriter PolyglOTT" w:hAnsi="Truetypewriter PolyglOTT" w:cs="Truetypewriter PolyglOTT"/>
          <w:sz w:val="28"/>
          <w:szCs w:val="28"/>
          <w:lang w:val="en-US"/>
        </w:rPr>
        <w:t> </w:t>
      </w:r>
      <w:r w:rsidRPr="007F2B32">
        <w:rPr>
          <w:rFonts w:ascii="Truetypewriter PolyglOTT" w:hAnsi="Truetypewriter PolyglOTT" w:cs="Truetypewriter PolyglOTT"/>
          <w:sz w:val="28"/>
          <w:szCs w:val="28"/>
        </w:rPr>
        <w:t>794</w:t>
      </w:r>
      <w:r>
        <w:rPr>
          <w:rFonts w:ascii="Truetypewriter PolyglOTT" w:hAnsi="Truetypewriter PolyglOTT" w:cs="Truetypewriter PolyglOTT"/>
          <w:sz w:val="28"/>
          <w:szCs w:val="28"/>
        </w:rPr>
        <w:t xml:space="preserve"> 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-Вау… Тут хватит на всю мою жизнь… Эниси, а как вы, пимбазенцы, отдыхаете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-Для нас работа - это отдых. Бери коньяк, а я возьму вино, тебе какое?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-Есть Каровое 780 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-Здесь есть всё, эти алкаши минимум половину запасов всей Федерации сюда привезли…</w:t>
      </w:r>
    </w:p>
    <w:p w:rsidR="005C5DCB" w:rsidRDefault="005C5DCB" w:rsidP="005C5DCB">
      <w:pPr>
        <w:jc w:val="center"/>
        <w:rPr>
          <w:rFonts w:ascii="Truetypewriter PolyglOTT" w:hAnsi="Truetypewriter PolyglOTT" w:cs="Truetypewriter PolyglOTT"/>
          <w:b/>
          <w:sz w:val="36"/>
          <w:szCs w:val="36"/>
        </w:rPr>
      </w:pPr>
      <w:r>
        <w:rPr>
          <w:rFonts w:ascii="Truetypewriter PolyglOTT" w:hAnsi="Truetypewriter PolyglOTT" w:cs="Truetypewriter PolyglOTT"/>
          <w:b/>
          <w:sz w:val="36"/>
          <w:szCs w:val="36"/>
        </w:rPr>
        <w:t>Глава 14. Миру – мир…</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36"/>
        </w:rPr>
        <w:t>Доклад от 131</w:t>
      </w:r>
      <w:r w:rsidRPr="003C7AF7">
        <w:rPr>
          <w:rFonts w:ascii="Truetypewriter PolyglOTT" w:hAnsi="Truetypewriter PolyglOTT" w:cs="Truetypewriter PolyglOTT"/>
          <w:sz w:val="28"/>
          <w:szCs w:val="36"/>
        </w:rPr>
        <w:t>’</w:t>
      </w:r>
      <w:r>
        <w:rPr>
          <w:rFonts w:ascii="Truetypewriter PolyglOTT" w:hAnsi="Truetypewriter PolyglOTT" w:cs="Truetypewriter PolyglOTT"/>
          <w:sz w:val="28"/>
          <w:szCs w:val="36"/>
        </w:rPr>
        <w:t>30</w:t>
      </w:r>
      <w:r w:rsidRPr="003C7AF7">
        <w:rPr>
          <w:rFonts w:ascii="Truetypewriter PolyglOTT" w:hAnsi="Truetypewriter PolyglOTT" w:cs="Truetypewriter PolyglOTT"/>
          <w:sz w:val="28"/>
          <w:szCs w:val="36"/>
        </w:rPr>
        <w:t>’’</w:t>
      </w:r>
      <w:r>
        <w:rPr>
          <w:rFonts w:ascii="Truetypewriter PolyglOTT" w:hAnsi="Truetypewriter PolyglOTT" w:cs="Truetypewriter PolyglOTT"/>
          <w:sz w:val="28"/>
          <w:szCs w:val="36"/>
        </w:rPr>
        <w:t xml:space="preserve">47 </w:t>
      </w:r>
      <w:r w:rsidR="00F3640B">
        <w:rPr>
          <w:rFonts w:ascii="Truetypewriter PolyglOTT" w:hAnsi="Truetypewriter PolyglOTT" w:cs="Truetypewriter PolyglOTT"/>
          <w:sz w:val="28"/>
          <w:szCs w:val="28"/>
        </w:rPr>
        <w:t>794 об. Жифэ</w:t>
      </w:r>
      <w:r>
        <w:rPr>
          <w:rFonts w:ascii="Truetypewriter PolyglOTT" w:hAnsi="Truetypewriter PolyglOTT" w:cs="Truetypewriter PolyglOTT"/>
          <w:sz w:val="28"/>
          <w:szCs w:val="28"/>
        </w:rPr>
        <w:t xml:space="preserve"> Каале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 данный момент захвачено 90% территории Пимбазена. Дальнейшие попытки подавить сопротивление считаю бесполезными, т.к. мы уже треть оборота топчемся на месте и теряем солд</w:t>
      </w:r>
      <w:r w:rsidR="0049274F">
        <w:rPr>
          <w:rFonts w:ascii="Truetypewriter PolyglOTT" w:hAnsi="Truetypewriter PolyglOTT" w:cs="Truetypewriter PolyglOTT"/>
          <w:sz w:val="28"/>
          <w:szCs w:val="28"/>
        </w:rPr>
        <w:t>ат. Особенно жалко потерю генерала</w:t>
      </w:r>
      <w:r>
        <w:rPr>
          <w:rFonts w:ascii="Truetypewriter PolyglOTT" w:hAnsi="Truetypewriter PolyglOTT" w:cs="Truetypewriter PolyglOTT"/>
          <w:sz w:val="28"/>
          <w:szCs w:val="28"/>
        </w:rPr>
        <w:t xml:space="preserve"> Шрина Кришлау, </w:t>
      </w:r>
      <w:r w:rsidR="0049274F">
        <w:rPr>
          <w:rFonts w:ascii="Truetypewriter PolyglOTT" w:hAnsi="Truetypewriter PolyglOTT" w:cs="Truetypewriter PolyglOTT"/>
          <w:sz w:val="28"/>
          <w:szCs w:val="28"/>
        </w:rPr>
        <w:t>воистину одного из лучших стратегов</w:t>
      </w:r>
      <w:r>
        <w:rPr>
          <w:rFonts w:ascii="Truetypewriter PolyglOTT" w:hAnsi="Truetypewriter PolyglOTT" w:cs="Truetypewriter PolyglOTT"/>
          <w:sz w:val="28"/>
          <w:szCs w:val="28"/>
        </w:rPr>
        <w:t>.</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Предлагаю оставить Сильвию и др. не подконтрольные нам планеты. Считаю более выгодным атаковать Жистонес, Номесдраль и Листо, т.к. они представляют куда большую опасность для нас.</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Генерал войск Федерации Тольмор Аро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132</w:t>
      </w:r>
      <w:r w:rsidRPr="00CB0E47">
        <w:rPr>
          <w:rFonts w:ascii="Truetypewriter PolyglOTT" w:hAnsi="Truetypewriter PolyglOTT" w:cs="Truetypewriter PolyglOTT"/>
          <w:sz w:val="28"/>
          <w:szCs w:val="28"/>
        </w:rPr>
        <w:t>’20’’15</w:t>
      </w:r>
      <w:r>
        <w:rPr>
          <w:rFonts w:ascii="Truetypewriter PolyglOTT" w:hAnsi="Truetypewriter PolyglOTT" w:cs="Truetypewriter PolyglOTT"/>
          <w:sz w:val="28"/>
          <w:szCs w:val="28"/>
          <w:lang w:val="en-US"/>
        </w:rPr>
        <w:t> </w:t>
      </w:r>
      <w:r w:rsidRPr="00CB0E47">
        <w:rPr>
          <w:rFonts w:ascii="Truetypewriter PolyglOTT" w:hAnsi="Truetypewriter PolyglOTT" w:cs="Truetypewriter PolyglOTT"/>
          <w:sz w:val="28"/>
          <w:szCs w:val="28"/>
        </w:rPr>
        <w:t>794</w:t>
      </w:r>
      <w:r>
        <w:rPr>
          <w:rFonts w:ascii="Truetypewriter PolyglOTT" w:hAnsi="Truetypewriter PolyglOTT" w:cs="Truetypewriter PolyglOTT"/>
          <w:sz w:val="28"/>
          <w:szCs w:val="28"/>
        </w:rPr>
        <w:t xml:space="preserve"> об. Тольмору Аро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Уважаемый Тольмор, мы искренне соболезнуем потере вашего ученика. Мы рассмотрели ваше предложение. Анализ статистики показал, что за почти 100 град. армия не имела успеха. Приказ: вывезти 80 % войск с территории Пимбазена. Ваша задача, при поддержке генерала *данные утеряны* атаковать королевство Но</w:t>
      </w:r>
      <w:r w:rsidR="00F3640B">
        <w:rPr>
          <w:rFonts w:ascii="Truetypewriter PolyglOTT" w:hAnsi="Truetypewriter PolyglOTT" w:cs="Truetypewriter PolyglOTT"/>
          <w:sz w:val="28"/>
          <w:szCs w:val="28"/>
        </w:rPr>
        <w:t>месдраль, затем республику Жистонес</w:t>
      </w:r>
      <w:r>
        <w:rPr>
          <w:rFonts w:ascii="Truetypewriter PolyglOTT" w:hAnsi="Truetypewriter PolyglOTT" w:cs="Truetypewriter PolyglOTT"/>
          <w:sz w:val="28"/>
          <w:szCs w:val="28"/>
        </w:rPr>
        <w:t>… Ждать дальнейших приказов.</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Администрация Федерации, председатель Жифэ Каале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132</w:t>
      </w:r>
      <w:r w:rsidRPr="00D301FE">
        <w:rPr>
          <w:rFonts w:ascii="Truetypewriter PolyglOTT" w:hAnsi="Truetypewriter PolyglOTT" w:cs="Truetypewriter PolyglOTT"/>
          <w:sz w:val="28"/>
          <w:szCs w:val="28"/>
        </w:rPr>
        <w:t>’45’’</w:t>
      </w:r>
      <w:r>
        <w:rPr>
          <w:rFonts w:ascii="Truetypewriter PolyglOTT" w:hAnsi="Truetypewriter PolyglOTT" w:cs="Truetypewriter PolyglOTT"/>
          <w:sz w:val="28"/>
          <w:szCs w:val="28"/>
        </w:rPr>
        <w:t>00 794 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Шрин, Силь, Ниссэ стоят у карты, рядом на кресле сидит Фонст. В дверь вбегает Тао*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-Тао, что случилось?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расплылся в улыбке*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-Победа!!!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Шрин: -Я, к сожалению, не разделяю вашего оптимизма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-Да нет же, это не шутка, Федерация выводит свои войска и оставляет нас в покое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-Пимбура, я надеюсь у вас готовы все ружья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Пимбура, Шрин: -В каком смысле!?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-Тут расчёт простой: войска выводят, оставляют «суверенное» государство в покое, а правителя нету. Вы не единственная ячейка сопротивления, есть ещё одна, кажется некого гражданина Тамбора…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-Тамбора!? Вы сказали Тамбора!? Ниссэ!!!</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Ниссэ: -Что-то не так?</w:t>
      </w:r>
    </w:p>
    <w:p w:rsidR="005C5DCB" w:rsidRDefault="003B5580"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-Тамбора</w:t>
      </w:r>
      <w:r w:rsidR="005C5DCB">
        <w:rPr>
          <w:rFonts w:ascii="Truetypewriter PolyglOTT" w:hAnsi="Truetypewriter PolyglOTT" w:cs="Truetypewriter PolyglOTT"/>
          <w:sz w:val="28"/>
          <w:szCs w:val="28"/>
        </w:rPr>
        <w:t xml:space="preserve"> – это позывной Виста Фирцино Шэн</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Ниссэ: -Погоди, Ви?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-Да, это он</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-Кто он?</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Шрин: -Брат, троюродный</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Ниссэ: -Эни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-Да?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Ниссэ: -Зови врачей</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-Чёрт, ладно, потом разберёмся, нашли называется сразу двух родственников! *Интерком* Врача, срочно!!!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132</w:t>
      </w:r>
      <w:r w:rsidRPr="00CB0E47">
        <w:rPr>
          <w:rFonts w:ascii="Truetypewriter PolyglOTT" w:hAnsi="Truetypewriter PolyglOTT" w:cs="Truetypewriter PolyglOTT"/>
          <w:sz w:val="28"/>
          <w:szCs w:val="28"/>
        </w:rPr>
        <w:t>’59’’02</w:t>
      </w:r>
      <w:r>
        <w:rPr>
          <w:rFonts w:ascii="Truetypewriter PolyglOTT" w:hAnsi="Truetypewriter PolyglOTT" w:cs="Truetypewriter PolyglOTT"/>
          <w:sz w:val="28"/>
          <w:szCs w:val="28"/>
        </w:rPr>
        <w:t> 794 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Силь: -Надеюсь Пимбура готов к воспитанию сына, как же война?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Шрин: -Он готов, более чем. Он будет воевать ради сына, у него есть желание, а значит есть и будущее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Фонст: -Это конечно всё хорошо, но что вы будете делать со второй ячейкой? Я ещё хочу вернуть трон Федерации</w:t>
      </w:r>
    </w:p>
    <w:p w:rsidR="005C5DCB" w:rsidRDefault="009E4F75"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Шрин: -Помолчи лучше, Эни</w:t>
      </w:r>
      <w:r w:rsidR="005C5DCB">
        <w:rPr>
          <w:rFonts w:ascii="Truetypewriter PolyglOTT" w:hAnsi="Truetypewriter PolyglOTT" w:cs="Truetypewriter PolyglOTT"/>
          <w:sz w:val="28"/>
          <w:szCs w:val="28"/>
        </w:rPr>
        <w:t>си разберётся с братом сам, а тебе дело лишь до трона, никакого до обычного народа, пошли Си…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*Ши обнял Си, они вышли* </w:t>
      </w:r>
    </w:p>
    <w:p w:rsidR="005C5DCB" w:rsidRDefault="005C5DCB" w:rsidP="005C5DCB">
      <w:pPr>
        <w:jc w:val="center"/>
        <w:rPr>
          <w:rFonts w:ascii="Truetypewriter PolyglOTT" w:hAnsi="Truetypewriter PolyglOTT" w:cs="Truetypewriter PolyglOTT"/>
          <w:b/>
          <w:sz w:val="36"/>
          <w:szCs w:val="36"/>
        </w:rPr>
      </w:pPr>
      <w:r>
        <w:rPr>
          <w:rFonts w:ascii="Truetypewriter PolyglOTT" w:hAnsi="Truetypewriter PolyglOTT" w:cs="Truetypewriter PolyglOTT"/>
          <w:b/>
          <w:sz w:val="36"/>
          <w:szCs w:val="36"/>
        </w:rPr>
        <w:t>Глава 15. Рассвет заката краше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-Вставайте, товарищ Фонст, Пимбура приказал вас конвоировать в камеру</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-Он забыл упомянуть, что у меня прострелен спинной мозг: я не могу ходить, подкатите каляску…</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133’10</w:t>
      </w:r>
      <w:r w:rsidRPr="00CB0E47">
        <w:rPr>
          <w:rFonts w:ascii="Truetypewriter PolyglOTT" w:hAnsi="Truetypewriter PolyglOTT" w:cs="Truetypewriter PolyglOTT"/>
          <w:sz w:val="28"/>
          <w:szCs w:val="28"/>
        </w:rPr>
        <w:t>’’0</w:t>
      </w:r>
      <w:r>
        <w:rPr>
          <w:rFonts w:ascii="Truetypewriter PolyglOTT" w:hAnsi="Truetypewriter PolyglOTT" w:cs="Truetypewriter PolyglOTT"/>
          <w:sz w:val="28"/>
          <w:szCs w:val="28"/>
        </w:rPr>
        <w:t>0 794 об.</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-Ши, куда мы идём? Скоро рассвет, как же дети?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Поверь, Си, оно того стоит, а за детьми присмотрит Тао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*Подъём на пригорок с развалинами*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-Пришли…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-Ши, где мы?</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-Это не важно, совершенно. Садись, сейчас начнётся *он улыбнулся*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 Ши, я отлично понимаю твою мотивацию, но всё же, ты очень странно сейчас себя ведёшь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-Смотри на восток</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Й</w:t>
      </w:r>
      <w:r w:rsidRPr="00CB0E47">
        <w:rPr>
          <w:rFonts w:ascii="Truetypewriter PolyglOTT" w:hAnsi="Truetypewriter PolyglOTT" w:cs="Truetypewriter PolyglOTT"/>
          <w:sz w:val="28"/>
          <w:szCs w:val="28"/>
        </w:rPr>
        <w:t>’</w:t>
      </w:r>
      <w:r>
        <w:rPr>
          <w:rFonts w:ascii="Truetypewriter PolyglOTT" w:hAnsi="Truetypewriter PolyglOTT" w:cs="Truetypewriter PolyglOTT"/>
          <w:sz w:val="28"/>
          <w:szCs w:val="28"/>
        </w:rPr>
        <w:t>эни конос тарто*дословно с федерального: Чёрт, это неописуемо*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 Я об этом тогда и писал, на Силии необычайные рассветы</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-Ши, я вас нашёл… Упс… Извините, я не хотел застать вас в таком виде…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-Чего страшного, в том, что мы целовались?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-Просто в Пимбазене традиционно скрывать чувства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-Всё в порядке, поздравляем вас с пополнением</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 уж, Ниссэ пока восстанавливается. Си, у вас ведь четверняжки?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-Да, их четверо, мы с Ши были глупцами, слишком сильно любили друг друга. Нет чтоб для себя пожить, попутешествовать, нам сразу семью захотелось, вот теперь, когда дети повзрослее стали, а мы вместе, возвращаем себе долги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на вас смотрю, и вижу вас героев одной старинной сказки рода Зофэ:</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Ты, Ши, похож на Иосифа Зелькстро, только волосы темнее, а ты, Си, на Ирен Зелькстро, правда волосы не рыжие, а тёмные.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 Иосиф, Ирен? Что за странные имена?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-Выдуманные какие-то. Я найду эти рукописи, сегодня вечером прочту, ведите детей. А сейчас прошу к столу – будем отмечать рождение моего первенца…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-Хорошо, дай нам ещё пару минут насладиться рассветом</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-Что им наслаждаться, я по секрету скажу, что самые красивые рассветы на Терре, правда сейчас туда нельзя: там обнаружен развивающийся разумный вид. Ладно, идёмьте…</w:t>
      </w:r>
    </w:p>
    <w:p w:rsidR="005C5DCB" w:rsidRDefault="005C5DCB" w:rsidP="005C5DCB">
      <w:pPr>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t>Глава 16. В чём сила?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133’24’’56 794 об.</w:t>
      </w:r>
    </w:p>
    <w:p w:rsidR="005C5DCB" w:rsidRDefault="005C5DCB" w:rsidP="005C5DCB">
      <w:pPr>
        <w:jc w:val="both"/>
        <w:rPr>
          <w:rFonts w:ascii="Truetypewriter PolyglOTT" w:hAnsi="Truetypewriter PolyglOTT" w:cs="Truetypewriter PolyglOTT"/>
          <w:sz w:val="28"/>
          <w:szCs w:val="28"/>
        </w:rPr>
      </w:pPr>
      <w:r w:rsidRPr="009D58AB">
        <w:rPr>
          <w:rFonts w:ascii="Truetypewriter PolyglOTT" w:hAnsi="Truetypewriter PolyglOTT" w:cs="Truetypewriter PolyglOTT"/>
          <w:sz w:val="28"/>
          <w:szCs w:val="28"/>
        </w:rPr>
        <w:t>*</w:t>
      </w:r>
      <w:r>
        <w:rPr>
          <w:rFonts w:ascii="Truetypewriter PolyglOTT" w:hAnsi="Truetypewriter PolyglOTT" w:cs="Truetypewriter PolyglOTT"/>
          <w:sz w:val="28"/>
          <w:szCs w:val="28"/>
        </w:rPr>
        <w:t>Замок на Кбинсте*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Каале: -Судя по сводкам, войска генерала Тольмора уже почти полностью захватили Нормездраль, это так?</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-Да, ваше высочество, история с Пимбазеном не повториться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-Это хорошо, осталась республика Листо, и можно прекращать все войны.</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-Вы хотите прекратить экспансию?</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-Да, мы и так крупнейший кластер (Объединение государств, вод эгидой и именем материнского, с сохранением традиций, обычаев и локальной власти, но абсолютно подвластных правителю материнского государства, и находящиеся под его протекторатом), нам нужно лишь устранить основных конкурентов, иначе мы не сможем существовать. Листо и Нормездраль сильнейшие кластеры. Государство Пимбазен мы захватили лишь из-за двух вещей: Мор-Ди-Квантового-Ди-Стабилизатора и просто невероятной способности Пимбазенцев работать. Они единственные не нуждаются по сне, их метахондрии синтезируют АТФ во время работы, и как-то ещё у них мозг странно работает, но я не помню…</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-Пимбазенцы вообще не спят?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Жифэ: -Пимбазенцы могут спать, им это приятно, но во сне они не нуждаются. Именно они сейчас работают в наших тылах и собирают оружие. Пимбазенцы крайне опасны для нас. Они рано или поздно взбунтуются, вырвутся и на наших костях построят величайшую империю, уж поверь мне. Но пока они нужны нам, безальтернативно нужны.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Учёный: -Ваше высочество, можно?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-Почему вы все потакаете моему покойному брату, обращайтесь ко мне по имени, а так да, можно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Учёный: -Я понял почему 397 об. назад так плохо работали наши Мор-Ди-Квантового-Ди-Стабилизаторы, вы ведь знаете, что это такое?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-Это штука, которая позволяет нам за несколько часов долетать от одной галактики до другой, а что?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Учёный: -Значит придётся объяснять. Мор-Ди-Квантового-Ди-Стабилизатор – это устройство, которое позволяет перемещаться в пространстве быстрее скорости света, причём скорость при его работе измеряется в гипермахах (1 ГпМ = 1 световой год/ч)</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-Давай ближе к делу</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Учёный: -Чтобы это происходило, нужно искажать пространство. Полученный тогда в Жистонце вид ди-стабилизатора называется </w:t>
      </w:r>
      <w:r>
        <w:rPr>
          <w:rFonts w:ascii="Truetypewriter PolyglOTT" w:hAnsi="Truetypewriter PolyglOTT" w:cs="Truetypewriter PolyglOTT"/>
          <w:sz w:val="28"/>
          <w:szCs w:val="28"/>
          <w:lang w:val="en-US"/>
        </w:rPr>
        <w:t>Warp</w:t>
      </w:r>
      <w:r>
        <w:rPr>
          <w:rFonts w:ascii="Truetypewriter PolyglOTT" w:hAnsi="Truetypewriter PolyglOTT" w:cs="Truetypewriter PolyglOTT"/>
          <w:sz w:val="28"/>
          <w:szCs w:val="28"/>
        </w:rPr>
        <w:t xml:space="preserve">-двигатель, он сжимает пространство перед собой и растягивает после, но это очень энэргозатратный процесс, поэтому, </w:t>
      </w:r>
      <w:r>
        <w:rPr>
          <w:rFonts w:ascii="Truetypewriter PolyglOTT" w:hAnsi="Truetypewriter PolyglOTT" w:cs="Truetypewriter PolyglOTT"/>
          <w:sz w:val="28"/>
          <w:szCs w:val="28"/>
          <w:lang w:val="en-US"/>
        </w:rPr>
        <w:t>Warp</w:t>
      </w:r>
      <w:r w:rsidRPr="00E57A2D">
        <w:rPr>
          <w:rFonts w:ascii="Truetypewriter PolyglOTT" w:hAnsi="Truetypewriter PolyglOTT" w:cs="Truetypewriter PolyglOTT"/>
          <w:sz w:val="28"/>
          <w:szCs w:val="28"/>
        </w:rPr>
        <w:t>-</w:t>
      </w:r>
      <w:r>
        <w:rPr>
          <w:rFonts w:ascii="Truetypewriter PolyglOTT" w:hAnsi="Truetypewriter PolyglOTT" w:cs="Truetypewriter PolyglOTT"/>
          <w:sz w:val="28"/>
          <w:szCs w:val="28"/>
        </w:rPr>
        <w:t>двигатели не летали дальше, чем на 1000 св.л. и не быстрее 6 ГпМ. Пимбазцы же основали свою технология на противоположном принци</w:t>
      </w:r>
      <w:r w:rsidR="0049274F">
        <w:rPr>
          <w:rFonts w:ascii="Truetypewriter PolyglOTT" w:hAnsi="Truetypewriter PolyglOTT" w:cs="Truetypewriter PolyglOTT"/>
          <w:sz w:val="28"/>
          <w:szCs w:val="28"/>
        </w:rPr>
        <w:t>пе: корабль фиксирует ко</w:t>
      </w:r>
      <w:r>
        <w:rPr>
          <w:rFonts w:ascii="Truetypewriter PolyglOTT" w:hAnsi="Truetypewriter PolyglOTT" w:cs="Truetypewriter PolyglOTT"/>
          <w:sz w:val="28"/>
          <w:szCs w:val="28"/>
        </w:rPr>
        <w:t>рму в пространстве, увеличивает свои размеры, фиксирует нос, отпускает корму и сжимается, и так много, много раз. Пимбазенцам не сложно менять размеры корабля, т.к. это происходит по средствам увеличения энергии квантов. Проблемы начинаются в тот момент, когда нужно зафиксироваться в пространстве. Был однажды Пимбазенский учёный Мор-ди, и он открыл, что можно узким гравитационным лучом зацепляться за космические сингулярности. Но на тот случай, если их нету рядом была разработана тех</w:t>
      </w:r>
      <w:r w:rsidR="0049274F">
        <w:rPr>
          <w:rFonts w:ascii="Truetypewriter PolyglOTT" w:hAnsi="Truetypewriter PolyglOTT" w:cs="Truetypewriter PolyglOTT"/>
          <w:sz w:val="28"/>
          <w:szCs w:val="28"/>
        </w:rPr>
        <w:t>нология квантовой</w:t>
      </w:r>
      <w:r>
        <w:rPr>
          <w:rFonts w:ascii="Truetypewriter PolyglOTT" w:hAnsi="Truetypewriter PolyglOTT" w:cs="Truetypewriter PolyglOTT"/>
          <w:sz w:val="28"/>
          <w:szCs w:val="28"/>
        </w:rPr>
        <w:t>-ди-ста</w:t>
      </w:r>
      <w:r w:rsidR="0049274F">
        <w:rPr>
          <w:rFonts w:ascii="Truetypewriter PolyglOTT" w:hAnsi="Truetypewriter PolyglOTT" w:cs="Truetypewriter PolyglOTT"/>
          <w:sz w:val="28"/>
          <w:szCs w:val="28"/>
        </w:rPr>
        <w:t xml:space="preserve">билизации, которая создавала не </w:t>
      </w:r>
      <w:r>
        <w:rPr>
          <w:rFonts w:ascii="Truetypewriter PolyglOTT" w:hAnsi="Truetypewriter PolyglOTT" w:cs="Truetypewriter PolyglOTT"/>
          <w:sz w:val="28"/>
          <w:szCs w:val="28"/>
        </w:rPr>
        <w:t>сдвигаемую точку. Собственно, оттуда и название. При использовании принципа Мора-ди, можно развить скорость, около 1 миллиона ГпМ, т.к. эффект квантовой-ди-стабилизации боле энэргозатратен, то и скорость при нём не превышает 1000 ГпМ. А причина нестабильной работы была в эконом</w:t>
      </w:r>
      <w:r w:rsidR="0049274F">
        <w:rPr>
          <w:rFonts w:ascii="Truetypewriter PolyglOTT" w:hAnsi="Truetypewriter PolyglOTT" w:cs="Truetypewriter PolyglOTT"/>
          <w:sz w:val="28"/>
          <w:szCs w:val="28"/>
        </w:rPr>
        <w:t>ии: устройство ставили лишь в ко</w:t>
      </w:r>
      <w:r>
        <w:rPr>
          <w:rFonts w:ascii="Truetypewriter PolyglOTT" w:hAnsi="Truetypewriter PolyglOTT" w:cs="Truetypewriter PolyglOTT"/>
          <w:sz w:val="28"/>
          <w:szCs w:val="28"/>
        </w:rPr>
        <w:t>рму, забывая про нос, так же дешевле.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-Допустим я понял, ступай себе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Учёный: -У меня ещё есть предложение по усо…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 Не-не надо, точнее не тут, экспериментируй в лаборатории, мне объяснять не нужно.</w:t>
      </w:r>
    </w:p>
    <w:p w:rsidR="005C5DCB" w:rsidRDefault="005C5DCB" w:rsidP="005C5DCB">
      <w:pPr>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t>Глава 17. Старые сказки.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133’55’’03 794 об</w:t>
      </w:r>
      <w:r w:rsidRPr="00C11101">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 Шрин: -Я думал Пимбазенцы особо не умеют праздновать, оказалось, что умеют.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Ниссэ: -Всё для вас</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Силь: -Ещё раз вас поздравляем и желаем удачи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Пимбура: -Погодите, я обещал вам одну историю, я нашёл те старые бумаги, в подвале этого дома. Это фамильная сказка рода Зофэ. Тао, отведи пожалуйста детей Ши и Си спать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-Хорошо, я всё равно уже слышал эту историю</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-Когда?</w:t>
      </w:r>
    </w:p>
    <w:p w:rsidR="005C5DCB" w:rsidRDefault="005D0170"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Тао: </w:t>
      </w:r>
      <w:r w:rsidR="005C5DCB">
        <w:rPr>
          <w:rFonts w:ascii="Truetypewriter PolyglOTT" w:hAnsi="Truetypewriter PolyglOTT" w:cs="Truetypewriter PolyglOTT"/>
          <w:sz w:val="28"/>
          <w:szCs w:val="28"/>
        </w:rPr>
        <w:t>Вам лучше не знать, я пошёл…</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-Ладно… Пару секунд, сейчас я принесу листы</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*они уселись на диван и Эниси начал читать:* (главы будут помечены через точку 17.1, например – 1 глава сказки)</w:t>
      </w:r>
    </w:p>
    <w:p w:rsidR="005C5DCB" w:rsidRPr="008E3474" w:rsidRDefault="005C5DCB" w:rsidP="005C5DCB">
      <w:pPr>
        <w:jc w:val="center"/>
        <w:rPr>
          <w:rFonts w:ascii="Truetypewriter PolyglOTT" w:hAnsi="Truetypewriter PolyglOTT" w:cs="Truetypewriter PolyglOTT"/>
          <w:b/>
          <w:sz w:val="32"/>
          <w:szCs w:val="28"/>
        </w:rPr>
      </w:pPr>
      <w:r w:rsidRPr="008E3474">
        <w:rPr>
          <w:rFonts w:ascii="Truetypewriter PolyglOTT" w:hAnsi="Truetypewriter PolyglOTT" w:cs="Truetypewriter PolyglOTT"/>
          <w:b/>
          <w:sz w:val="32"/>
          <w:szCs w:val="28"/>
        </w:rPr>
        <w:t xml:space="preserve">Глава </w:t>
      </w:r>
      <w:r>
        <w:rPr>
          <w:rFonts w:ascii="Truetypewriter PolyglOTT" w:hAnsi="Truetypewriter PolyglOTT" w:cs="Truetypewriter PolyglOTT"/>
          <w:b/>
          <w:sz w:val="32"/>
          <w:szCs w:val="28"/>
        </w:rPr>
        <w:t>17.</w:t>
      </w:r>
      <w:r w:rsidRPr="008E3474">
        <w:rPr>
          <w:rFonts w:ascii="Truetypewriter PolyglOTT" w:hAnsi="Truetypewriter PolyglOTT" w:cs="Truetypewriter PolyglOTT"/>
          <w:b/>
          <w:sz w:val="32"/>
          <w:szCs w:val="28"/>
        </w:rPr>
        <w:t>1</w:t>
      </w:r>
    </w:p>
    <w:p w:rsidR="005C5DCB" w:rsidRPr="008E3474" w:rsidRDefault="005C5DCB" w:rsidP="005C5DCB">
      <w:pPr>
        <w:spacing w:after="120"/>
        <w:jc w:val="both"/>
        <w:rPr>
          <w:rFonts w:ascii="Truetypewriter PolyglOTT" w:hAnsi="Truetypewriter PolyglOTT" w:cs="Truetypewriter PolyglOTT"/>
          <w:sz w:val="28"/>
          <w:szCs w:val="24"/>
        </w:rPr>
      </w:pPr>
      <w:r w:rsidRPr="008E3474">
        <w:rPr>
          <w:rFonts w:ascii="Truetypewriter PolyglOTT" w:hAnsi="Truetypewriter PolyglOTT" w:cs="Truetypewriter PolyglOTT"/>
          <w:b/>
          <w:sz w:val="24"/>
        </w:rPr>
        <w:tab/>
      </w:r>
      <w:r w:rsidR="005C7883">
        <w:rPr>
          <w:rFonts w:ascii="Truetypewriter PolyglOTT" w:hAnsi="Truetypewriter PolyglOTT" w:cs="Truetypewriter PolyglOTT"/>
          <w:sz w:val="28"/>
          <w:szCs w:val="24"/>
        </w:rPr>
        <w:t>Я помню, будто бы это</w:t>
      </w:r>
      <w:r w:rsidRPr="008E3474">
        <w:rPr>
          <w:rFonts w:ascii="Truetypewriter PolyglOTT" w:hAnsi="Truetypewriter PolyglOTT" w:cs="Truetypewriter PolyglOTT"/>
          <w:sz w:val="28"/>
          <w:szCs w:val="24"/>
        </w:rPr>
        <w:t xml:space="preserve"> было вчера, хотя </w:t>
      </w:r>
      <w:r w:rsidR="005C7883">
        <w:rPr>
          <w:rFonts w:ascii="Truetypewriter PolyglOTT" w:hAnsi="Truetypewriter PolyglOTT" w:cs="Truetypewriter PolyglOTT"/>
          <w:sz w:val="28"/>
          <w:szCs w:val="24"/>
        </w:rPr>
        <w:t xml:space="preserve">на самом деле я точно не знаю </w:t>
      </w:r>
      <w:r w:rsidRPr="008E3474">
        <w:rPr>
          <w:rFonts w:ascii="Truetypewriter PolyglOTT" w:hAnsi="Truetypewriter PolyglOTT" w:cs="Truetypewriter PolyglOTT"/>
          <w:sz w:val="28"/>
          <w:szCs w:val="24"/>
        </w:rPr>
        <w:t xml:space="preserve">сколько </w:t>
      </w:r>
      <w:r w:rsidR="005C7883">
        <w:rPr>
          <w:rFonts w:ascii="Truetypewriter PolyglOTT" w:hAnsi="Truetypewriter PolyglOTT" w:cs="Truetypewriter PolyglOTT"/>
          <w:sz w:val="28"/>
          <w:szCs w:val="24"/>
        </w:rPr>
        <w:t>прошло времени</w:t>
      </w:r>
      <w:r w:rsidRPr="008E3474">
        <w:rPr>
          <w:rFonts w:ascii="Truetypewriter PolyglOTT" w:hAnsi="Truetypewriter PolyglOTT" w:cs="Truetypewriter PolyglOTT"/>
          <w:sz w:val="28"/>
          <w:szCs w:val="24"/>
        </w:rPr>
        <w:t>.</w:t>
      </w:r>
    </w:p>
    <w:p w:rsidR="005C5DCB" w:rsidRPr="008E3474" w:rsidRDefault="005C5DCB" w:rsidP="005C5DCB">
      <w:pPr>
        <w:spacing w:after="120"/>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Моя история началась в небольшой деревне под городом Име</w:t>
      </w:r>
      <w:r w:rsidR="005C7883">
        <w:rPr>
          <w:rFonts w:ascii="Truetypewriter PolyglOTT" w:hAnsi="Truetypewriter PolyglOTT" w:cs="Truetypewriter PolyglOTT"/>
          <w:sz w:val="28"/>
          <w:szCs w:val="24"/>
        </w:rPr>
        <w:t>ртер. Я был обычным крестьянским ребёнком. Н</w:t>
      </w:r>
      <w:r w:rsidRPr="008E3474">
        <w:rPr>
          <w:rFonts w:ascii="Truetypewriter PolyglOTT" w:hAnsi="Truetypewriter PolyglOTT" w:cs="Truetypewriter PolyglOTT"/>
          <w:sz w:val="28"/>
          <w:szCs w:val="24"/>
        </w:rPr>
        <w:t>е самая богатая, но зато дружная и свободная</w:t>
      </w:r>
      <w:r w:rsidR="005C7883">
        <w:rPr>
          <w:rFonts w:ascii="Truetypewriter PolyglOTT" w:hAnsi="Truetypewriter PolyglOTT" w:cs="Truetypewriter PolyglOTT"/>
          <w:sz w:val="28"/>
          <w:szCs w:val="24"/>
        </w:rPr>
        <w:t xml:space="preserve"> семья. Но это счастье продлилось лишь</w:t>
      </w:r>
      <w:r w:rsidRPr="008E3474">
        <w:rPr>
          <w:rFonts w:ascii="Truetypewriter PolyglOTT" w:hAnsi="Truetypewriter PolyglOTT" w:cs="Truetypewriter PolyglOTT"/>
          <w:sz w:val="28"/>
          <w:szCs w:val="24"/>
        </w:rPr>
        <w:t xml:space="preserve"> семь лет.</w:t>
      </w:r>
    </w:p>
    <w:p w:rsidR="005C5DCB" w:rsidRPr="008E3474" w:rsidRDefault="005C5DCB" w:rsidP="005C5DCB">
      <w:pPr>
        <w:spacing w:after="120"/>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Беда пришло откуда никто не ждал. Сначала умер глава</w:t>
      </w:r>
      <w:r w:rsidR="005C7883">
        <w:rPr>
          <w:rFonts w:ascii="Truetypewriter PolyglOTT" w:hAnsi="Truetypewriter PolyglOTT" w:cs="Truetypewriter PolyglOTT"/>
          <w:sz w:val="28"/>
          <w:szCs w:val="24"/>
        </w:rPr>
        <w:t xml:space="preserve"> города, за ним врач, а потом… П</w:t>
      </w:r>
      <w:r w:rsidRPr="008E3474">
        <w:rPr>
          <w:rFonts w:ascii="Truetypewriter PolyglOTT" w:hAnsi="Truetypewriter PolyglOTT" w:cs="Truetypewriter PolyglOTT"/>
          <w:sz w:val="28"/>
          <w:szCs w:val="24"/>
        </w:rPr>
        <w:t>отом начали умирать все горожане. В городе и</w:t>
      </w:r>
      <w:r w:rsidR="005C7883">
        <w:rPr>
          <w:rFonts w:ascii="Truetypewriter PolyglOTT" w:hAnsi="Truetypewriter PolyglOTT" w:cs="Truetypewriter PolyglOTT"/>
          <w:sz w:val="28"/>
          <w:szCs w:val="24"/>
        </w:rPr>
        <w:t xml:space="preserve"> в </w:t>
      </w:r>
      <w:r w:rsidRPr="008E3474">
        <w:rPr>
          <w:rFonts w:ascii="Truetypewriter PolyglOTT" w:hAnsi="Truetypewriter PolyglOTT" w:cs="Truetypewriter PolyglOTT"/>
          <w:sz w:val="28"/>
          <w:szCs w:val="24"/>
        </w:rPr>
        <w:t>трёх ближних деревнях, включая нашу,</w:t>
      </w:r>
      <w:r w:rsidR="005C7883">
        <w:rPr>
          <w:rFonts w:ascii="Truetypewriter PolyglOTT" w:hAnsi="Truetypewriter PolyglOTT" w:cs="Truetypewriter PolyglOTT"/>
          <w:sz w:val="28"/>
          <w:szCs w:val="24"/>
        </w:rPr>
        <w:t xml:space="preserve"> началась чёрная смерть. Вся деревня погибла, и я остался один</w:t>
      </w:r>
      <w:r w:rsidRPr="008E3474">
        <w:rPr>
          <w:rFonts w:ascii="Truetypewriter PolyglOTT" w:hAnsi="Truetypewriter PolyglOTT" w:cs="Truetypewriter PolyglOTT"/>
          <w:sz w:val="28"/>
          <w:szCs w:val="24"/>
        </w:rPr>
        <w:t>.</w:t>
      </w:r>
    </w:p>
    <w:p w:rsidR="005C5DCB" w:rsidRPr="008E3474" w:rsidRDefault="005C5DCB" w:rsidP="005C5DCB">
      <w:pPr>
        <w:spacing w:after="120"/>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Для того чтобы выжить, мне пришлось скитаться по лесу в поисках хоть какого-нибудь пропитания. От середины весны и до середины осени эта тактика давала мне хоть сколько-нибудь еды, чего хватало. В остальное же время мне приходилось просить милостыню или глодать кору. Где я брал одежду луч</w:t>
      </w:r>
      <w:r w:rsidR="005C7883">
        <w:rPr>
          <w:rFonts w:ascii="Truetypewriter PolyglOTT" w:hAnsi="Truetypewriter PolyglOTT" w:cs="Truetypewriter PolyglOTT"/>
          <w:sz w:val="28"/>
          <w:szCs w:val="24"/>
        </w:rPr>
        <w:t>ше вообще не знать. Так прошли</w:t>
      </w:r>
      <w:r w:rsidRPr="008E3474">
        <w:rPr>
          <w:rFonts w:ascii="Truetypewriter PolyglOTT" w:hAnsi="Truetypewriter PolyglOTT" w:cs="Truetypewriter PolyglOTT"/>
          <w:sz w:val="28"/>
          <w:szCs w:val="24"/>
        </w:rPr>
        <w:t xml:space="preserve"> ещё два года. </w:t>
      </w:r>
    </w:p>
    <w:p w:rsidR="005C5DCB" w:rsidRPr="008E3474" w:rsidRDefault="005C7883" w:rsidP="005C5DCB">
      <w:pPr>
        <w:spacing w:after="120"/>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 однажды мне повезло. О</w:t>
      </w:r>
      <w:r w:rsidR="005C5DCB" w:rsidRPr="008E3474">
        <w:rPr>
          <w:rFonts w:ascii="Truetypewriter PolyglOTT" w:hAnsi="Truetypewriter PolyglOTT" w:cs="Truetypewriter PolyglOTT"/>
          <w:sz w:val="28"/>
          <w:szCs w:val="24"/>
        </w:rPr>
        <w:t>дин богатый чиновник взял меня на работу и обучил математике и грамоте. Я не знаю его имя, но я ему очень благодарен. Он настоял, чтобы я пошёл в подм</w:t>
      </w:r>
      <w:r>
        <w:rPr>
          <w:rFonts w:ascii="Truetypewriter PolyglOTT" w:hAnsi="Truetypewriter PolyglOTT" w:cs="Truetypewriter PolyglOTT"/>
          <w:sz w:val="28"/>
          <w:szCs w:val="24"/>
        </w:rPr>
        <w:t>астерье к кузнецу. Ерфим</w:t>
      </w:r>
      <w:r w:rsidR="005C5DCB" w:rsidRPr="008E3474">
        <w:rPr>
          <w:rFonts w:ascii="Truetypewriter PolyglOTT" w:hAnsi="Truetypewriter PolyglOTT" w:cs="Truetypewriter PolyglOTT"/>
          <w:sz w:val="28"/>
          <w:szCs w:val="24"/>
        </w:rPr>
        <w:t xml:space="preserve"> стал моим вторым отцом. </w:t>
      </w:r>
      <w:r>
        <w:rPr>
          <w:rFonts w:ascii="Truetypewriter PolyglOTT" w:hAnsi="Truetypewriter PolyglOTT" w:cs="Truetypewriter PolyglOTT"/>
          <w:sz w:val="28"/>
          <w:szCs w:val="24"/>
        </w:rPr>
        <w:t>З</w:t>
      </w:r>
      <w:r w:rsidR="005C5DCB" w:rsidRPr="008E3474">
        <w:rPr>
          <w:rFonts w:ascii="Truetypewriter PolyglOTT" w:hAnsi="Truetypewriter PolyglOTT" w:cs="Truetypewriter PolyglOTT"/>
          <w:sz w:val="28"/>
          <w:szCs w:val="24"/>
        </w:rPr>
        <w:t>а четыре года</w:t>
      </w:r>
      <w:r>
        <w:rPr>
          <w:rFonts w:ascii="Truetypewriter PolyglOTT" w:hAnsi="Truetypewriter PolyglOTT" w:cs="Truetypewriter PolyglOTT"/>
          <w:sz w:val="28"/>
          <w:szCs w:val="24"/>
        </w:rPr>
        <w:t xml:space="preserve"> о</w:t>
      </w:r>
      <w:r w:rsidRPr="008E3474">
        <w:rPr>
          <w:rFonts w:ascii="Truetypewriter PolyglOTT" w:hAnsi="Truetypewriter PolyglOTT" w:cs="Truetypewriter PolyglOTT"/>
          <w:sz w:val="28"/>
          <w:szCs w:val="24"/>
        </w:rPr>
        <w:t>н обучил меня</w:t>
      </w:r>
      <w:r>
        <w:rPr>
          <w:rFonts w:ascii="Truetypewriter PolyglOTT" w:hAnsi="Truetypewriter PolyglOTT" w:cs="Truetypewriter PolyglOTT"/>
          <w:sz w:val="28"/>
          <w:szCs w:val="24"/>
        </w:rPr>
        <w:t xml:space="preserve"> всему, чему и удивлялся до конца своих дней. И наконец я принял гибель своей семьи, смог их отпустить</w:t>
      </w:r>
      <w:r w:rsidR="005C5DCB" w:rsidRPr="008E3474">
        <w:rPr>
          <w:rFonts w:ascii="Truetypewriter PolyglOTT" w:hAnsi="Truetypewriter PolyglOTT" w:cs="Truetypewriter PolyglOTT"/>
          <w:sz w:val="28"/>
          <w:szCs w:val="24"/>
        </w:rPr>
        <w:t>.</w:t>
      </w:r>
    </w:p>
    <w:p w:rsidR="005C5DCB" w:rsidRPr="008E3474" w:rsidRDefault="005C5DCB" w:rsidP="005C5DCB">
      <w:pPr>
        <w:spacing w:after="120"/>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Через пять л</w:t>
      </w:r>
      <w:r w:rsidR="005C7883">
        <w:rPr>
          <w:rFonts w:ascii="Truetypewriter PolyglOTT" w:hAnsi="Truetypewriter PolyglOTT" w:cs="Truetypewriter PolyglOTT"/>
          <w:sz w:val="28"/>
          <w:szCs w:val="24"/>
        </w:rPr>
        <w:t>ет после судьбоносной встречи</w:t>
      </w:r>
      <w:r w:rsidRPr="008E3474">
        <w:rPr>
          <w:rFonts w:ascii="Truetypewriter PolyglOTT" w:hAnsi="Truetypewriter PolyglOTT" w:cs="Truetypewriter PolyglOTT"/>
          <w:sz w:val="28"/>
          <w:szCs w:val="24"/>
        </w:rPr>
        <w:t>, зимой, Ерфим просит меня отправиться на поиски железной руды, ибо е</w:t>
      </w:r>
      <w:r w:rsidR="005C7883">
        <w:rPr>
          <w:rFonts w:ascii="Truetypewriter PolyglOTT" w:hAnsi="Truetypewriter PolyglOTT" w:cs="Truetypewriter PolyglOTT"/>
          <w:sz w:val="28"/>
          <w:szCs w:val="24"/>
        </w:rPr>
        <w:t>го запасы иссякли. И вновь я шёл по лесу</w:t>
      </w:r>
      <w:r w:rsidRPr="008E3474">
        <w:rPr>
          <w:rFonts w:ascii="Truetypewriter PolyglOTT" w:hAnsi="Truetypewriter PolyglOTT" w:cs="Truetypewriter PolyglOTT"/>
          <w:sz w:val="28"/>
          <w:szCs w:val="24"/>
        </w:rPr>
        <w:t>, но уже не рад</w:t>
      </w:r>
      <w:r w:rsidR="005C7883">
        <w:rPr>
          <w:rFonts w:ascii="Truetypewriter PolyglOTT" w:hAnsi="Truetypewriter PolyglOTT" w:cs="Truetypewriter PolyglOTT"/>
          <w:sz w:val="28"/>
          <w:szCs w:val="24"/>
        </w:rPr>
        <w:t>и еды, а ради работы</w:t>
      </w:r>
      <w:r w:rsidRPr="008E3474">
        <w:rPr>
          <w:rFonts w:ascii="Truetypewriter PolyglOTT" w:hAnsi="Truetypewriter PolyglOTT" w:cs="Truetypewriter PolyglOTT"/>
          <w:sz w:val="28"/>
          <w:szCs w:val="24"/>
        </w:rPr>
        <w:t>. Я</w:t>
      </w:r>
      <w:r w:rsidR="005C7883">
        <w:rPr>
          <w:rFonts w:ascii="Truetypewriter PolyglOTT" w:hAnsi="Truetypewriter PolyglOTT" w:cs="Truetypewriter PolyglOTT"/>
          <w:sz w:val="28"/>
          <w:szCs w:val="24"/>
        </w:rPr>
        <w:t xml:space="preserve"> заблудился и</w:t>
      </w:r>
      <w:r w:rsidRPr="008E3474">
        <w:rPr>
          <w:rFonts w:ascii="Truetypewriter PolyglOTT" w:hAnsi="Truetypewriter PolyglOTT" w:cs="Truetypewriter PolyglOTT"/>
          <w:sz w:val="28"/>
          <w:szCs w:val="24"/>
        </w:rPr>
        <w:t xml:space="preserve"> встал на пригорок чтобы осмотреться; в эту же секунду я рухнул вниз.</w:t>
      </w:r>
    </w:p>
    <w:p w:rsidR="005C5DCB" w:rsidRDefault="005C7883" w:rsidP="005C5DCB">
      <w:pPr>
        <w:spacing w:after="120"/>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Очнувшись я увидел что-то странное. Б</w:t>
      </w:r>
      <w:r w:rsidR="005C5DCB" w:rsidRPr="008E3474">
        <w:rPr>
          <w:rFonts w:ascii="Truetypewriter PolyglOTT" w:hAnsi="Truetypewriter PolyglOTT" w:cs="Truetypewriter PolyglOTT"/>
          <w:sz w:val="28"/>
          <w:szCs w:val="24"/>
        </w:rPr>
        <w:t>ыло тепло, хотя на улице была зима. Я осм</w:t>
      </w:r>
      <w:r w:rsidR="00F35812">
        <w:rPr>
          <w:rFonts w:ascii="Truetypewriter PolyglOTT" w:hAnsi="Truetypewriter PolyglOTT" w:cs="Truetypewriter PolyglOTT"/>
          <w:sz w:val="28"/>
          <w:szCs w:val="24"/>
        </w:rPr>
        <w:t>отрелся вокруг, пещера отливала</w:t>
      </w:r>
      <w:r w:rsidR="005C5DCB" w:rsidRPr="008E3474">
        <w:rPr>
          <w:rFonts w:ascii="Truetypewriter PolyglOTT" w:hAnsi="Truetypewriter PolyglOTT" w:cs="Truetypewriter PolyglOTT"/>
          <w:sz w:val="28"/>
          <w:szCs w:val="24"/>
        </w:rPr>
        <w:t xml:space="preserve"> перламу</w:t>
      </w:r>
      <w:r w:rsidR="00F35812">
        <w:rPr>
          <w:rFonts w:ascii="Truetypewriter PolyglOTT" w:hAnsi="Truetypewriter PolyglOTT" w:cs="Truetypewriter PolyglOTT"/>
          <w:sz w:val="28"/>
          <w:szCs w:val="24"/>
        </w:rPr>
        <w:t>тровым и</w:t>
      </w:r>
      <w:r w:rsidR="005C5DCB" w:rsidRPr="008E3474">
        <w:rPr>
          <w:rFonts w:ascii="Truetypewriter PolyglOTT" w:hAnsi="Truetypewriter PolyglOTT" w:cs="Truetypewriter PolyglOTT"/>
          <w:sz w:val="28"/>
          <w:szCs w:val="24"/>
        </w:rPr>
        <w:t xml:space="preserve"> розовым</w:t>
      </w:r>
      <w:r w:rsidR="00F35812">
        <w:rPr>
          <w:rFonts w:ascii="Truetypewriter PolyglOTT" w:hAnsi="Truetypewriter PolyglOTT" w:cs="Truetypewriter PolyglOTT"/>
          <w:sz w:val="28"/>
          <w:szCs w:val="24"/>
        </w:rPr>
        <w:t xml:space="preserve"> цветами</w:t>
      </w:r>
      <w:r w:rsidR="005C5DCB" w:rsidRPr="008E3474">
        <w:rPr>
          <w:rFonts w:ascii="Truetypewriter PolyglOTT" w:hAnsi="Truetypewriter PolyglOTT" w:cs="Truetypewriter PolyglOTT"/>
          <w:sz w:val="28"/>
          <w:szCs w:val="24"/>
        </w:rPr>
        <w:t xml:space="preserve">. Ещё я увидел вокруг </w:t>
      </w:r>
      <w:r w:rsidR="00F35812">
        <w:rPr>
          <w:rFonts w:ascii="Truetypewriter PolyglOTT" w:hAnsi="Truetypewriter PolyglOTT" w:cs="Truetypewriter PolyglOTT"/>
          <w:sz w:val="28"/>
          <w:szCs w:val="24"/>
        </w:rPr>
        <w:t>горы костей. Под ногами была</w:t>
      </w:r>
      <w:r w:rsidR="005C5DCB" w:rsidRPr="008E3474">
        <w:rPr>
          <w:rFonts w:ascii="Truetypewriter PolyglOTT" w:hAnsi="Truetypewriter PolyglOTT" w:cs="Truetypewriter PolyglOTT"/>
          <w:sz w:val="28"/>
          <w:szCs w:val="24"/>
        </w:rPr>
        <w:t xml:space="preserve"> </w:t>
      </w:r>
      <w:r w:rsidR="00F35812">
        <w:rPr>
          <w:rFonts w:ascii="Truetypewriter PolyglOTT" w:hAnsi="Truetypewriter PolyglOTT" w:cs="Truetypewriter PolyglOTT"/>
          <w:sz w:val="28"/>
          <w:szCs w:val="24"/>
        </w:rPr>
        <w:t>какая –то прозрачная платформа</w:t>
      </w:r>
      <w:r w:rsidR="005C5DCB" w:rsidRPr="008E3474">
        <w:rPr>
          <w:rFonts w:ascii="Truetypewriter PolyglOTT" w:hAnsi="Truetypewriter PolyglOTT" w:cs="Truetypewriter PolyglOTT"/>
          <w:sz w:val="28"/>
          <w:szCs w:val="24"/>
        </w:rPr>
        <w:t xml:space="preserve">. Через неё был виден тот же окрас что на стенах и на потолке. В </w:t>
      </w:r>
      <w:r w:rsidR="005C5DCB" w:rsidRPr="008E3474">
        <w:rPr>
          <w:rFonts w:ascii="Truetypewriter PolyglOTT" w:hAnsi="Truetypewriter PolyglOTT" w:cs="Truetypewriter PolyglOTT"/>
          <w:sz w:val="28"/>
          <w:szCs w:val="24"/>
        </w:rPr>
        <w:lastRenderedPageBreak/>
        <w:t xml:space="preserve">самом верху было круглое отверстие, будто кто-то его </w:t>
      </w:r>
      <w:r w:rsidR="00F35812" w:rsidRPr="008E3474">
        <w:rPr>
          <w:rFonts w:ascii="Truetypewriter PolyglOTT" w:hAnsi="Truetypewriter PolyglOTT" w:cs="Truetypewriter PolyglOTT"/>
          <w:sz w:val="28"/>
          <w:szCs w:val="24"/>
        </w:rPr>
        <w:t>начертил</w:t>
      </w:r>
      <w:r w:rsidR="00F35812">
        <w:rPr>
          <w:rFonts w:ascii="Truetypewriter PolyglOTT" w:hAnsi="Truetypewriter PolyglOTT" w:cs="Truetypewriter PolyglOTT"/>
          <w:sz w:val="28"/>
          <w:szCs w:val="24"/>
        </w:rPr>
        <w:t xml:space="preserve"> </w:t>
      </w:r>
      <w:r w:rsidR="005C5DCB" w:rsidRPr="008E3474">
        <w:rPr>
          <w:rFonts w:ascii="Truetypewriter PolyglOTT" w:hAnsi="Truetypewriter PolyglOTT" w:cs="Truetypewriter PolyglOTT"/>
          <w:sz w:val="28"/>
          <w:szCs w:val="24"/>
        </w:rPr>
        <w:t>по циркулю</w:t>
      </w:r>
      <w:r w:rsidR="00F35812">
        <w:rPr>
          <w:rFonts w:ascii="Truetypewriter PolyglOTT" w:hAnsi="Truetypewriter PolyglOTT" w:cs="Truetypewriter PolyglOTT"/>
          <w:sz w:val="28"/>
          <w:szCs w:val="24"/>
        </w:rPr>
        <w:t>. Думаю, что</w:t>
      </w:r>
      <w:r w:rsidR="005C5DCB" w:rsidRPr="008E3474">
        <w:rPr>
          <w:rFonts w:ascii="Truetypewriter PolyglOTT" w:hAnsi="Truetypewriter PolyglOTT" w:cs="Truetypewriter PolyglOTT"/>
          <w:sz w:val="28"/>
          <w:szCs w:val="24"/>
        </w:rPr>
        <w:t xml:space="preserve"> это был портал. Передо мною лежал камень с надписью: «Adve</w:t>
      </w:r>
      <w:r w:rsidR="00F35812">
        <w:rPr>
          <w:rFonts w:ascii="Truetypewriter PolyglOTT" w:hAnsi="Truetypewriter PolyglOTT" w:cs="Truetypewriter PolyglOTT"/>
          <w:sz w:val="28"/>
          <w:szCs w:val="24"/>
        </w:rPr>
        <w:t>na erit dicere vale ad vitam». Т</w:t>
      </w:r>
      <w:r w:rsidR="005C5DCB" w:rsidRPr="008E3474">
        <w:rPr>
          <w:rFonts w:ascii="Truetypewriter PolyglOTT" w:hAnsi="Truetypewriter PolyglOTT" w:cs="Truetypewriter PolyglOTT"/>
          <w:sz w:val="28"/>
          <w:szCs w:val="24"/>
        </w:rPr>
        <w:t>огда я понятия не имел как оно переводится, сейчас</w:t>
      </w:r>
      <w:r w:rsidR="00F35812">
        <w:rPr>
          <w:rFonts w:ascii="Truetypewriter PolyglOTT" w:hAnsi="Truetypewriter PolyglOTT" w:cs="Truetypewriter PolyglOTT"/>
          <w:sz w:val="28"/>
          <w:szCs w:val="24"/>
        </w:rPr>
        <w:t xml:space="preserve"> же п</w:t>
      </w:r>
      <w:r w:rsidR="005C5DCB" w:rsidRPr="008E3474">
        <w:rPr>
          <w:rFonts w:ascii="Truetypewriter PolyglOTT" w:hAnsi="Truetypewriter PolyglOTT" w:cs="Truetypewriter PolyglOTT"/>
          <w:sz w:val="28"/>
          <w:szCs w:val="24"/>
        </w:rPr>
        <w:t>онимаю, что там было</w:t>
      </w:r>
      <w:r w:rsidR="00F35812">
        <w:rPr>
          <w:rFonts w:ascii="Truetypewriter PolyglOTT" w:hAnsi="Truetypewriter PolyglOTT" w:cs="Truetypewriter PolyglOTT"/>
          <w:sz w:val="28"/>
          <w:szCs w:val="24"/>
        </w:rPr>
        <w:t xml:space="preserve"> написано</w:t>
      </w:r>
      <w:r w:rsidR="005C5DCB" w:rsidRPr="008E3474">
        <w:rPr>
          <w:rFonts w:ascii="Truetypewriter PolyglOTT" w:hAnsi="Truetypewriter PolyglOTT" w:cs="Truetypewriter PolyglOTT"/>
          <w:sz w:val="28"/>
          <w:szCs w:val="24"/>
        </w:rPr>
        <w:t>: «Вошедший умрёт». Я увидел в дали гигантский камень, по форме гранёный рубин, по цвету алмаз, по размерам з</w:t>
      </w:r>
      <w:r w:rsidR="00F35812">
        <w:rPr>
          <w:rFonts w:ascii="Truetypewriter PolyglOTT" w:hAnsi="Truetypewriter PolyglOTT" w:cs="Truetypewriter PolyglOTT"/>
          <w:sz w:val="28"/>
          <w:szCs w:val="24"/>
        </w:rPr>
        <w:t>доровая лошадь.  О</w:t>
      </w:r>
      <w:r w:rsidR="005C5DCB" w:rsidRPr="008E3474">
        <w:rPr>
          <w:rFonts w:ascii="Truetypewriter PolyglOTT" w:hAnsi="Truetypewriter PolyglOTT" w:cs="Truetypewriter PolyglOTT"/>
          <w:sz w:val="28"/>
          <w:szCs w:val="24"/>
        </w:rPr>
        <w:t>н бу</w:t>
      </w:r>
      <w:r w:rsidR="00F35812">
        <w:rPr>
          <w:rFonts w:ascii="Truetypewriter PolyglOTT" w:hAnsi="Truetypewriter PolyglOTT" w:cs="Truetypewriter PolyglOTT"/>
          <w:sz w:val="28"/>
          <w:szCs w:val="24"/>
        </w:rPr>
        <w:t>дто бы ждал и звал меня. И я откликнулся… Лишь одно прико</w:t>
      </w:r>
      <w:r w:rsidR="005C5DCB" w:rsidRPr="008E3474">
        <w:rPr>
          <w:rFonts w:ascii="Truetypewriter PolyglOTT" w:hAnsi="Truetypewriter PolyglOTT" w:cs="Truetypewriter PolyglOTT"/>
          <w:sz w:val="28"/>
          <w:szCs w:val="24"/>
        </w:rPr>
        <w:t>сн</w:t>
      </w:r>
      <w:r w:rsidR="00F35812">
        <w:rPr>
          <w:rFonts w:ascii="Truetypewriter PolyglOTT" w:hAnsi="Truetypewriter PolyglOTT" w:cs="Truetypewriter PolyglOTT"/>
          <w:sz w:val="28"/>
          <w:szCs w:val="24"/>
        </w:rPr>
        <w:t>овение и..</w:t>
      </w:r>
      <w:r w:rsidR="005C5DCB" w:rsidRPr="008E3474">
        <w:rPr>
          <w:rFonts w:ascii="Truetypewriter PolyglOTT" w:hAnsi="Truetypewriter PolyglOTT" w:cs="Truetypewriter PolyglOTT"/>
          <w:sz w:val="28"/>
          <w:szCs w:val="24"/>
        </w:rPr>
        <w:t>. Меня ослепило.</w:t>
      </w:r>
    </w:p>
    <w:p w:rsidR="005C5DCB" w:rsidRPr="008E3474" w:rsidRDefault="005C5DCB" w:rsidP="005C5DCB">
      <w:pPr>
        <w:spacing w:after="120"/>
        <w:ind w:firstLine="708"/>
        <w:jc w:val="both"/>
        <w:rPr>
          <w:rFonts w:ascii="Truetypewriter PolyglOTT" w:hAnsi="Truetypewriter PolyglOTT" w:cs="Truetypewriter PolyglOTT"/>
          <w:b/>
          <w:sz w:val="28"/>
          <w:szCs w:val="24"/>
        </w:rPr>
      </w:pPr>
      <w:r w:rsidRPr="008E3474">
        <w:rPr>
          <w:rFonts w:ascii="Truetypewriter PolyglOTT" w:hAnsi="Truetypewriter PolyglOTT" w:cs="Truetypewriter PolyglOTT"/>
          <w:b/>
          <w:sz w:val="28"/>
          <w:szCs w:val="24"/>
        </w:rPr>
        <w:t>*Фраза Ши* -Всё же я не могу отделаться от странности имён</w:t>
      </w:r>
    </w:p>
    <w:p w:rsidR="005C5DCB" w:rsidRPr="008E3474" w:rsidRDefault="005C5DCB" w:rsidP="005C5DCB">
      <w:pPr>
        <w:spacing w:after="120"/>
        <w:ind w:firstLine="708"/>
        <w:jc w:val="both"/>
        <w:rPr>
          <w:rFonts w:ascii="Truetypewriter PolyglOTT" w:hAnsi="Truetypewriter PolyglOTT" w:cs="Truetypewriter PolyglOTT"/>
          <w:b/>
          <w:sz w:val="28"/>
          <w:szCs w:val="24"/>
        </w:rPr>
      </w:pPr>
      <w:r w:rsidRPr="008E3474">
        <w:rPr>
          <w:rFonts w:ascii="Truetypewriter PolyglOTT" w:hAnsi="Truetypewriter PolyglOTT" w:cs="Truetypewriter PolyglOTT"/>
          <w:b/>
          <w:sz w:val="28"/>
          <w:szCs w:val="24"/>
        </w:rPr>
        <w:t>*Пимбура* -Это нормально, мы только начали</w:t>
      </w:r>
      <w:r>
        <w:rPr>
          <w:rFonts w:ascii="Truetypewriter PolyglOTT" w:hAnsi="Truetypewriter PolyglOTT" w:cs="Truetypewriter PolyglOTT"/>
          <w:b/>
          <w:sz w:val="28"/>
          <w:szCs w:val="24"/>
        </w:rPr>
        <w:t>…</w:t>
      </w:r>
    </w:p>
    <w:p w:rsidR="005C5DCB" w:rsidRPr="008E3474" w:rsidRDefault="005C5DCB" w:rsidP="005C5DCB">
      <w:pPr>
        <w:spacing w:after="120"/>
        <w:ind w:firstLine="708"/>
        <w:jc w:val="center"/>
        <w:rPr>
          <w:rFonts w:ascii="Truetypewriter PolyglOTT" w:hAnsi="Truetypewriter PolyglOTT" w:cs="Truetypewriter PolyglOTT"/>
          <w:b/>
          <w:sz w:val="32"/>
          <w:szCs w:val="28"/>
        </w:rPr>
      </w:pPr>
      <w:r w:rsidRPr="008E3474">
        <w:rPr>
          <w:rFonts w:ascii="Truetypewriter PolyglOTT" w:hAnsi="Truetypewriter PolyglOTT" w:cs="Truetypewriter PolyglOTT"/>
          <w:b/>
          <w:sz w:val="32"/>
          <w:szCs w:val="28"/>
        </w:rPr>
        <w:t xml:space="preserve">Глава </w:t>
      </w:r>
      <w:r>
        <w:rPr>
          <w:rFonts w:ascii="Truetypewriter PolyglOTT" w:hAnsi="Truetypewriter PolyglOTT" w:cs="Truetypewriter PolyglOTT"/>
          <w:b/>
          <w:sz w:val="32"/>
          <w:szCs w:val="28"/>
        </w:rPr>
        <w:t>17.</w:t>
      </w:r>
      <w:r w:rsidRPr="008E3474">
        <w:rPr>
          <w:rFonts w:ascii="Truetypewriter PolyglOTT" w:hAnsi="Truetypewriter PolyglOTT" w:cs="Truetypewriter PolyglOTT"/>
          <w:b/>
          <w:sz w:val="32"/>
          <w:szCs w:val="28"/>
        </w:rPr>
        <w:t>2</w:t>
      </w:r>
    </w:p>
    <w:p w:rsidR="005C5DCB" w:rsidRPr="008E3474" w:rsidRDefault="005C5DCB" w:rsidP="005C5DCB">
      <w:pPr>
        <w:spacing w:after="120"/>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С того времени прошло около пяти тысяч лет, по кал</w:t>
      </w:r>
      <w:r w:rsidR="0093419B">
        <w:rPr>
          <w:rFonts w:ascii="Truetypewriter PolyglOTT" w:hAnsi="Truetypewriter PolyglOTT" w:cs="Truetypewriter PolyglOTT"/>
          <w:sz w:val="28"/>
          <w:szCs w:val="24"/>
        </w:rPr>
        <w:t>ендарю этого мира, хотя прожиты</w:t>
      </w:r>
      <w:r w:rsidRPr="008E3474">
        <w:rPr>
          <w:rFonts w:ascii="Truetypewriter PolyglOTT" w:hAnsi="Truetypewriter PolyglOTT" w:cs="Truetypewriter PolyglOTT"/>
          <w:sz w:val="28"/>
          <w:szCs w:val="24"/>
        </w:rPr>
        <w:t xml:space="preserve"> уже миллионы, может миллиарды лет. После вспышки я увидел на камне надпись, на том языке, который до этого не видел, но почему-то смог прочитать написанное. </w:t>
      </w:r>
      <w:r w:rsidR="0093419B">
        <w:rPr>
          <w:rFonts w:ascii="Truetypewriter PolyglOTT" w:hAnsi="Truetypewriter PolyglOTT" w:cs="Truetypewriter PolyglOTT"/>
          <w:sz w:val="28"/>
          <w:szCs w:val="24"/>
        </w:rPr>
        <w:t>Странно было это видеть, это было какое-то заклинание</w:t>
      </w:r>
      <w:r w:rsidRPr="008E3474">
        <w:rPr>
          <w:rFonts w:ascii="Truetypewriter PolyglOTT" w:hAnsi="Truetypewriter PolyglOTT" w:cs="Truetypewriter PolyglOTT"/>
          <w:sz w:val="28"/>
          <w:szCs w:val="24"/>
        </w:rPr>
        <w:t>. Прочитав его, я открыл перед собой круглое отверстие и вошёл в него. Это была древняя библиотека заклинаний, она была вне простра</w:t>
      </w:r>
      <w:r w:rsidR="0093419B">
        <w:rPr>
          <w:rFonts w:ascii="Truetypewriter PolyglOTT" w:hAnsi="Truetypewriter PolyglOTT" w:cs="Truetypewriter PolyglOTT"/>
          <w:sz w:val="28"/>
          <w:szCs w:val="24"/>
        </w:rPr>
        <w:t>нства и времени. Я выучил всё, что там было</w:t>
      </w:r>
      <w:r w:rsidRPr="008E3474">
        <w:rPr>
          <w:rFonts w:ascii="Truetypewriter PolyglOTT" w:hAnsi="Truetypewriter PolyglOTT" w:cs="Truetypewriter PolyglOTT"/>
          <w:sz w:val="28"/>
          <w:szCs w:val="24"/>
        </w:rPr>
        <w:t>. Правда на это ушли миллионы лет, но то</w:t>
      </w:r>
      <w:r w:rsidR="0093419B">
        <w:rPr>
          <w:rFonts w:ascii="Truetypewriter PolyglOTT" w:hAnsi="Truetypewriter PolyglOTT" w:cs="Truetypewriter PolyglOTT"/>
          <w:sz w:val="28"/>
          <w:szCs w:val="24"/>
        </w:rPr>
        <w:t xml:space="preserve"> лишь пустяки. Коснувшись камня, я приобрёл бессмертие, </w:t>
      </w:r>
      <w:r w:rsidRPr="008E3474">
        <w:rPr>
          <w:rFonts w:ascii="Truetypewriter PolyglOTT" w:hAnsi="Truetypewriter PolyglOTT" w:cs="Truetypewriter PolyglOTT"/>
          <w:sz w:val="28"/>
          <w:szCs w:val="24"/>
        </w:rPr>
        <w:t>неуязвимость</w:t>
      </w:r>
      <w:r w:rsidR="0093419B">
        <w:rPr>
          <w:rFonts w:ascii="Truetypewriter PolyglOTT" w:hAnsi="Truetypewriter PolyglOTT" w:cs="Truetypewriter PolyglOTT"/>
          <w:sz w:val="28"/>
          <w:szCs w:val="24"/>
        </w:rPr>
        <w:t xml:space="preserve"> и силу</w:t>
      </w:r>
      <w:r w:rsidRPr="008E3474">
        <w:rPr>
          <w:rFonts w:ascii="Truetypewriter PolyglOTT" w:hAnsi="Truetypewriter PolyglOTT" w:cs="Truetypewriter PolyglOTT"/>
          <w:sz w:val="28"/>
          <w:szCs w:val="24"/>
        </w:rPr>
        <w:t>. Последующие годы в этом мире я набирался мудрости, учил лю</w:t>
      </w:r>
      <w:r w:rsidR="0093419B">
        <w:rPr>
          <w:rFonts w:ascii="Truetypewriter PolyglOTT" w:hAnsi="Truetypewriter PolyglOTT" w:cs="Truetypewriter PolyglOTT"/>
          <w:sz w:val="28"/>
          <w:szCs w:val="24"/>
        </w:rPr>
        <w:t>дей, обучался всему</w:t>
      </w:r>
      <w:r w:rsidRPr="008E3474">
        <w:rPr>
          <w:rFonts w:ascii="Truetypewriter PolyglOTT" w:hAnsi="Truetypewriter PolyglOTT" w:cs="Truetypewriter PolyglOTT"/>
          <w:sz w:val="28"/>
          <w:szCs w:val="24"/>
        </w:rPr>
        <w:t>: изучал языки, историю, высшую математику, инженерное дело, ремёсла</w:t>
      </w:r>
      <w:r w:rsidR="0093419B">
        <w:rPr>
          <w:rFonts w:ascii="Truetypewriter PolyglOTT" w:hAnsi="Truetypewriter PolyglOTT" w:cs="Truetypewriter PolyglOTT"/>
          <w:sz w:val="28"/>
          <w:szCs w:val="24"/>
        </w:rPr>
        <w:t>, магию</w:t>
      </w:r>
      <w:r w:rsidRPr="008E3474">
        <w:rPr>
          <w:rFonts w:ascii="Truetypewriter PolyglOTT" w:hAnsi="Truetypewriter PolyglOTT" w:cs="Truetypewriter PolyglOTT"/>
          <w:sz w:val="28"/>
          <w:szCs w:val="24"/>
        </w:rPr>
        <w:t>…</w:t>
      </w:r>
      <w:r w:rsidR="0093419B">
        <w:rPr>
          <w:rFonts w:ascii="Truetypewriter PolyglOTT" w:hAnsi="Truetypewriter PolyglOTT" w:cs="Truetypewriter PolyglOTT"/>
          <w:sz w:val="28"/>
          <w:szCs w:val="24"/>
        </w:rPr>
        <w:t xml:space="preserve"> </w:t>
      </w:r>
      <w:r w:rsidRPr="008E3474">
        <w:rPr>
          <w:rFonts w:ascii="Truetypewriter PolyglOTT" w:hAnsi="Truetypewriter PolyglOTT" w:cs="Truetypewriter PolyglOTT"/>
          <w:sz w:val="28"/>
          <w:szCs w:val="24"/>
        </w:rPr>
        <w:t xml:space="preserve"> </w:t>
      </w:r>
    </w:p>
    <w:p w:rsidR="005C5DCB" w:rsidRPr="008E3474" w:rsidRDefault="005C5DCB" w:rsidP="005C5DCB">
      <w:pPr>
        <w:spacing w:after="120"/>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Я веду этот днев</w:t>
      </w:r>
      <w:r w:rsidR="0093419B">
        <w:rPr>
          <w:rFonts w:ascii="Truetypewriter PolyglOTT" w:hAnsi="Truetypewriter PolyglOTT" w:cs="Truetypewriter PolyglOTT"/>
          <w:sz w:val="28"/>
          <w:szCs w:val="24"/>
        </w:rPr>
        <w:t>ник уже около трёх сотен лет. И</w:t>
      </w:r>
      <w:r w:rsidRPr="008E3474">
        <w:rPr>
          <w:rFonts w:ascii="Truetypewriter PolyglOTT" w:hAnsi="Truetypewriter PolyglOTT" w:cs="Truetypewriter PolyglOTT"/>
          <w:sz w:val="28"/>
          <w:szCs w:val="24"/>
        </w:rPr>
        <w:t xml:space="preserve">з маленькой записной книжонки </w:t>
      </w:r>
      <w:r w:rsidR="0093419B">
        <w:rPr>
          <w:rFonts w:ascii="Truetypewriter PolyglOTT" w:hAnsi="Truetypewriter PolyglOTT" w:cs="Truetypewriter PolyglOTT"/>
          <w:sz w:val="28"/>
          <w:szCs w:val="24"/>
        </w:rPr>
        <w:t xml:space="preserve">он </w:t>
      </w:r>
      <w:r w:rsidRPr="008E3474">
        <w:rPr>
          <w:rFonts w:ascii="Truetypewriter PolyglOTT" w:hAnsi="Truetypewriter PolyglOTT" w:cs="Truetypewriter PolyglOTT"/>
          <w:sz w:val="28"/>
          <w:szCs w:val="24"/>
        </w:rPr>
        <w:t>превратился в гиган</w:t>
      </w:r>
      <w:r w:rsidR="0093419B">
        <w:rPr>
          <w:rFonts w:ascii="Truetypewriter PolyglOTT" w:hAnsi="Truetypewriter PolyglOTT" w:cs="Truetypewriter PolyglOTT"/>
          <w:sz w:val="28"/>
          <w:szCs w:val="24"/>
        </w:rPr>
        <w:t>тскую книгу размером с наковальню</w:t>
      </w:r>
      <w:r w:rsidRPr="008E3474">
        <w:rPr>
          <w:rFonts w:ascii="Truetypewriter PolyglOTT" w:hAnsi="Truetypewriter PolyglOTT" w:cs="Truetypewriter PolyglOTT"/>
          <w:sz w:val="28"/>
          <w:szCs w:val="24"/>
        </w:rPr>
        <w:t xml:space="preserve">. Дневник из себя представляет папирусную книгу, а её оплётку я сделал из покрытой золотом кожи, благо для меня это не было проблемой. На книге было написано моё </w:t>
      </w:r>
      <w:r w:rsidR="0090712C">
        <w:rPr>
          <w:rFonts w:ascii="Truetypewriter PolyglOTT" w:hAnsi="Truetypewriter PolyglOTT" w:cs="Truetypewriter PolyglOTT"/>
          <w:sz w:val="28"/>
          <w:szCs w:val="24"/>
        </w:rPr>
        <w:t xml:space="preserve">имя Иосиф Зелькстро, хотя все </w:t>
      </w:r>
      <w:r w:rsidRPr="008E3474">
        <w:rPr>
          <w:rFonts w:ascii="Truetypewriter PolyglOTT" w:hAnsi="Truetypewriter PolyglOTT" w:cs="Truetypewriter PolyglOTT"/>
          <w:sz w:val="28"/>
          <w:szCs w:val="24"/>
        </w:rPr>
        <w:t>з</w:t>
      </w:r>
      <w:r w:rsidR="0090712C">
        <w:rPr>
          <w:rFonts w:ascii="Truetypewriter PolyglOTT" w:hAnsi="Truetypewriter PolyglOTT" w:cs="Truetypewriter PolyglOTT"/>
          <w:sz w:val="28"/>
          <w:szCs w:val="24"/>
        </w:rPr>
        <w:t>вали</w:t>
      </w:r>
      <w:r w:rsidRPr="008E3474">
        <w:rPr>
          <w:rFonts w:ascii="Truetypewriter PolyglOTT" w:hAnsi="Truetypewriter PolyglOTT" w:cs="Truetypewriter PolyglOTT"/>
          <w:sz w:val="28"/>
          <w:szCs w:val="24"/>
        </w:rPr>
        <w:t xml:space="preserve"> меня</w:t>
      </w:r>
      <w:r w:rsidR="0090712C">
        <w:rPr>
          <w:rFonts w:ascii="Truetypewriter PolyglOTT" w:hAnsi="Truetypewriter PolyglOTT" w:cs="Truetypewriter PolyglOTT"/>
          <w:sz w:val="28"/>
          <w:szCs w:val="24"/>
        </w:rPr>
        <w:t xml:space="preserve"> иначе…</w:t>
      </w:r>
      <w:r w:rsidRPr="008E3474">
        <w:rPr>
          <w:rFonts w:ascii="Truetypewriter PolyglOTT" w:hAnsi="Truetypewriter PolyglOTT" w:cs="Truetypewriter PolyglOTT"/>
          <w:sz w:val="28"/>
          <w:szCs w:val="24"/>
        </w:rPr>
        <w:t xml:space="preserve"> Квампадре Зелькстро, что переводится как король магов Зелькстро, мне это не нравилось, но </w:t>
      </w:r>
      <w:r w:rsidR="0090712C">
        <w:rPr>
          <w:rFonts w:ascii="Truetypewriter PolyglOTT" w:hAnsi="Truetypewriter PolyglOTT" w:cs="Truetypewriter PolyglOTT"/>
          <w:sz w:val="28"/>
          <w:szCs w:val="24"/>
        </w:rPr>
        <w:t>сделать я с этим не мог ничего…</w:t>
      </w:r>
      <w:r w:rsidRPr="008E3474">
        <w:rPr>
          <w:rFonts w:ascii="Truetypewriter PolyglOTT" w:hAnsi="Truetypewriter PolyglOTT" w:cs="Truetypewriter PolyglOTT"/>
          <w:sz w:val="28"/>
          <w:szCs w:val="24"/>
        </w:rPr>
        <w:t xml:space="preserve"> </w:t>
      </w:r>
    </w:p>
    <w:p w:rsidR="005C5DCB" w:rsidRPr="008E3474" w:rsidRDefault="0090712C" w:rsidP="005C5DCB">
      <w:pPr>
        <w:spacing w:after="120"/>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Сегодня я пришёл в корчму</w:t>
      </w:r>
      <w:r w:rsidR="005C5DCB" w:rsidRPr="008E3474">
        <w:rPr>
          <w:rFonts w:ascii="Truetypewriter PolyglOTT" w:hAnsi="Truetypewriter PolyglOTT" w:cs="Truetypewriter PolyglOTT"/>
          <w:sz w:val="28"/>
          <w:szCs w:val="24"/>
        </w:rPr>
        <w:t xml:space="preserve"> и у нас был с трактирщиком такой разговор:</w:t>
      </w:r>
    </w:p>
    <w:p w:rsidR="005C5DCB" w:rsidRPr="008E3474" w:rsidRDefault="005C5DCB" w:rsidP="005C5DCB">
      <w:pPr>
        <w:spacing w:after="120"/>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-Трактирщик, налей! - Сказал я</w:t>
      </w:r>
    </w:p>
    <w:p w:rsidR="005C5DCB" w:rsidRPr="008E3474" w:rsidRDefault="005C5DCB" w:rsidP="005C5DCB">
      <w:pPr>
        <w:spacing w:after="120"/>
        <w:jc w:val="right"/>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 xml:space="preserve">-Вы уверены? Вы выпили 20 порций эля. – Ответил тот </w:t>
      </w:r>
    </w:p>
    <w:p w:rsidR="005C5DCB" w:rsidRPr="008E3474" w:rsidRDefault="005C5DCB" w:rsidP="005C5DCB">
      <w:pPr>
        <w:spacing w:after="120"/>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-Я умею считать, и ещё нахожусь в состояние думать, несмотря на то, что твой эль под</w:t>
      </w:r>
      <w:r w:rsidR="0090712C">
        <w:rPr>
          <w:rFonts w:ascii="Truetypewriter PolyglOTT" w:hAnsi="Truetypewriter PolyglOTT" w:cs="Truetypewriter PolyglOTT"/>
          <w:sz w:val="28"/>
          <w:szCs w:val="24"/>
        </w:rPr>
        <w:t>косит любого, кто выпьет более 1</w:t>
      </w:r>
      <w:r w:rsidRPr="008E3474">
        <w:rPr>
          <w:rFonts w:ascii="Truetypewriter PolyglOTT" w:hAnsi="Truetypewriter PolyglOTT" w:cs="Truetypewriter PolyglOTT"/>
          <w:sz w:val="28"/>
          <w:szCs w:val="24"/>
        </w:rPr>
        <w:t xml:space="preserve"> пинт</w:t>
      </w:r>
      <w:r w:rsidR="0090712C">
        <w:rPr>
          <w:rFonts w:ascii="Truetypewriter PolyglOTT" w:hAnsi="Truetypewriter PolyglOTT" w:cs="Truetypewriter PolyglOTT"/>
          <w:sz w:val="28"/>
          <w:szCs w:val="24"/>
        </w:rPr>
        <w:t>ы, а я выпил 2</w:t>
      </w:r>
      <w:r w:rsidRPr="008E3474">
        <w:rPr>
          <w:rFonts w:ascii="Truetypewriter PolyglOTT" w:hAnsi="Truetypewriter PolyglOTT" w:cs="Truetypewriter PolyglOTT"/>
          <w:sz w:val="28"/>
          <w:szCs w:val="24"/>
        </w:rPr>
        <w:t xml:space="preserve">0 пинт и со мной всё хорошо, если ты не видишь! - Ответил я ему </w:t>
      </w:r>
    </w:p>
    <w:p w:rsidR="005C5DCB" w:rsidRPr="008E3474" w:rsidRDefault="005C5DCB" w:rsidP="005C5DCB">
      <w:pPr>
        <w:spacing w:after="120"/>
        <w:jc w:val="right"/>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 xml:space="preserve">-Ладно вот </w:t>
      </w:r>
      <w:r w:rsidR="0090712C">
        <w:rPr>
          <w:rFonts w:ascii="Truetypewriter PolyglOTT" w:hAnsi="Truetypewriter PolyglOTT" w:cs="Truetypewriter PolyglOTT"/>
          <w:sz w:val="28"/>
          <w:szCs w:val="24"/>
        </w:rPr>
        <w:t>ваш эль, но сначала деньги</w:t>
      </w:r>
      <w:r w:rsidRPr="008E3474">
        <w:rPr>
          <w:rFonts w:ascii="Truetypewriter PolyglOTT" w:hAnsi="Truetypewriter PolyglOTT" w:cs="Truetypewriter PolyglOTT"/>
          <w:sz w:val="28"/>
          <w:szCs w:val="24"/>
        </w:rPr>
        <w:t>.</w:t>
      </w:r>
    </w:p>
    <w:p w:rsidR="005C5DCB" w:rsidRPr="008E3474" w:rsidRDefault="0090712C" w:rsidP="005C5DCB">
      <w:pPr>
        <w:spacing w:after="120"/>
        <w:rPr>
          <w:rFonts w:ascii="Truetypewriter PolyglOTT" w:hAnsi="Truetypewriter PolyglOTT" w:cs="Truetypewriter PolyglOTT"/>
          <w:sz w:val="28"/>
          <w:szCs w:val="24"/>
        </w:rPr>
      </w:pPr>
      <w:r>
        <w:rPr>
          <w:rFonts w:ascii="Truetypewriter PolyglOTT" w:hAnsi="Truetypewriter PolyglOTT" w:cs="Truetypewriter PolyglOTT"/>
          <w:sz w:val="28"/>
          <w:szCs w:val="24"/>
        </w:rPr>
        <w:t>-Глупо считать, что я не смогу расплатиться</w:t>
      </w:r>
      <w:r w:rsidR="005C5DCB" w:rsidRPr="008E3474">
        <w:rPr>
          <w:rFonts w:ascii="Truetypewriter PolyglOTT" w:hAnsi="Truetypewriter PolyglOTT" w:cs="Truetypewriter PolyglOTT"/>
          <w:sz w:val="28"/>
          <w:szCs w:val="24"/>
        </w:rPr>
        <w:t>! - Сказал я, допил эль и пошёл</w:t>
      </w:r>
      <w:r>
        <w:rPr>
          <w:rFonts w:ascii="Truetypewriter PolyglOTT" w:hAnsi="Truetypewriter PolyglOTT" w:cs="Truetypewriter PolyglOTT"/>
          <w:sz w:val="28"/>
          <w:szCs w:val="24"/>
        </w:rPr>
        <w:t>, оставив бедняге мешок золота</w:t>
      </w:r>
    </w:p>
    <w:p w:rsidR="005C5DCB" w:rsidRDefault="0090712C" w:rsidP="005C5DCB">
      <w:pPr>
        <w:spacing w:after="120"/>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ab/>
        <w:t>После этого я отправился</w:t>
      </w:r>
      <w:r w:rsidR="005C5DCB" w:rsidRPr="008E3474">
        <w:rPr>
          <w:rFonts w:ascii="Truetypewriter PolyglOTT" w:hAnsi="Truetypewriter PolyglOTT" w:cs="Truetypewriter PolyglOTT"/>
          <w:sz w:val="28"/>
          <w:szCs w:val="24"/>
        </w:rPr>
        <w:t xml:space="preserve"> в пещеру к дракону, который, как я слышал, хотел сжечь дотла Имертер. Дракон оказался настолько туп, что мне хватило </w:t>
      </w:r>
      <w:r w:rsidR="005C5DCB" w:rsidRPr="008E3474">
        <w:rPr>
          <w:rFonts w:ascii="Truetypewriter PolyglOTT" w:hAnsi="Truetypewriter PolyglOTT" w:cs="Truetypewriter PolyglOTT"/>
          <w:sz w:val="28"/>
          <w:szCs w:val="24"/>
        </w:rPr>
        <w:lastRenderedPageBreak/>
        <w:t>щелчка пальцами, чтобы заставить думать его, что он курица. Да… В жизни я видал драконов гораздо умнее.</w:t>
      </w:r>
    </w:p>
    <w:p w:rsidR="005C5DCB" w:rsidRDefault="005C5DCB" w:rsidP="005C5DCB">
      <w:pPr>
        <w:spacing w:after="120"/>
        <w:jc w:val="both"/>
        <w:rPr>
          <w:rFonts w:ascii="Truetypewriter PolyglOTT" w:hAnsi="Truetypewriter PolyglOTT" w:cs="Truetypewriter PolyglOTT"/>
          <w:b/>
          <w:sz w:val="28"/>
          <w:szCs w:val="24"/>
        </w:rPr>
      </w:pPr>
      <w:r w:rsidRPr="008E3474">
        <w:rPr>
          <w:rFonts w:ascii="Truetypewriter PolyglOTT" w:hAnsi="Truetypewriter PolyglOTT" w:cs="Truetypewriter PolyglOTT"/>
          <w:b/>
          <w:sz w:val="28"/>
          <w:szCs w:val="24"/>
        </w:rPr>
        <w:t xml:space="preserve">*Си* - Это не </w:t>
      </w:r>
      <w:r>
        <w:rPr>
          <w:rFonts w:ascii="Truetypewriter PolyglOTT" w:hAnsi="Truetypewriter PolyglOTT" w:cs="Truetypewriter PolyglOTT"/>
          <w:b/>
          <w:sz w:val="28"/>
          <w:szCs w:val="24"/>
        </w:rPr>
        <w:t>сказка, это какой-то роман в магическом стиле</w:t>
      </w:r>
    </w:p>
    <w:p w:rsidR="005C5DCB" w:rsidRDefault="005C5DCB" w:rsidP="005C5DCB">
      <w:pPr>
        <w:spacing w:after="120"/>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*Ши* - Мне тоже так кажется</w:t>
      </w:r>
    </w:p>
    <w:p w:rsidR="005C5DCB" w:rsidRDefault="005C5DCB" w:rsidP="005C5DCB">
      <w:pPr>
        <w:spacing w:after="120"/>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*Ниссэ* -Прям вылитые, точно они</w:t>
      </w:r>
    </w:p>
    <w:p w:rsidR="005C5DCB" w:rsidRDefault="005C5DCB" w:rsidP="005C5DCB">
      <w:pPr>
        <w:spacing w:after="120"/>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*Эниси* -Да, похожи</w:t>
      </w:r>
    </w:p>
    <w:p w:rsidR="005C5DCB" w:rsidRDefault="005C5DCB" w:rsidP="005C5DCB">
      <w:pPr>
        <w:spacing w:after="120"/>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*Ши* -О чём вы, а в прочем не важно. У меня есть другой вопрос Зелькстро это Зофэ?</w:t>
      </w:r>
    </w:p>
    <w:p w:rsidR="005C5DCB" w:rsidRPr="008E3474" w:rsidRDefault="005C5DCB" w:rsidP="005C5DCB">
      <w:pPr>
        <w:spacing w:after="120"/>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*Эниси* -Нет, просто с одно буквы начинаются… Продолжим</w:t>
      </w:r>
    </w:p>
    <w:p w:rsidR="005C5DCB" w:rsidRPr="008E3474" w:rsidRDefault="005C5DCB" w:rsidP="005C5DCB">
      <w:pPr>
        <w:spacing w:after="120"/>
        <w:jc w:val="center"/>
        <w:rPr>
          <w:rFonts w:ascii="Truetypewriter PolyglOTT" w:hAnsi="Truetypewriter PolyglOTT" w:cs="Truetypewriter PolyglOTT"/>
          <w:b/>
          <w:sz w:val="32"/>
          <w:szCs w:val="24"/>
        </w:rPr>
      </w:pPr>
      <w:r w:rsidRPr="008E347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17.</w:t>
      </w:r>
      <w:r w:rsidRPr="008E3474">
        <w:rPr>
          <w:rFonts w:ascii="Truetypewriter PolyglOTT" w:hAnsi="Truetypewriter PolyglOTT" w:cs="Truetypewriter PolyglOTT"/>
          <w:b/>
          <w:sz w:val="32"/>
          <w:szCs w:val="24"/>
        </w:rPr>
        <w:t>3</w:t>
      </w:r>
    </w:p>
    <w:p w:rsidR="005C5DCB" w:rsidRPr="008E3474" w:rsidRDefault="005C5DCB" w:rsidP="005C5DCB">
      <w:pPr>
        <w:spacing w:after="120"/>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 xml:space="preserve">Настал новый день, я нехотя встал. </w:t>
      </w:r>
      <w:r w:rsidR="004F5EA3">
        <w:rPr>
          <w:rFonts w:ascii="Truetypewriter PolyglOTT" w:hAnsi="Truetypewriter PolyglOTT" w:cs="Truetypewriter PolyglOTT"/>
          <w:sz w:val="28"/>
          <w:szCs w:val="24"/>
        </w:rPr>
        <w:t>По правде, сон мне был и не нужен, но эта древняя привычка была основой моего бытия</w:t>
      </w:r>
      <w:r w:rsidRPr="008E3474">
        <w:rPr>
          <w:rFonts w:ascii="Truetypewriter PolyglOTT" w:hAnsi="Truetypewriter PolyglOTT" w:cs="Truetypewriter PolyglOTT"/>
          <w:sz w:val="28"/>
          <w:szCs w:val="24"/>
        </w:rPr>
        <w:t>. Я подошёл к дверям, под ними лежала газета: «Уважаемые жители королевства Гарто, с этого дня маги объявляются не законными в нашем королевстве</w:t>
      </w:r>
      <w:r w:rsidR="004F5EA3">
        <w:rPr>
          <w:rFonts w:ascii="Truetypewriter PolyglOTT" w:hAnsi="Truetypewriter PolyglOTT" w:cs="Truetypewriter PolyglOTT"/>
          <w:sz w:val="28"/>
          <w:szCs w:val="24"/>
        </w:rPr>
        <w:t xml:space="preserve">! </w:t>
      </w:r>
      <w:r w:rsidR="00483784">
        <w:rPr>
          <w:rFonts w:ascii="Truetypewriter PolyglOTT" w:hAnsi="Truetypewriter PolyglOTT" w:cs="Truetypewriter PolyglOTT"/>
          <w:sz w:val="28"/>
          <w:szCs w:val="24"/>
        </w:rPr>
        <w:t xml:space="preserve">Если увидите на улице </w:t>
      </w:r>
      <w:r w:rsidR="004F5EA3">
        <w:rPr>
          <w:rFonts w:ascii="Truetypewriter PolyglOTT" w:hAnsi="Truetypewriter PolyglOTT" w:cs="Truetypewriter PolyglOTT"/>
          <w:sz w:val="28"/>
          <w:szCs w:val="24"/>
        </w:rPr>
        <w:t>Иосиф</w:t>
      </w:r>
      <w:r w:rsidR="00483784">
        <w:rPr>
          <w:rFonts w:ascii="Truetypewriter PolyglOTT" w:hAnsi="Truetypewriter PolyglOTT" w:cs="Truetypewriter PolyglOTT"/>
          <w:sz w:val="28"/>
          <w:szCs w:val="24"/>
        </w:rPr>
        <w:t>а</w:t>
      </w:r>
      <w:r w:rsidRPr="008E3474">
        <w:rPr>
          <w:rFonts w:ascii="Truetypewriter PolyglOTT" w:hAnsi="Truetypewriter PolyglOTT" w:cs="Truetypewriter PolyglOTT"/>
          <w:sz w:val="28"/>
          <w:szCs w:val="24"/>
        </w:rPr>
        <w:t xml:space="preserve"> Зелькстро</w:t>
      </w:r>
      <w:r w:rsidR="00483784">
        <w:rPr>
          <w:rFonts w:ascii="Truetypewriter PolyglOTT" w:hAnsi="Truetypewriter PolyglOTT" w:cs="Truetypewriter PolyglOTT"/>
          <w:sz w:val="28"/>
          <w:szCs w:val="24"/>
        </w:rPr>
        <w:t>, то немедленно сообщите страже</w:t>
      </w:r>
      <w:r w:rsidRPr="008E3474">
        <w:rPr>
          <w:rFonts w:ascii="Truetypewriter PolyglOTT" w:hAnsi="Truetypewriter PolyglOTT" w:cs="Truetypewriter PolyglOTT"/>
          <w:sz w:val="28"/>
          <w:szCs w:val="24"/>
        </w:rPr>
        <w:t>.</w:t>
      </w:r>
    </w:p>
    <w:p w:rsidR="005C5DCB" w:rsidRPr="008E3474" w:rsidRDefault="005C5DCB" w:rsidP="005C5DCB">
      <w:pPr>
        <w:spacing w:after="120"/>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Я подошёл к окну, и увидел вокруг моего дома королевские войска, стражу и всё подобное. Мне пришлось создать вокруг дома барьер, не преодолимы</w:t>
      </w:r>
      <w:r w:rsidR="00483784">
        <w:rPr>
          <w:rFonts w:ascii="Truetypewriter PolyglOTT" w:hAnsi="Truetypewriter PolyglOTT" w:cs="Truetypewriter PolyglOTT"/>
          <w:sz w:val="28"/>
          <w:szCs w:val="24"/>
        </w:rPr>
        <w:t>й для военных. Один из них</w:t>
      </w:r>
      <w:r w:rsidRPr="008E3474">
        <w:rPr>
          <w:rFonts w:ascii="Truetypewriter PolyglOTT" w:hAnsi="Truetypewriter PolyglOTT" w:cs="Truetypewriter PolyglOTT"/>
          <w:sz w:val="28"/>
          <w:szCs w:val="24"/>
        </w:rPr>
        <w:t xml:space="preserve"> произнёс через рупор: «Вы обвиняетесь в использование магии, нам предписано отвести вас в замок</w:t>
      </w:r>
      <w:r w:rsidR="00483784">
        <w:rPr>
          <w:rFonts w:ascii="Truetypewriter PolyglOTT" w:hAnsi="Truetypewriter PolyglOTT" w:cs="Truetypewriter PolyglOTT"/>
          <w:sz w:val="28"/>
          <w:szCs w:val="24"/>
        </w:rPr>
        <w:t>»</w:t>
      </w:r>
      <w:r w:rsidRPr="008E3474">
        <w:rPr>
          <w:rFonts w:ascii="Truetypewriter PolyglOTT" w:hAnsi="Truetypewriter PolyglOTT" w:cs="Truetypewriter PolyglOTT"/>
          <w:sz w:val="28"/>
          <w:szCs w:val="24"/>
        </w:rPr>
        <w:t>.</w:t>
      </w:r>
    </w:p>
    <w:p w:rsidR="000D5594" w:rsidRDefault="005C5DCB" w:rsidP="005C5DCB">
      <w:pPr>
        <w:spacing w:after="120"/>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На эти слова я оделся и создав портал, ведущий за ворота замка, зашёл туда. В замке витал до боли въевшийся запах лекарства от чумы</w:t>
      </w:r>
      <w:r w:rsidR="000D5594">
        <w:rPr>
          <w:rFonts w:ascii="Truetypewriter PolyglOTT" w:hAnsi="Truetypewriter PolyglOTT" w:cs="Truetypewriter PolyglOTT"/>
          <w:sz w:val="28"/>
          <w:szCs w:val="24"/>
        </w:rPr>
        <w:t>. Ну привет, старая подруга…</w:t>
      </w:r>
    </w:p>
    <w:p w:rsidR="005C5DCB" w:rsidRPr="008E3474" w:rsidRDefault="005C5DCB" w:rsidP="000D5594">
      <w:pPr>
        <w:spacing w:after="120"/>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 xml:space="preserve"> Стража пыталась схватить меня, но </w:t>
      </w:r>
      <w:r w:rsidR="000D5594">
        <w:rPr>
          <w:rFonts w:ascii="Truetypewriter PolyglOTT" w:hAnsi="Truetypewriter PolyglOTT" w:cs="Truetypewriter PolyglOTT"/>
          <w:sz w:val="28"/>
          <w:szCs w:val="24"/>
        </w:rPr>
        <w:t>схватить воздух довольно сложно</w:t>
      </w:r>
      <w:r w:rsidRPr="008E3474">
        <w:rPr>
          <w:rFonts w:ascii="Truetypewriter PolyglOTT" w:hAnsi="Truetypewriter PolyglOTT" w:cs="Truetypewriter PolyglOTT"/>
          <w:sz w:val="28"/>
          <w:szCs w:val="24"/>
        </w:rPr>
        <w:t>. Я вошёл в покои короля. Предо мной было изувеченное чумой тело. Это был</w:t>
      </w:r>
      <w:r w:rsidR="000D5594">
        <w:rPr>
          <w:rFonts w:ascii="Truetypewriter PolyglOTT" w:hAnsi="Truetypewriter PolyglOTT" w:cs="Truetypewriter PolyglOTT"/>
          <w:sz w:val="28"/>
          <w:szCs w:val="24"/>
        </w:rPr>
        <w:t xml:space="preserve"> король Карл Георг Вильям Эдвард </w:t>
      </w:r>
      <w:r w:rsidR="000D5594">
        <w:rPr>
          <w:rFonts w:ascii="Truetypewriter PolyglOTT" w:hAnsi="Truetypewriter PolyglOTT" w:cs="Truetypewriter PolyglOTT"/>
          <w:sz w:val="28"/>
          <w:szCs w:val="24"/>
          <w:lang w:val="en-US"/>
        </w:rPr>
        <w:t>V</w:t>
      </w:r>
      <w:r w:rsidRPr="008E3474">
        <w:rPr>
          <w:rFonts w:ascii="Truetypewriter PolyglOTT" w:hAnsi="Truetypewriter PolyglOTT" w:cs="Truetypewriter PolyglOTT"/>
          <w:sz w:val="28"/>
          <w:szCs w:val="24"/>
        </w:rPr>
        <w:t xml:space="preserve"> Лан</w:t>
      </w:r>
      <w:r w:rsidR="000D5594">
        <w:rPr>
          <w:rFonts w:ascii="Truetypewriter PolyglOTT" w:hAnsi="Truetypewriter PolyglOTT" w:cs="Truetypewriter PolyglOTT"/>
          <w:sz w:val="28"/>
          <w:szCs w:val="24"/>
        </w:rPr>
        <w:t>т-Кове</w:t>
      </w:r>
      <w:r w:rsidRPr="008E3474">
        <w:rPr>
          <w:rFonts w:ascii="Truetypewriter PolyglOTT" w:hAnsi="Truetypewriter PolyglOTT" w:cs="Truetypewriter PolyglOTT"/>
          <w:sz w:val="28"/>
          <w:szCs w:val="24"/>
        </w:rPr>
        <w:t>нский. Он всерьёз считал, что в его болезни виноват я, хотя мы с ним встретились впервые. Поэтому, как толь</w:t>
      </w:r>
      <w:r w:rsidR="000D5594">
        <w:rPr>
          <w:rFonts w:ascii="Truetypewriter PolyglOTT" w:hAnsi="Truetypewriter PolyglOTT" w:cs="Truetypewriter PolyglOTT"/>
          <w:sz w:val="28"/>
          <w:szCs w:val="24"/>
        </w:rPr>
        <w:t xml:space="preserve">ко я зашёл, </w:t>
      </w:r>
      <w:r w:rsidRPr="008E3474">
        <w:rPr>
          <w:rFonts w:ascii="Truetypewriter PolyglOTT" w:hAnsi="Truetypewriter PolyglOTT" w:cs="Truetypewriter PolyglOTT"/>
          <w:sz w:val="28"/>
          <w:szCs w:val="24"/>
        </w:rPr>
        <w:t>стрелы из Гордензинита</w:t>
      </w:r>
      <w:r w:rsidR="000D5594">
        <w:rPr>
          <w:rFonts w:ascii="Truetypewriter PolyglOTT" w:hAnsi="Truetypewriter PolyglOTT" w:cs="Truetypewriter PolyglOTT"/>
          <w:sz w:val="28"/>
          <w:szCs w:val="24"/>
        </w:rPr>
        <w:t xml:space="preserve"> упали на мою голову. Этот материал, призванный</w:t>
      </w:r>
      <w:r w:rsidRPr="008E3474">
        <w:rPr>
          <w:rFonts w:ascii="Truetypewriter PolyglOTT" w:hAnsi="Truetypewriter PolyglOTT" w:cs="Truetypewriter PolyglOTT"/>
          <w:sz w:val="28"/>
          <w:szCs w:val="24"/>
        </w:rPr>
        <w:t xml:space="preserve"> блокиров</w:t>
      </w:r>
      <w:r w:rsidR="000D5594">
        <w:rPr>
          <w:rFonts w:ascii="Truetypewriter PolyglOTT" w:hAnsi="Truetypewriter PolyglOTT" w:cs="Truetypewriter PolyglOTT"/>
          <w:sz w:val="28"/>
          <w:szCs w:val="24"/>
        </w:rPr>
        <w:t xml:space="preserve">ать силы магов, </w:t>
      </w:r>
      <w:r w:rsidRPr="008E3474">
        <w:rPr>
          <w:rFonts w:ascii="Truetypewriter PolyglOTT" w:hAnsi="Truetypewriter PolyglOTT" w:cs="Truetypewriter PolyglOTT"/>
          <w:sz w:val="28"/>
          <w:szCs w:val="24"/>
        </w:rPr>
        <w:t>совершенно не действовал</w:t>
      </w:r>
      <w:r w:rsidR="000D5594">
        <w:rPr>
          <w:rFonts w:ascii="Truetypewriter PolyglOTT" w:hAnsi="Truetypewriter PolyglOTT" w:cs="Truetypewriter PolyglOTT"/>
          <w:sz w:val="28"/>
          <w:szCs w:val="24"/>
        </w:rPr>
        <w:t xml:space="preserve"> на меня</w:t>
      </w:r>
      <w:r w:rsidRPr="008E3474">
        <w:rPr>
          <w:rFonts w:ascii="Truetypewriter PolyglOTT" w:hAnsi="Truetypewriter PolyglOTT" w:cs="Truetypewriter PolyglOTT"/>
          <w:sz w:val="28"/>
          <w:szCs w:val="24"/>
        </w:rPr>
        <w:t xml:space="preserve">. Для того чтобы король не догадался, я создал над собой щит. Я предложил королю </w:t>
      </w:r>
      <w:r w:rsidR="000D5594">
        <w:rPr>
          <w:rFonts w:ascii="Truetypewriter PolyglOTT" w:hAnsi="Truetypewriter PolyglOTT" w:cs="Truetypewriter PolyglOTT"/>
          <w:sz w:val="28"/>
          <w:szCs w:val="24"/>
        </w:rPr>
        <w:t>исцеление от Чумы</w:t>
      </w:r>
      <w:r w:rsidRPr="008E3474">
        <w:rPr>
          <w:rFonts w:ascii="Truetypewriter PolyglOTT" w:hAnsi="Truetypewriter PolyglOTT" w:cs="Truetypewriter PolyglOTT"/>
          <w:sz w:val="28"/>
          <w:szCs w:val="24"/>
        </w:rPr>
        <w:t xml:space="preserve">. Король был </w:t>
      </w:r>
      <w:r w:rsidR="000D5594">
        <w:rPr>
          <w:rFonts w:ascii="Truetypewriter PolyglOTT" w:hAnsi="Truetypewriter PolyglOTT" w:cs="Truetypewriter PolyglOTT"/>
          <w:sz w:val="28"/>
          <w:szCs w:val="24"/>
        </w:rPr>
        <w:t>в замешательстве. Зачем</w:t>
      </w:r>
      <w:r w:rsidRPr="008E3474">
        <w:rPr>
          <w:rFonts w:ascii="Truetypewriter PolyglOTT" w:hAnsi="Truetypewriter PolyglOTT" w:cs="Truetypewriter PolyglOTT"/>
          <w:sz w:val="28"/>
          <w:szCs w:val="24"/>
        </w:rPr>
        <w:t xml:space="preserve"> человек</w:t>
      </w:r>
      <w:r w:rsidR="000D5594">
        <w:rPr>
          <w:rFonts w:ascii="Truetypewriter PolyglOTT" w:hAnsi="Truetypewriter PolyglOTT" w:cs="Truetypewriter PolyglOTT"/>
          <w:sz w:val="28"/>
          <w:szCs w:val="24"/>
        </w:rPr>
        <w:t>у</w:t>
      </w:r>
      <w:r w:rsidRPr="008E3474">
        <w:rPr>
          <w:rFonts w:ascii="Truetypewriter PolyglOTT" w:hAnsi="Truetypewriter PolyglOTT" w:cs="Truetypewriter PolyglOTT"/>
          <w:sz w:val="28"/>
          <w:szCs w:val="24"/>
        </w:rPr>
        <w:t>, который</w:t>
      </w:r>
      <w:r w:rsidR="000D5594">
        <w:rPr>
          <w:rFonts w:ascii="Truetypewriter PolyglOTT" w:hAnsi="Truetypewriter PolyglOTT" w:cs="Truetypewriter PolyglOTT"/>
          <w:sz w:val="28"/>
          <w:szCs w:val="24"/>
        </w:rPr>
        <w:t>,</w:t>
      </w:r>
      <w:r w:rsidRPr="008E3474">
        <w:rPr>
          <w:rFonts w:ascii="Truetypewriter PolyglOTT" w:hAnsi="Truetypewriter PolyglOTT" w:cs="Truetypewriter PolyglOTT"/>
          <w:sz w:val="28"/>
          <w:szCs w:val="24"/>
        </w:rPr>
        <w:t xml:space="preserve"> как он думал</w:t>
      </w:r>
      <w:r w:rsidR="000D5594">
        <w:rPr>
          <w:rFonts w:ascii="Truetypewriter PolyglOTT" w:hAnsi="Truetypewriter PolyglOTT" w:cs="Truetypewriter PolyglOTT"/>
          <w:sz w:val="28"/>
          <w:szCs w:val="24"/>
        </w:rPr>
        <w:t>, проклял его, предлагать</w:t>
      </w:r>
      <w:r w:rsidRPr="008E3474">
        <w:rPr>
          <w:rFonts w:ascii="Truetypewriter PolyglOTT" w:hAnsi="Truetypewriter PolyglOTT" w:cs="Truetypewriter PolyglOTT"/>
          <w:sz w:val="28"/>
          <w:szCs w:val="24"/>
        </w:rPr>
        <w:t xml:space="preserve"> ему исцеление. </w:t>
      </w:r>
    </w:p>
    <w:p w:rsidR="005C5DCB" w:rsidRDefault="005C5DCB" w:rsidP="005C5DCB">
      <w:pPr>
        <w:spacing w:after="120"/>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Я видел</w:t>
      </w:r>
      <w:r w:rsidR="000D5594">
        <w:rPr>
          <w:rFonts w:ascii="Truetypewriter PolyglOTT" w:hAnsi="Truetypewriter PolyglOTT" w:cs="Truetypewriter PolyglOTT"/>
          <w:sz w:val="28"/>
          <w:szCs w:val="24"/>
        </w:rPr>
        <w:t>, он угасал</w:t>
      </w:r>
      <w:r w:rsidRPr="008E3474">
        <w:rPr>
          <w:rFonts w:ascii="Truetypewriter PolyglOTT" w:hAnsi="Truetypewriter PolyglOTT" w:cs="Truetypewriter PolyglOTT"/>
          <w:sz w:val="28"/>
          <w:szCs w:val="24"/>
        </w:rPr>
        <w:t xml:space="preserve"> с каждой минутой</w:t>
      </w:r>
      <w:r w:rsidR="000D5594">
        <w:rPr>
          <w:rFonts w:ascii="Truetypewriter PolyglOTT" w:hAnsi="Truetypewriter PolyglOTT" w:cs="Truetypewriter PolyglOTT"/>
          <w:sz w:val="28"/>
          <w:szCs w:val="24"/>
        </w:rPr>
        <w:t>. Н</w:t>
      </w:r>
      <w:r w:rsidRPr="008E3474">
        <w:rPr>
          <w:rFonts w:ascii="Truetypewriter PolyglOTT" w:hAnsi="Truetypewriter PolyglOTT" w:cs="Truetypewriter PolyglOTT"/>
          <w:sz w:val="28"/>
          <w:szCs w:val="24"/>
        </w:rPr>
        <w:t>е дождавшись ответа, поднял короля и выбил из него чуму. Затем я перенёс его корону из королевской сокровищницы и созд</w:t>
      </w:r>
      <w:r w:rsidR="000D5594">
        <w:rPr>
          <w:rFonts w:ascii="Truetypewriter PolyglOTT" w:hAnsi="Truetypewriter PolyglOTT" w:cs="Truetypewriter PolyglOTT"/>
          <w:sz w:val="28"/>
          <w:szCs w:val="24"/>
        </w:rPr>
        <w:t>ав кристалл вставил его в неё. После чего я надел</w:t>
      </w:r>
      <w:r w:rsidRPr="008E3474">
        <w:rPr>
          <w:rFonts w:ascii="Truetypewriter PolyglOTT" w:hAnsi="Truetypewriter PolyglOTT" w:cs="Truetypewriter PolyglOTT"/>
          <w:sz w:val="28"/>
          <w:szCs w:val="24"/>
        </w:rPr>
        <w:t xml:space="preserve"> корону на приходящег</w:t>
      </w:r>
      <w:r w:rsidR="000D5594">
        <w:rPr>
          <w:rFonts w:ascii="Truetypewriter PolyglOTT" w:hAnsi="Truetypewriter PolyglOTT" w:cs="Truetypewriter PolyglOTT"/>
          <w:sz w:val="28"/>
          <w:szCs w:val="24"/>
        </w:rPr>
        <w:t>о в чувства короля. После сказал</w:t>
      </w:r>
      <w:r w:rsidRPr="008E3474">
        <w:rPr>
          <w:rFonts w:ascii="Truetypewriter PolyglOTT" w:hAnsi="Truetypewriter PolyglOTT" w:cs="Truetypewriter PolyglOTT"/>
          <w:sz w:val="28"/>
          <w:szCs w:val="24"/>
        </w:rPr>
        <w:t>: «Ваше высочество</w:t>
      </w:r>
      <w:r w:rsidR="000D5594">
        <w:rPr>
          <w:rFonts w:ascii="Truetypewriter PolyglOTT" w:hAnsi="Truetypewriter PolyglOTT" w:cs="Truetypewriter PolyglOTT"/>
          <w:sz w:val="28"/>
          <w:szCs w:val="24"/>
        </w:rPr>
        <w:t>,</w:t>
      </w:r>
      <w:r w:rsidRPr="008E3474">
        <w:rPr>
          <w:rFonts w:ascii="Truetypewriter PolyglOTT" w:hAnsi="Truetypewriter PolyglOTT" w:cs="Truetypewriter PolyglOTT"/>
          <w:sz w:val="28"/>
          <w:szCs w:val="24"/>
        </w:rPr>
        <w:t xml:space="preserve"> носите эту корону и не снимайте, тогда никакой недуг вас не одолеет». Король ответил</w:t>
      </w:r>
      <w:r w:rsidR="000D5594">
        <w:rPr>
          <w:rFonts w:ascii="Truetypewriter PolyglOTT" w:hAnsi="Truetypewriter PolyglOTT" w:cs="Truetypewriter PolyglOTT"/>
          <w:sz w:val="28"/>
          <w:szCs w:val="24"/>
        </w:rPr>
        <w:t>:</w:t>
      </w:r>
      <w:r w:rsidRPr="008E3474">
        <w:rPr>
          <w:rFonts w:ascii="Truetypewriter PolyglOTT" w:hAnsi="Truetypewriter PolyglOTT" w:cs="Truetypewriter PolyglOTT"/>
          <w:sz w:val="28"/>
          <w:szCs w:val="24"/>
        </w:rPr>
        <w:t xml:space="preserve"> «Ты хочешь моей смерти? Это твоё колдовство! Ты думаешь я не знаю</w:t>
      </w:r>
      <w:r w:rsidR="000D5594">
        <w:rPr>
          <w:rFonts w:ascii="Truetypewriter PolyglOTT" w:hAnsi="Truetypewriter PolyglOTT" w:cs="Truetypewriter PolyglOTT"/>
          <w:sz w:val="28"/>
          <w:szCs w:val="24"/>
        </w:rPr>
        <w:t>,</w:t>
      </w:r>
      <w:r w:rsidRPr="008E3474">
        <w:rPr>
          <w:rFonts w:ascii="Truetypewriter PolyglOTT" w:hAnsi="Truetypewriter PolyglOTT" w:cs="Truetypewriter PolyglOTT"/>
          <w:sz w:val="28"/>
          <w:szCs w:val="24"/>
        </w:rPr>
        <w:t xml:space="preserve"> кто ты!? Я знаю то, что именно ты виноват во второй чумной эпидемии!» Я сжал кулак и </w:t>
      </w:r>
      <w:r w:rsidRPr="008E3474">
        <w:rPr>
          <w:rFonts w:ascii="Truetypewriter PolyglOTT" w:hAnsi="Truetypewriter PolyglOTT" w:cs="Truetypewriter PolyglOTT"/>
          <w:sz w:val="28"/>
          <w:szCs w:val="24"/>
        </w:rPr>
        <w:lastRenderedPageBreak/>
        <w:t>ответил: «Да</w:t>
      </w:r>
      <w:r w:rsidR="00330CDA">
        <w:rPr>
          <w:rFonts w:ascii="Truetypewriter PolyglOTT" w:hAnsi="Truetypewriter PolyglOTT" w:cs="Truetypewriter PolyglOTT"/>
          <w:sz w:val="28"/>
          <w:szCs w:val="24"/>
        </w:rPr>
        <w:t>,</w:t>
      </w:r>
      <w:r w:rsidRPr="008E3474">
        <w:rPr>
          <w:rFonts w:ascii="Truetypewriter PolyglOTT" w:hAnsi="Truetypewriter PolyglOTT" w:cs="Truetypewriter PolyglOTT"/>
          <w:sz w:val="28"/>
          <w:szCs w:val="24"/>
        </w:rPr>
        <w:t xml:space="preserve"> это моя вина, но это было четыре тысячи лет назад, мне не хватило опыта</w:t>
      </w:r>
      <w:r w:rsidR="00330CDA">
        <w:rPr>
          <w:rFonts w:ascii="Truetypewriter PolyglOTT" w:hAnsi="Truetypewriter PolyglOTT" w:cs="Truetypewriter PolyglOTT"/>
          <w:sz w:val="28"/>
          <w:szCs w:val="24"/>
        </w:rPr>
        <w:t>,</w:t>
      </w:r>
      <w:r w:rsidRPr="008E3474">
        <w:rPr>
          <w:rFonts w:ascii="Truetypewriter PolyglOTT" w:hAnsi="Truetypewriter PolyglOTT" w:cs="Truetypewriter PolyglOTT"/>
          <w:sz w:val="28"/>
          <w:szCs w:val="24"/>
        </w:rPr>
        <w:t xml:space="preserve"> чтоб обуздать заклинание и </w:t>
      </w:r>
      <w:r w:rsidR="00330CDA">
        <w:rPr>
          <w:rFonts w:ascii="Truetypewriter PolyglOTT" w:hAnsi="Truetypewriter PolyglOTT" w:cs="Truetypewriter PolyglOTT"/>
          <w:sz w:val="28"/>
          <w:szCs w:val="24"/>
        </w:rPr>
        <w:t>направить в сторону врага». Эдвард продолжал: «Или специально ошибся, а теперь пришёл за мной</w:t>
      </w:r>
      <w:r w:rsidRPr="008E3474">
        <w:rPr>
          <w:rFonts w:ascii="Truetypewriter PolyglOTT" w:hAnsi="Truetypewriter PolyglOTT" w:cs="Truetypewriter PolyglOTT"/>
          <w:sz w:val="28"/>
          <w:szCs w:val="24"/>
        </w:rPr>
        <w:t>!» Я ему от</w:t>
      </w:r>
      <w:r w:rsidR="00330CDA">
        <w:rPr>
          <w:rFonts w:ascii="Truetypewriter PolyglOTT" w:hAnsi="Truetypewriter PolyglOTT" w:cs="Truetypewriter PolyglOTT"/>
          <w:sz w:val="28"/>
          <w:szCs w:val="24"/>
        </w:rPr>
        <w:t>ветил: «Я не желаю вам зла Эдвард, вас одолел</w:t>
      </w:r>
      <w:r w:rsidRPr="008E3474">
        <w:rPr>
          <w:rFonts w:ascii="Truetypewriter PolyglOTT" w:hAnsi="Truetypewriter PolyglOTT" w:cs="Truetypewriter PolyglOTT"/>
          <w:sz w:val="28"/>
          <w:szCs w:val="24"/>
        </w:rPr>
        <w:t xml:space="preserve">а чума, а не чьё-либо заклятье!» </w:t>
      </w:r>
      <w:r w:rsidR="00330CDA">
        <w:rPr>
          <w:rFonts w:ascii="Truetypewriter PolyglOTT" w:hAnsi="Truetypewriter PolyglOTT" w:cs="Truetypewriter PolyglOTT"/>
          <w:sz w:val="28"/>
          <w:szCs w:val="24"/>
        </w:rPr>
        <w:t>«Все в</w:t>
      </w:r>
      <w:r w:rsidRPr="008E3474">
        <w:rPr>
          <w:rFonts w:ascii="Truetypewriter PolyglOTT" w:hAnsi="Truetypewriter PolyglOTT" w:cs="Truetypewriter PolyglOTT"/>
          <w:sz w:val="28"/>
          <w:szCs w:val="24"/>
        </w:rPr>
        <w:t>ы такие: феи, ведьмы, колдуны, маги – все</w:t>
      </w:r>
      <w:r w:rsidR="00330CDA">
        <w:rPr>
          <w:rFonts w:ascii="Truetypewriter PolyglOTT" w:hAnsi="Truetypewriter PolyglOTT" w:cs="Truetypewriter PolyglOTT"/>
          <w:sz w:val="28"/>
          <w:szCs w:val="24"/>
        </w:rPr>
        <w:t>м вам трон нужен», -ответил Эдва</w:t>
      </w:r>
      <w:r w:rsidRPr="008E3474">
        <w:rPr>
          <w:rFonts w:ascii="Truetypewriter PolyglOTT" w:hAnsi="Truetypewriter PolyglOTT" w:cs="Truetypewriter PolyglOTT"/>
          <w:sz w:val="28"/>
          <w:szCs w:val="24"/>
        </w:rPr>
        <w:t>рд. Я бы</w:t>
      </w:r>
      <w:r w:rsidR="00330CDA">
        <w:rPr>
          <w:rFonts w:ascii="Truetypewriter PolyglOTT" w:hAnsi="Truetypewriter PolyglOTT" w:cs="Truetypewriter PolyglOTT"/>
          <w:sz w:val="28"/>
          <w:szCs w:val="24"/>
        </w:rPr>
        <w:t>л вне себя от ярости, но благо</w:t>
      </w:r>
      <w:r w:rsidRPr="008E3474">
        <w:rPr>
          <w:rFonts w:ascii="Truetypewriter PolyglOTT" w:hAnsi="Truetypewriter PolyglOTT" w:cs="Truetypewriter PolyglOTT"/>
          <w:sz w:val="28"/>
          <w:szCs w:val="24"/>
        </w:rPr>
        <w:t xml:space="preserve"> уже</w:t>
      </w:r>
      <w:r w:rsidR="00330CDA">
        <w:rPr>
          <w:rFonts w:ascii="Truetypewriter PolyglOTT" w:hAnsi="Truetypewriter PolyglOTT" w:cs="Truetypewriter PolyglOTT"/>
          <w:sz w:val="28"/>
          <w:szCs w:val="24"/>
        </w:rPr>
        <w:t xml:space="preserve"> давным-давно</w:t>
      </w:r>
      <w:r w:rsidRPr="008E3474">
        <w:rPr>
          <w:rFonts w:ascii="Truetypewriter PolyglOTT" w:hAnsi="Truetypewriter PolyglOTT" w:cs="Truetypewriter PolyglOTT"/>
          <w:sz w:val="28"/>
          <w:szCs w:val="24"/>
        </w:rPr>
        <w:t xml:space="preserve"> научился контролировать свои эмоции и вместо того</w:t>
      </w:r>
      <w:r w:rsidR="00330CDA">
        <w:rPr>
          <w:rFonts w:ascii="Truetypewriter PolyglOTT" w:hAnsi="Truetypewriter PolyglOTT" w:cs="Truetypewriter PolyglOTT"/>
          <w:sz w:val="28"/>
          <w:szCs w:val="24"/>
        </w:rPr>
        <w:t>,</w:t>
      </w:r>
      <w:r w:rsidRPr="008E3474">
        <w:rPr>
          <w:rFonts w:ascii="Truetypewriter PolyglOTT" w:hAnsi="Truetypewriter PolyglOTT" w:cs="Truetypewriter PolyglOTT"/>
          <w:sz w:val="28"/>
          <w:szCs w:val="24"/>
        </w:rPr>
        <w:t xml:space="preserve"> чтоб стереть короля в порошок, обрушить потолок </w:t>
      </w:r>
      <w:r w:rsidR="00330CDA">
        <w:rPr>
          <w:rFonts w:ascii="Truetypewriter PolyglOTT" w:hAnsi="Truetypewriter PolyglOTT" w:cs="Truetypewriter PolyglOTT"/>
          <w:sz w:val="28"/>
          <w:szCs w:val="24"/>
        </w:rPr>
        <w:t>или швырнуть в него нож от гильо</w:t>
      </w:r>
      <w:r w:rsidRPr="008E3474">
        <w:rPr>
          <w:rFonts w:ascii="Truetypewriter PolyglOTT" w:hAnsi="Truetypewriter PolyglOTT" w:cs="Truetypewriter PolyglOTT"/>
          <w:sz w:val="28"/>
          <w:szCs w:val="24"/>
        </w:rPr>
        <w:t>тины, я ему сказал: «Если бы я хотел вас убить</w:t>
      </w:r>
      <w:r w:rsidR="00330CDA">
        <w:rPr>
          <w:rFonts w:ascii="Truetypewriter PolyglOTT" w:hAnsi="Truetypewriter PolyglOTT" w:cs="Truetypewriter PolyglOTT"/>
          <w:sz w:val="28"/>
          <w:szCs w:val="24"/>
        </w:rPr>
        <w:t>,</w:t>
      </w:r>
      <w:r w:rsidRPr="008E3474">
        <w:rPr>
          <w:rFonts w:ascii="Truetypewriter PolyglOTT" w:hAnsi="Truetypewriter PolyglOTT" w:cs="Truetypewriter PolyglOTT"/>
          <w:sz w:val="28"/>
          <w:szCs w:val="24"/>
        </w:rPr>
        <w:t xml:space="preserve"> исцелил бы я вас или</w:t>
      </w:r>
      <w:r w:rsidR="00330CDA">
        <w:rPr>
          <w:rFonts w:ascii="Truetypewriter PolyglOTT" w:hAnsi="Truetypewriter PolyglOTT" w:cs="Truetypewriter PolyglOTT"/>
          <w:sz w:val="28"/>
          <w:szCs w:val="24"/>
        </w:rPr>
        <w:t xml:space="preserve"> сразу</w:t>
      </w:r>
      <w:r w:rsidRPr="008E3474">
        <w:rPr>
          <w:rFonts w:ascii="Truetypewriter PolyglOTT" w:hAnsi="Truetypewriter PolyglOTT" w:cs="Truetypewriter PolyglOTT"/>
          <w:sz w:val="28"/>
          <w:szCs w:val="24"/>
        </w:rPr>
        <w:t xml:space="preserve"> вонзил бы в сердце кинжал? Как вы помните стража не могла мне помешать». Король ответил: «</w:t>
      </w:r>
      <w:r w:rsidR="00330CDA">
        <w:rPr>
          <w:rFonts w:ascii="Truetypewriter PolyglOTT" w:hAnsi="Truetypewriter PolyglOTT" w:cs="Truetypewriter PolyglOTT"/>
          <w:sz w:val="28"/>
          <w:szCs w:val="24"/>
        </w:rPr>
        <w:t>Доля правды есть в твоих словах…</w:t>
      </w:r>
      <w:r w:rsidRPr="008E3474">
        <w:rPr>
          <w:rFonts w:ascii="Truetypewriter PolyglOTT" w:hAnsi="Truetypewriter PolyglOTT" w:cs="Truetypewriter PolyglOTT"/>
          <w:sz w:val="28"/>
          <w:szCs w:val="24"/>
        </w:rPr>
        <w:t xml:space="preserve"> Я отменю свой указ, правда я уже успел казнить пару магов, включая придворного, можешь ли ты заменить его, временно?»</w:t>
      </w:r>
    </w:p>
    <w:p w:rsidR="005C5DCB" w:rsidRPr="005C073B" w:rsidRDefault="005C5DCB" w:rsidP="005C5DCB">
      <w:pPr>
        <w:spacing w:after="120"/>
        <w:jc w:val="both"/>
        <w:rPr>
          <w:rFonts w:ascii="Truetypewriter PolyglOTT" w:hAnsi="Truetypewriter PolyglOTT" w:cs="Truetypewriter PolyglOTT"/>
          <w:b/>
          <w:sz w:val="28"/>
          <w:szCs w:val="24"/>
        </w:rPr>
      </w:pPr>
      <w:r w:rsidRPr="005C073B">
        <w:rPr>
          <w:rFonts w:ascii="Truetypewriter PolyglOTT" w:hAnsi="Truetypewriter PolyglOTT" w:cs="Truetypewriter PolyglOTT"/>
          <w:b/>
          <w:sz w:val="28"/>
          <w:szCs w:val="24"/>
        </w:rPr>
        <w:t>*Си* - Какая детская наивность короля, ладно это уже не так скучно</w:t>
      </w:r>
    </w:p>
    <w:p w:rsidR="005C5DCB" w:rsidRPr="008E3474" w:rsidRDefault="005C5DCB" w:rsidP="005C5DCB">
      <w:pPr>
        <w:spacing w:after="120"/>
        <w:jc w:val="center"/>
        <w:rPr>
          <w:rFonts w:ascii="Truetypewriter PolyglOTT" w:hAnsi="Truetypewriter PolyglOTT" w:cs="Truetypewriter PolyglOTT"/>
          <w:b/>
          <w:sz w:val="32"/>
          <w:szCs w:val="24"/>
        </w:rPr>
      </w:pPr>
      <w:r w:rsidRPr="008E347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17.</w:t>
      </w:r>
      <w:r w:rsidRPr="008E3474">
        <w:rPr>
          <w:rFonts w:ascii="Truetypewriter PolyglOTT" w:hAnsi="Truetypewriter PolyglOTT" w:cs="Truetypewriter PolyglOTT"/>
          <w:b/>
          <w:sz w:val="32"/>
          <w:szCs w:val="24"/>
        </w:rPr>
        <w:t>4</w:t>
      </w:r>
    </w:p>
    <w:p w:rsidR="005C5DCB" w:rsidRPr="008E3474" w:rsidRDefault="007713B1" w:rsidP="005C5DCB">
      <w:pPr>
        <w:spacing w:after="120"/>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ab/>
        <w:t>Так я прожил несколько лет. И</w:t>
      </w:r>
      <w:r w:rsidR="005C5DCB" w:rsidRPr="008E3474">
        <w:rPr>
          <w:rFonts w:ascii="Truetypewriter PolyglOTT" w:hAnsi="Truetypewriter PolyglOTT" w:cs="Truetypewriter PolyglOTT"/>
          <w:sz w:val="28"/>
          <w:szCs w:val="24"/>
        </w:rPr>
        <w:t>скал магов везде, но никто не хотел становиться в свиту королю, недавно грозившегося истребить всех магов своего королевства. Однажды ночью в праздник зимнего солнце стояния маги устроили собрание</w:t>
      </w:r>
      <w:r>
        <w:rPr>
          <w:rFonts w:ascii="Truetypewriter PolyglOTT" w:hAnsi="Truetypewriter PolyglOTT" w:cs="Truetypewriter PolyglOTT"/>
          <w:sz w:val="28"/>
          <w:szCs w:val="24"/>
        </w:rPr>
        <w:t>. П</w:t>
      </w:r>
      <w:r w:rsidR="005C5DCB" w:rsidRPr="008E3474">
        <w:rPr>
          <w:rFonts w:ascii="Truetypewriter PolyglOTT" w:hAnsi="Truetypewriter PolyglOTT" w:cs="Truetypewriter PolyglOTT"/>
          <w:sz w:val="28"/>
          <w:szCs w:val="24"/>
        </w:rPr>
        <w:t>о крайней мере мы, маги, называем это так. Я всё искал придворных и на свою беду наткнулся на мага по имени Исаак Гофельд</w:t>
      </w:r>
      <w:r>
        <w:rPr>
          <w:rFonts w:ascii="Truetypewriter PolyglOTT" w:hAnsi="Truetypewriter PolyglOTT" w:cs="Truetypewriter PolyglOTT"/>
          <w:sz w:val="28"/>
          <w:szCs w:val="24"/>
        </w:rPr>
        <w:t>, сильнейшего из известных</w:t>
      </w:r>
      <w:r w:rsidR="005C5DCB" w:rsidRPr="008E3474">
        <w:rPr>
          <w:rFonts w:ascii="Truetypewriter PolyglOTT" w:hAnsi="Truetypewriter PolyglOTT" w:cs="Truetypewriter PolyglOTT"/>
          <w:sz w:val="28"/>
          <w:szCs w:val="24"/>
        </w:rPr>
        <w:t>. Этот маг на мо</w:t>
      </w:r>
      <w:r>
        <w:rPr>
          <w:rFonts w:ascii="Truetypewriter PolyglOTT" w:hAnsi="Truetypewriter PolyglOTT" w:cs="Truetypewriter PolyglOTT"/>
          <w:sz w:val="28"/>
          <w:szCs w:val="24"/>
        </w:rPr>
        <w:t>ё предложение</w:t>
      </w:r>
      <w:r w:rsidR="005C5DCB" w:rsidRPr="008E3474">
        <w:rPr>
          <w:rFonts w:ascii="Truetypewriter PolyglOTT" w:hAnsi="Truetypewriter PolyglOTT" w:cs="Truetypewriter PolyglOTT"/>
          <w:sz w:val="28"/>
          <w:szCs w:val="24"/>
        </w:rPr>
        <w:t xml:space="preserve"> использ</w:t>
      </w:r>
      <w:r>
        <w:rPr>
          <w:rFonts w:ascii="Truetypewriter PolyglOTT" w:hAnsi="Truetypewriter PolyglOTT" w:cs="Truetypewriter PolyglOTT"/>
          <w:sz w:val="28"/>
          <w:szCs w:val="24"/>
        </w:rPr>
        <w:t>овал отбрасывающие заклинание. Я</w:t>
      </w:r>
      <w:r w:rsidR="005C5DCB" w:rsidRPr="008E3474">
        <w:rPr>
          <w:rFonts w:ascii="Truetypewriter PolyglOTT" w:hAnsi="Truetypewriter PolyglOTT" w:cs="Truetypewriter PolyglOTT"/>
          <w:sz w:val="28"/>
          <w:szCs w:val="24"/>
        </w:rPr>
        <w:t xml:space="preserve"> отлетел на пятьдесят метров, от падения меня спасло то, что я успел применить заклинание левитации. Маги вокруг ахнули, впервые они видели мага, использующего это заклинание, оно считалось очень сложным. Я подлетел к Исааку, тот смотрел на меня с удивлением. Я повторил свой вопрос, на этот раз ответ был таков: «Кто вы такой!? Почему вы мн</w:t>
      </w:r>
      <w:r>
        <w:rPr>
          <w:rFonts w:ascii="Truetypewriter PolyglOTT" w:hAnsi="Truetypewriter PolyglOTT" w:cs="Truetypewriter PolyglOTT"/>
          <w:sz w:val="28"/>
          <w:szCs w:val="24"/>
        </w:rPr>
        <w:t xml:space="preserve">е предлагаете службу у Эдварда </w:t>
      </w:r>
      <w:r>
        <w:rPr>
          <w:rFonts w:ascii="Truetypewriter PolyglOTT" w:hAnsi="Truetypewriter PolyglOTT" w:cs="Truetypewriter PolyglOTT"/>
          <w:sz w:val="28"/>
          <w:szCs w:val="24"/>
          <w:lang w:val="en-US"/>
        </w:rPr>
        <w:t>V</w:t>
      </w:r>
      <w:r w:rsidR="005C5DCB" w:rsidRPr="008E3474">
        <w:rPr>
          <w:rFonts w:ascii="Truetypewriter PolyglOTT" w:hAnsi="Truetypewriter PolyglOTT" w:cs="Truetypewriter PolyglOTT"/>
          <w:sz w:val="28"/>
          <w:szCs w:val="24"/>
        </w:rPr>
        <w:t>, короля-истребителя магов?» Я ответил: «Меня зовут Иосиф Зелькстро, а король считал, что маги хотят его смерти</w:t>
      </w:r>
      <w:r w:rsidR="005A7BB7">
        <w:rPr>
          <w:rFonts w:ascii="Truetypewriter PolyglOTT" w:hAnsi="Truetypewriter PolyglOTT" w:cs="Truetypewriter PolyglOTT"/>
          <w:sz w:val="28"/>
          <w:szCs w:val="24"/>
        </w:rPr>
        <w:t>, и не без основания… Но он ошибался…</w:t>
      </w:r>
      <w:r w:rsidR="005C5DCB" w:rsidRPr="008E3474">
        <w:rPr>
          <w:rFonts w:ascii="Truetypewriter PolyglOTT" w:hAnsi="Truetypewriter PolyglOTT" w:cs="Truetypewriter PolyglOTT"/>
          <w:sz w:val="28"/>
          <w:szCs w:val="24"/>
        </w:rPr>
        <w:t xml:space="preserve">». </w:t>
      </w:r>
    </w:p>
    <w:p w:rsidR="005C5DCB" w:rsidRPr="008E3474" w:rsidRDefault="005C5DCB" w:rsidP="005C5DCB">
      <w:pPr>
        <w:spacing w:after="120"/>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После того как я назвал своё имя толпа зашуршала. Все знали моё имя, но мало кто знал моё лицо. Как я закончил, меня тут же о</w:t>
      </w:r>
      <w:r w:rsidR="005A7BB7">
        <w:rPr>
          <w:rFonts w:ascii="Truetypewriter PolyglOTT" w:hAnsi="Truetypewriter PolyglOTT" w:cs="Truetypewriter PolyglOTT"/>
          <w:sz w:val="28"/>
          <w:szCs w:val="24"/>
        </w:rPr>
        <w:t xml:space="preserve">дёрнули, попросив открыть портал в другой конец света. Я открыл. </w:t>
      </w:r>
      <w:r w:rsidRPr="008E3474">
        <w:rPr>
          <w:rFonts w:ascii="Truetypewriter PolyglOTT" w:hAnsi="Truetypewriter PolyglOTT" w:cs="Truetypewriter PolyglOTT"/>
          <w:sz w:val="28"/>
          <w:szCs w:val="24"/>
        </w:rPr>
        <w:t xml:space="preserve">Исаак весь праздник стоял в стороне и думал. Вокруг меня была толпа. </w:t>
      </w:r>
    </w:p>
    <w:p w:rsidR="005C5DCB" w:rsidRPr="008E3474" w:rsidRDefault="005A7BB7" w:rsidP="005C5DCB">
      <w:pPr>
        <w:spacing w:after="120"/>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В конце вечера Гофельд</w:t>
      </w:r>
      <w:r w:rsidR="005C5DCB" w:rsidRPr="008E3474">
        <w:rPr>
          <w:rFonts w:ascii="Truetypewriter PolyglOTT" w:hAnsi="Truetypewriter PolyglOTT" w:cs="Truetypewriter PolyglOTT"/>
          <w:sz w:val="28"/>
          <w:szCs w:val="24"/>
        </w:rPr>
        <w:t xml:space="preserve"> подошёл ко мне сам. Он сказал: «Мне надо подумать над вашим предложением, но у меня точно будет одно условие: вы должны обучить меня заклинанию левитации». Я ответил ему с улыбкой: «Хорошо, у меня есть достаточно времени подождать, хотя</w:t>
      </w:r>
      <w:r>
        <w:rPr>
          <w:rFonts w:ascii="Truetypewriter PolyglOTT" w:hAnsi="Truetypewriter PolyglOTT" w:cs="Truetypewriter PolyglOTT"/>
          <w:sz w:val="28"/>
          <w:szCs w:val="24"/>
        </w:rPr>
        <w:t>, по-</w:t>
      </w:r>
      <w:r w:rsidR="005C5DCB" w:rsidRPr="008E3474">
        <w:rPr>
          <w:rFonts w:ascii="Truetypewriter PolyglOTT" w:hAnsi="Truetypewriter PolyglOTT" w:cs="Truetypewriter PolyglOTT"/>
          <w:sz w:val="28"/>
          <w:szCs w:val="24"/>
        </w:rPr>
        <w:t>моему</w:t>
      </w:r>
      <w:r>
        <w:rPr>
          <w:rFonts w:ascii="Truetypewriter PolyglOTT" w:hAnsi="Truetypewriter PolyglOTT" w:cs="Truetypewriter PolyglOTT"/>
          <w:sz w:val="28"/>
          <w:szCs w:val="24"/>
        </w:rPr>
        <w:t>,</w:t>
      </w:r>
      <w:r w:rsidR="005C5DCB" w:rsidRPr="008E3474">
        <w:rPr>
          <w:rFonts w:ascii="Truetypewriter PolyglOTT" w:hAnsi="Truetypewriter PolyglOTT" w:cs="Truetypewriter PolyglOTT"/>
          <w:sz w:val="28"/>
          <w:szCs w:val="24"/>
        </w:rPr>
        <w:t xml:space="preserve"> заклинанию левитации маги учатся впервые дни обучения»</w:t>
      </w:r>
      <w:r>
        <w:rPr>
          <w:rFonts w:ascii="Truetypewriter PolyglOTT" w:hAnsi="Truetypewriter PolyglOTT" w:cs="Truetypewriter PolyglOTT"/>
          <w:sz w:val="28"/>
          <w:szCs w:val="24"/>
        </w:rPr>
        <w:t xml:space="preserve"> </w:t>
      </w:r>
      <w:r w:rsidR="005C5DCB" w:rsidRPr="008E3474">
        <w:rPr>
          <w:rFonts w:ascii="Truetypewriter PolyglOTT" w:hAnsi="Truetypewriter PolyglOTT" w:cs="Truetypewriter PolyglOTT"/>
          <w:sz w:val="28"/>
          <w:szCs w:val="24"/>
        </w:rPr>
        <w:t xml:space="preserve">- после чего попрощался со всеми и ушёл. </w:t>
      </w:r>
    </w:p>
    <w:p w:rsidR="005C5DCB" w:rsidRDefault="005C5DCB" w:rsidP="005C5DCB">
      <w:pPr>
        <w:spacing w:after="120"/>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До сих пор вспоминаю тот вечер, после этого ко мне окончательно прикрепилось имя Квампадре Зелькстро</w:t>
      </w:r>
      <w:r w:rsidR="005A7BB7">
        <w:rPr>
          <w:rFonts w:ascii="Truetypewriter PolyglOTT" w:hAnsi="Truetypewriter PolyglOTT" w:cs="Truetypewriter PolyglOTT"/>
          <w:sz w:val="28"/>
          <w:szCs w:val="24"/>
        </w:rPr>
        <w:t>, или же, Король Магов Зелекстро</w:t>
      </w:r>
      <w:r w:rsidRPr="008E3474">
        <w:rPr>
          <w:rFonts w:ascii="Truetypewriter PolyglOTT" w:hAnsi="Truetypewriter PolyglOTT" w:cs="Truetypewriter PolyglOTT"/>
          <w:sz w:val="28"/>
          <w:szCs w:val="24"/>
        </w:rPr>
        <w:t>.</w:t>
      </w:r>
    </w:p>
    <w:p w:rsidR="005C5DCB" w:rsidRDefault="005C5DCB" w:rsidP="005C5DCB">
      <w:pPr>
        <w:spacing w:after="120"/>
        <w:ind w:firstLine="708"/>
        <w:jc w:val="both"/>
        <w:rPr>
          <w:rFonts w:ascii="Truetypewriter PolyglOTT" w:hAnsi="Truetypewriter PolyglOTT" w:cs="Truetypewriter PolyglOTT"/>
          <w:b/>
          <w:sz w:val="28"/>
          <w:szCs w:val="24"/>
        </w:rPr>
      </w:pPr>
      <w:r w:rsidRPr="005C073B">
        <w:rPr>
          <w:rFonts w:ascii="Truetypewriter PolyglOTT" w:hAnsi="Truetypewriter PolyglOTT" w:cs="Truetypewriter PolyglOTT"/>
          <w:b/>
          <w:sz w:val="28"/>
          <w:szCs w:val="24"/>
        </w:rPr>
        <w:lastRenderedPageBreak/>
        <w:t>*Эниси* -До сих пор помню тот вечер, когда ко мне прикрепился мой позывной: Пимбура</w:t>
      </w:r>
    </w:p>
    <w:p w:rsidR="005C5DCB" w:rsidRDefault="005C5DCB" w:rsidP="005C5DCB">
      <w:pPr>
        <w:spacing w:after="120"/>
        <w:ind w:firstLine="708"/>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*Ниссэ* -Это когда мы путешествовали? После того, как ты, переодевшись в простого крестьянина, спас троих и после чего был отправлен под суд?</w:t>
      </w:r>
    </w:p>
    <w:p w:rsidR="005C5DCB" w:rsidRPr="005C073B" w:rsidRDefault="005C5DCB" w:rsidP="005C5DCB">
      <w:pPr>
        <w:spacing w:after="120"/>
        <w:ind w:firstLine="708"/>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*Эниси* -Угу, повезло, что они нашли мои документы, там было написано кто я, иначе бы я точно отправился «к стенке»… Ладно, не суть…</w:t>
      </w:r>
    </w:p>
    <w:p w:rsidR="005C5DCB" w:rsidRPr="008E3474" w:rsidRDefault="005C5DCB" w:rsidP="005C5DCB">
      <w:pPr>
        <w:spacing w:after="120" w:line="240" w:lineRule="auto"/>
        <w:jc w:val="center"/>
        <w:rPr>
          <w:rFonts w:ascii="Truetypewriter PolyglOTT" w:hAnsi="Truetypewriter PolyglOTT" w:cs="Truetypewriter PolyglOTT"/>
          <w:b/>
          <w:sz w:val="32"/>
          <w:szCs w:val="24"/>
        </w:rPr>
      </w:pPr>
      <w:r w:rsidRPr="008E347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17.</w:t>
      </w:r>
      <w:r w:rsidRPr="008E3474">
        <w:rPr>
          <w:rFonts w:ascii="Truetypewriter PolyglOTT" w:hAnsi="Truetypewriter PolyglOTT" w:cs="Truetypewriter PolyglOTT"/>
          <w:b/>
          <w:sz w:val="32"/>
          <w:szCs w:val="24"/>
        </w:rPr>
        <w:t>5</w:t>
      </w:r>
    </w:p>
    <w:p w:rsidR="005C5DCB" w:rsidRPr="008E3474"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Через три дня Исаак пришёл к моим дверям. Он постучал, я открыл ему дверь взмахом руки. Он зашёл и позвал меня, он ещё не знал, что я был в башне своего дома и решил спустится по лестн</w:t>
      </w:r>
      <w:r w:rsidR="005A7BB7">
        <w:rPr>
          <w:rFonts w:ascii="Truetypewriter PolyglOTT" w:hAnsi="Truetypewriter PolyglOTT" w:cs="Truetypewriter PolyglOTT"/>
          <w:sz w:val="28"/>
          <w:szCs w:val="24"/>
        </w:rPr>
        <w:t>ице. Когда я дошёл до середины, то</w:t>
      </w:r>
      <w:r w:rsidRPr="008E3474">
        <w:rPr>
          <w:rFonts w:ascii="Truetypewriter PolyglOTT" w:hAnsi="Truetypewriter PolyglOTT" w:cs="Truetypewriter PolyglOTT"/>
          <w:sz w:val="28"/>
          <w:szCs w:val="24"/>
        </w:rPr>
        <w:t xml:space="preserve"> услышал звук бьющегося стекла, пулей рванув вниз, я очутился в лаборатории.</w:t>
      </w:r>
    </w:p>
    <w:p w:rsidR="005C5DCB" w:rsidRPr="008E3474"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Около моего стола с реагентами стоял Исаак, в ногах у него был разлит эл</w:t>
      </w:r>
      <w:r w:rsidR="00036BD1">
        <w:rPr>
          <w:rFonts w:ascii="Truetypewriter PolyglOTT" w:hAnsi="Truetypewriter PolyglOTT" w:cs="Truetypewriter PolyglOTT"/>
          <w:sz w:val="28"/>
          <w:szCs w:val="24"/>
        </w:rPr>
        <w:t>и</w:t>
      </w:r>
      <w:r w:rsidRPr="008E3474">
        <w:rPr>
          <w:rFonts w:ascii="Truetypewriter PolyglOTT" w:hAnsi="Truetypewriter PolyglOTT" w:cs="Truetypewriter PolyglOTT"/>
          <w:sz w:val="28"/>
          <w:szCs w:val="24"/>
        </w:rPr>
        <w:t>ксир.</w:t>
      </w:r>
    </w:p>
    <w:p w:rsidR="005C5DCB" w:rsidRPr="008E3474" w:rsidRDefault="005C5DCB" w:rsidP="005C5DCB">
      <w:pPr>
        <w:spacing w:after="120" w:line="240" w:lineRule="auto"/>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-Исаак, что ты сделал? – спросил я его</w:t>
      </w:r>
    </w:p>
    <w:p w:rsidR="005C5DCB" w:rsidRPr="008E3474" w:rsidRDefault="005C5DCB" w:rsidP="005C5DCB">
      <w:pPr>
        <w:spacing w:after="120" w:line="240" w:lineRule="auto"/>
        <w:jc w:val="right"/>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-Иосиф, извините я случайно разлил ваше зелье. – слёзно ответил он</w:t>
      </w:r>
    </w:p>
    <w:p w:rsidR="005C5DCB" w:rsidRPr="008E3474" w:rsidRDefault="005C5DCB" w:rsidP="005C5DCB">
      <w:pPr>
        <w:spacing w:after="120" w:line="240" w:lineRule="auto"/>
        <w:rPr>
          <w:rFonts w:ascii="Truetypewriter PolyglOTT" w:hAnsi="Truetypewriter PolyglOTT" w:cs="Truetypewriter PolyglOTT"/>
          <w:sz w:val="28"/>
          <w:szCs w:val="24"/>
        </w:rPr>
      </w:pPr>
      <w:r>
        <w:rPr>
          <w:rFonts w:ascii="Truetypewriter PolyglOTT" w:hAnsi="Truetypewriter PolyglOTT" w:cs="Truetypewriter PolyglOTT"/>
          <w:sz w:val="28"/>
          <w:szCs w:val="24"/>
        </w:rPr>
        <w:t>- Отойди от</w:t>
      </w:r>
      <w:r w:rsidRPr="008E3474">
        <w:rPr>
          <w:rFonts w:ascii="Truetypewriter PolyglOTT" w:hAnsi="Truetypewriter PolyglOTT" w:cs="Truetypewriter PolyglOTT"/>
          <w:sz w:val="28"/>
          <w:szCs w:val="24"/>
        </w:rPr>
        <w:t>туда! Это мутаген, я с его помощью мышей травлю, они пьют и в бабочек превращаются. – сказал я ему</w:t>
      </w:r>
    </w:p>
    <w:p w:rsidR="00306028" w:rsidRDefault="005C5DCB" w:rsidP="005C5DCB">
      <w:pPr>
        <w:spacing w:after="120" w:line="240" w:lineRule="auto"/>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Он</w:t>
      </w:r>
      <w:r w:rsidR="00036BD1">
        <w:rPr>
          <w:rFonts w:ascii="Truetypewriter PolyglOTT" w:hAnsi="Truetypewriter PolyglOTT" w:cs="Truetypewriter PolyglOTT"/>
          <w:sz w:val="28"/>
          <w:szCs w:val="24"/>
        </w:rPr>
        <w:t xml:space="preserve"> послушно отошёл. Затем сказал,</w:t>
      </w:r>
      <w:r w:rsidRPr="008E3474">
        <w:rPr>
          <w:rFonts w:ascii="Truetypewriter PolyglOTT" w:hAnsi="Truetypewriter PolyglOTT" w:cs="Truetypewriter PolyglOTT"/>
          <w:sz w:val="28"/>
          <w:szCs w:val="24"/>
        </w:rPr>
        <w:t xml:space="preserve"> хочет быть придворным магом. На что я ответил ему: «Я это уже понял, ты бы сюда просто</w:t>
      </w:r>
      <w:r w:rsidR="00036BD1">
        <w:rPr>
          <w:rFonts w:ascii="Truetypewriter PolyglOTT" w:hAnsi="Truetypewriter PolyglOTT" w:cs="Truetypewriter PolyglOTT"/>
          <w:sz w:val="28"/>
          <w:szCs w:val="24"/>
        </w:rPr>
        <w:t xml:space="preserve"> так не пришёл». Мы пошли к Эдва</w:t>
      </w:r>
      <w:r w:rsidR="00306028">
        <w:rPr>
          <w:rFonts w:ascii="Truetypewriter PolyglOTT" w:hAnsi="Truetypewriter PolyglOTT" w:cs="Truetypewriter PolyglOTT"/>
          <w:sz w:val="28"/>
          <w:szCs w:val="24"/>
        </w:rPr>
        <w:t xml:space="preserve">рду. Так </w:t>
      </w:r>
      <w:r w:rsidRPr="008E3474">
        <w:rPr>
          <w:rFonts w:ascii="Truetypewriter PolyglOTT" w:hAnsi="Truetypewriter PolyglOTT" w:cs="Truetypewriter PolyglOTT"/>
          <w:sz w:val="28"/>
          <w:szCs w:val="24"/>
        </w:rPr>
        <w:t>Исаак</w:t>
      </w:r>
      <w:r w:rsidR="00306028">
        <w:rPr>
          <w:rFonts w:ascii="Truetypewriter PolyglOTT" w:hAnsi="Truetypewriter PolyglOTT" w:cs="Truetypewriter PolyglOTT"/>
          <w:sz w:val="28"/>
          <w:szCs w:val="24"/>
        </w:rPr>
        <w:t xml:space="preserve"> был представлен его высочеству</w:t>
      </w:r>
      <w:r w:rsidRPr="008E3474">
        <w:rPr>
          <w:rFonts w:ascii="Truetypewriter PolyglOTT" w:hAnsi="Truetypewriter PolyglOTT" w:cs="Truetypewriter PolyglOTT"/>
          <w:sz w:val="28"/>
          <w:szCs w:val="24"/>
        </w:rPr>
        <w:t>.</w:t>
      </w:r>
      <w:r w:rsidR="00306028">
        <w:rPr>
          <w:rFonts w:ascii="Truetypewriter PolyglOTT" w:hAnsi="Truetypewriter PolyglOTT" w:cs="Truetypewriter PolyglOTT"/>
          <w:sz w:val="28"/>
          <w:szCs w:val="24"/>
        </w:rPr>
        <w:t xml:space="preserve"> </w:t>
      </w:r>
      <w:r w:rsidRPr="008E3474">
        <w:rPr>
          <w:rFonts w:ascii="Truetypewriter PolyglOTT" w:hAnsi="Truetypewriter PolyglOTT" w:cs="Truetypewriter PolyglOTT"/>
          <w:sz w:val="28"/>
          <w:szCs w:val="24"/>
        </w:rPr>
        <w:t xml:space="preserve">Король был рад тому, что нашёл постоянного придворного мага. </w:t>
      </w:r>
    </w:p>
    <w:p w:rsidR="005C5DCB" w:rsidRDefault="00306028" w:rsidP="00306028">
      <w:pPr>
        <w:spacing w:after="120" w:line="240" w:lineRule="auto"/>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В тот день в мои подмастерье попал молодой и сильный Исаак</w:t>
      </w:r>
      <w:r w:rsidR="005C5DCB" w:rsidRPr="008E3474">
        <w:rPr>
          <w:rFonts w:ascii="Truetypewriter PolyglOTT" w:hAnsi="Truetypewriter PolyglOTT" w:cs="Truetypewriter PolyglOTT"/>
          <w:sz w:val="28"/>
          <w:szCs w:val="24"/>
        </w:rPr>
        <w:t xml:space="preserve">. </w:t>
      </w:r>
      <w:r>
        <w:rPr>
          <w:rFonts w:ascii="Truetypewriter PolyglOTT" w:hAnsi="Truetypewriter PolyglOTT" w:cs="Truetypewriter PolyglOTT"/>
          <w:sz w:val="28"/>
          <w:szCs w:val="24"/>
        </w:rPr>
        <w:t>Я выполнил своё обещание, научил его летать. Но даже</w:t>
      </w:r>
      <w:r w:rsidR="005C5DCB" w:rsidRPr="008E3474">
        <w:rPr>
          <w:rFonts w:ascii="Truetypewriter PolyglOTT" w:hAnsi="Truetypewriter PolyglOTT" w:cs="Truetypewriter PolyglOTT"/>
          <w:sz w:val="28"/>
          <w:szCs w:val="24"/>
        </w:rPr>
        <w:t xml:space="preserve"> у самого Исаака, несмотря на его не малую магическую силу, не как н</w:t>
      </w:r>
      <w:r>
        <w:rPr>
          <w:rFonts w:ascii="Truetypewriter PolyglOTT" w:hAnsi="Truetypewriter PolyglOTT" w:cs="Truetypewriter PolyglOTT"/>
          <w:sz w:val="28"/>
          <w:szCs w:val="24"/>
        </w:rPr>
        <w:t>е получалась подняться</w:t>
      </w:r>
      <w:r w:rsidR="005C5DCB" w:rsidRPr="008E3474">
        <w:rPr>
          <w:rFonts w:ascii="Truetypewriter PolyglOTT" w:hAnsi="Truetypewriter PolyglOTT" w:cs="Truetypewriter PolyglOTT"/>
          <w:sz w:val="28"/>
          <w:szCs w:val="24"/>
        </w:rPr>
        <w:t>.</w:t>
      </w:r>
      <w:r>
        <w:rPr>
          <w:rFonts w:ascii="Truetypewriter PolyglOTT" w:hAnsi="Truetypewriter PolyglOTT" w:cs="Truetypewriter PolyglOTT"/>
          <w:sz w:val="28"/>
          <w:szCs w:val="24"/>
        </w:rPr>
        <w:t xml:space="preserve"> Ведь заклинание было создано ведьмами, а не магами. Чтобы уладить эту проблему, я дал ему амулет, который</w:t>
      </w:r>
      <w:r w:rsidR="005C5DCB" w:rsidRPr="008E3474">
        <w:rPr>
          <w:rFonts w:ascii="Truetypewriter PolyglOTT" w:hAnsi="Truetypewriter PolyglOTT" w:cs="Truetypewriter PolyglOTT"/>
          <w:sz w:val="28"/>
          <w:szCs w:val="24"/>
        </w:rPr>
        <w:t xml:space="preserve"> приумно</w:t>
      </w:r>
      <w:r>
        <w:rPr>
          <w:rFonts w:ascii="Truetypewriter PolyglOTT" w:hAnsi="Truetypewriter PolyglOTT" w:cs="Truetypewriter PolyglOTT"/>
          <w:sz w:val="28"/>
          <w:szCs w:val="24"/>
        </w:rPr>
        <w:t xml:space="preserve">жал силы, и он воспарил. </w:t>
      </w:r>
    </w:p>
    <w:p w:rsidR="005C5DCB" w:rsidRDefault="005C5DCB" w:rsidP="005C5DCB">
      <w:pPr>
        <w:spacing w:after="120" w:line="240" w:lineRule="auto"/>
        <w:jc w:val="both"/>
        <w:rPr>
          <w:rFonts w:ascii="Truetypewriter PolyglOTT" w:hAnsi="Truetypewriter PolyglOTT" w:cs="Truetypewriter PolyglOTT"/>
          <w:b/>
          <w:sz w:val="28"/>
          <w:szCs w:val="24"/>
        </w:rPr>
      </w:pPr>
      <w:r w:rsidRPr="00F45C86">
        <w:rPr>
          <w:rFonts w:ascii="Truetypewriter PolyglOTT" w:hAnsi="Truetypewriter PolyglOTT" w:cs="Truetypewriter PolyglOTT"/>
          <w:b/>
          <w:sz w:val="28"/>
          <w:szCs w:val="24"/>
        </w:rPr>
        <w:t>*</w:t>
      </w:r>
      <w:r>
        <w:rPr>
          <w:rFonts w:ascii="Truetypewriter PolyglOTT" w:hAnsi="Truetypewriter PolyglOTT" w:cs="Truetypewriter PolyglOTT"/>
          <w:b/>
          <w:sz w:val="28"/>
          <w:szCs w:val="24"/>
        </w:rPr>
        <w:t>Ши* -Я просто уверен, что король – главный гад, я прав?</w:t>
      </w:r>
    </w:p>
    <w:p w:rsidR="005C5DCB" w:rsidRPr="00F45C86" w:rsidRDefault="005C5DCB" w:rsidP="005C5DCB">
      <w:pPr>
        <w:spacing w:after="120" w:line="240" w:lineRule="auto"/>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*Эниси улыбнулся* -И да, и нет, слушай…</w:t>
      </w:r>
    </w:p>
    <w:p w:rsidR="005C5DCB" w:rsidRPr="008E3474" w:rsidRDefault="005C5DCB" w:rsidP="005C5DCB">
      <w:pPr>
        <w:spacing w:after="120" w:line="240" w:lineRule="auto"/>
        <w:jc w:val="center"/>
        <w:rPr>
          <w:rFonts w:ascii="Truetypewriter PolyglOTT" w:hAnsi="Truetypewriter PolyglOTT" w:cs="Truetypewriter PolyglOTT"/>
          <w:b/>
          <w:sz w:val="32"/>
          <w:szCs w:val="24"/>
        </w:rPr>
      </w:pPr>
      <w:r w:rsidRPr="008E347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17.</w:t>
      </w:r>
      <w:r w:rsidRPr="008E3474">
        <w:rPr>
          <w:rFonts w:ascii="Truetypewriter PolyglOTT" w:hAnsi="Truetypewriter PolyglOTT" w:cs="Truetypewriter PolyglOTT"/>
          <w:b/>
          <w:sz w:val="32"/>
          <w:szCs w:val="24"/>
        </w:rPr>
        <w:t>6</w:t>
      </w:r>
    </w:p>
    <w:p w:rsidR="005C5DCB" w:rsidRPr="008E3474" w:rsidRDefault="005C5DCB" w:rsidP="005C5DCB">
      <w:pPr>
        <w:spacing w:after="120" w:line="240" w:lineRule="auto"/>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Через несколько лет мы с Исааком лете</w:t>
      </w:r>
      <w:r w:rsidR="00CB56B6">
        <w:rPr>
          <w:rFonts w:ascii="Truetypewriter PolyglOTT" w:hAnsi="Truetypewriter PolyglOTT" w:cs="Truetypewriter PolyglOTT"/>
          <w:sz w:val="28"/>
          <w:szCs w:val="24"/>
        </w:rPr>
        <w:t>ли над землями Гарто. Курс был на</w:t>
      </w:r>
      <w:r w:rsidRPr="008E3474">
        <w:rPr>
          <w:rFonts w:ascii="Truetypewriter PolyglOTT" w:hAnsi="Truetypewriter PolyglOTT" w:cs="Truetypewriter PolyglOTT"/>
          <w:sz w:val="28"/>
          <w:szCs w:val="24"/>
        </w:rPr>
        <w:t xml:space="preserve"> горную си</w:t>
      </w:r>
      <w:r w:rsidR="00CB56B6">
        <w:rPr>
          <w:rFonts w:ascii="Truetypewriter PolyglOTT" w:hAnsi="Truetypewriter PolyglOTT" w:cs="Truetypewriter PolyglOTT"/>
          <w:sz w:val="28"/>
          <w:szCs w:val="24"/>
        </w:rPr>
        <w:t>стему Гермаздераль. Она</w:t>
      </w:r>
      <w:r w:rsidRPr="008E3474">
        <w:rPr>
          <w:rFonts w:ascii="Truetypewriter PolyglOTT" w:hAnsi="Truetypewriter PolyglOTT" w:cs="Truetypewriter PolyglOTT"/>
          <w:sz w:val="28"/>
          <w:szCs w:val="24"/>
        </w:rPr>
        <w:t xml:space="preserve"> стал</w:t>
      </w:r>
      <w:r w:rsidR="00CB56B6">
        <w:rPr>
          <w:rFonts w:ascii="Truetypewriter PolyglOTT" w:hAnsi="Truetypewriter PolyglOTT" w:cs="Truetypewriter PolyglOTT"/>
          <w:sz w:val="28"/>
          <w:szCs w:val="24"/>
        </w:rPr>
        <w:t>а</w:t>
      </w:r>
      <w:r w:rsidRPr="008E3474">
        <w:rPr>
          <w:rFonts w:ascii="Truetypewriter PolyglOTT" w:hAnsi="Truetypewriter PolyglOTT" w:cs="Truetypewriter PolyglOTT"/>
          <w:sz w:val="28"/>
          <w:szCs w:val="24"/>
        </w:rPr>
        <w:t xml:space="preserve"> частью Гарто</w:t>
      </w:r>
      <w:r w:rsidR="00CB56B6">
        <w:rPr>
          <w:rFonts w:ascii="Truetypewriter PolyglOTT" w:hAnsi="Truetypewriter PolyglOTT" w:cs="Truetypewriter PolyglOTT"/>
          <w:sz w:val="28"/>
          <w:szCs w:val="24"/>
        </w:rPr>
        <w:t xml:space="preserve"> около полутора тысяч лет назад. В те давние времена я</w:t>
      </w:r>
      <w:r w:rsidRPr="008E3474">
        <w:rPr>
          <w:rFonts w:ascii="Truetypewriter PolyglOTT" w:hAnsi="Truetypewriter PolyglOTT" w:cs="Truetypewriter PolyglOTT"/>
          <w:sz w:val="28"/>
          <w:szCs w:val="24"/>
        </w:rPr>
        <w:t xml:space="preserve"> и король Орландо </w:t>
      </w:r>
      <w:r w:rsidR="00CB56B6">
        <w:rPr>
          <w:rFonts w:ascii="Truetypewriter PolyglOTT" w:hAnsi="Truetypewriter PolyglOTT" w:cs="Truetypewriter PolyglOTT"/>
          <w:sz w:val="28"/>
          <w:szCs w:val="24"/>
          <w:lang w:val="en-US"/>
        </w:rPr>
        <w:t>I</w:t>
      </w:r>
      <w:r w:rsidR="00CB56B6">
        <w:rPr>
          <w:rFonts w:ascii="Truetypewriter PolyglOTT" w:hAnsi="Truetypewriter PolyglOTT" w:cs="Truetypewriter PolyglOTT"/>
          <w:sz w:val="28"/>
          <w:szCs w:val="24"/>
        </w:rPr>
        <w:t xml:space="preserve"> Объединитель собирали</w:t>
      </w:r>
      <w:r w:rsidRPr="008E3474">
        <w:rPr>
          <w:rFonts w:ascii="Truetypewriter PolyglOTT" w:hAnsi="Truetypewriter PolyglOTT" w:cs="Truetypewriter PolyglOTT"/>
          <w:sz w:val="28"/>
          <w:szCs w:val="24"/>
        </w:rPr>
        <w:t xml:space="preserve"> </w:t>
      </w:r>
      <w:r w:rsidR="00CB56B6">
        <w:rPr>
          <w:rFonts w:ascii="Truetypewriter PolyglOTT" w:hAnsi="Truetypewriter PolyglOTT" w:cs="Truetypewriter PolyglOTT"/>
          <w:sz w:val="28"/>
          <w:szCs w:val="24"/>
        </w:rPr>
        <w:t xml:space="preserve">воедино </w:t>
      </w:r>
      <w:r w:rsidRPr="008E3474">
        <w:rPr>
          <w:rFonts w:ascii="Truetypewriter PolyglOTT" w:hAnsi="Truetypewriter PolyglOTT" w:cs="Truetypewriter PolyglOTT"/>
          <w:sz w:val="28"/>
          <w:szCs w:val="24"/>
        </w:rPr>
        <w:t>осколки</w:t>
      </w:r>
      <w:r w:rsidR="00CB56B6">
        <w:rPr>
          <w:rFonts w:ascii="Truetypewriter PolyglOTT" w:hAnsi="Truetypewriter PolyglOTT" w:cs="Truetypewriter PolyglOTT"/>
          <w:sz w:val="28"/>
          <w:szCs w:val="24"/>
        </w:rPr>
        <w:t xml:space="preserve"> </w:t>
      </w:r>
      <w:r w:rsidR="00CB56B6" w:rsidRPr="008E3474">
        <w:rPr>
          <w:rFonts w:ascii="Truetypewriter PolyglOTT" w:hAnsi="Truetypewriter PolyglOTT" w:cs="Truetypewriter PolyglOTT"/>
          <w:sz w:val="28"/>
          <w:szCs w:val="24"/>
        </w:rPr>
        <w:t>Малендера</w:t>
      </w:r>
      <w:r w:rsidR="00CB56B6">
        <w:rPr>
          <w:rFonts w:ascii="Truetypewriter PolyglOTT" w:hAnsi="Truetypewriter PolyglOTT" w:cs="Truetypewriter PolyglOTT"/>
          <w:sz w:val="28"/>
          <w:szCs w:val="24"/>
        </w:rPr>
        <w:t>,</w:t>
      </w:r>
      <w:r w:rsidRPr="008E3474">
        <w:rPr>
          <w:rFonts w:ascii="Truetypewriter PolyglOTT" w:hAnsi="Truetypewriter PolyglOTT" w:cs="Truetypewriter PolyglOTT"/>
          <w:sz w:val="28"/>
          <w:szCs w:val="24"/>
        </w:rPr>
        <w:t xml:space="preserve"> того го</w:t>
      </w:r>
      <w:r w:rsidR="00CB56B6">
        <w:rPr>
          <w:rFonts w:ascii="Truetypewriter PolyglOTT" w:hAnsi="Truetypewriter PolyglOTT" w:cs="Truetypewriter PolyglOTT"/>
          <w:sz w:val="28"/>
          <w:szCs w:val="24"/>
        </w:rPr>
        <w:t>сударства, в котором я родился</w:t>
      </w:r>
      <w:r w:rsidRPr="008E3474">
        <w:rPr>
          <w:rFonts w:ascii="Truetypewriter PolyglOTT" w:hAnsi="Truetypewriter PolyglOTT" w:cs="Truetypewriter PolyglOTT"/>
          <w:sz w:val="28"/>
          <w:szCs w:val="24"/>
        </w:rPr>
        <w:t>. Сколько я себя знаю</w:t>
      </w:r>
      <w:r w:rsidR="00CB56B6">
        <w:rPr>
          <w:rFonts w:ascii="Truetypewriter PolyglOTT" w:hAnsi="Truetypewriter PolyglOTT" w:cs="Truetypewriter PolyglOTT"/>
          <w:sz w:val="28"/>
          <w:szCs w:val="24"/>
        </w:rPr>
        <w:t>, никто ни</w:t>
      </w:r>
      <w:r w:rsidRPr="008E3474">
        <w:rPr>
          <w:rFonts w:ascii="Truetypewriter PolyglOTT" w:hAnsi="Truetypewriter PolyglOTT" w:cs="Truetypewriter PolyglOTT"/>
          <w:sz w:val="28"/>
          <w:szCs w:val="24"/>
        </w:rPr>
        <w:t>когда не посещал Гермаздра</w:t>
      </w:r>
      <w:r w:rsidR="00CB56B6">
        <w:rPr>
          <w:rFonts w:ascii="Truetypewriter PolyglOTT" w:hAnsi="Truetypewriter PolyglOTT" w:cs="Truetypewriter PolyglOTT"/>
          <w:sz w:val="28"/>
          <w:szCs w:val="24"/>
        </w:rPr>
        <w:t>ль. Это место всегда было крайне опасно. Ведь по преданию</w:t>
      </w:r>
      <w:r w:rsidRPr="008E3474">
        <w:rPr>
          <w:rFonts w:ascii="Truetypewriter PolyglOTT" w:hAnsi="Truetypewriter PolyglOTT" w:cs="Truetypewriter PolyglOTT"/>
          <w:sz w:val="28"/>
          <w:szCs w:val="24"/>
        </w:rPr>
        <w:t xml:space="preserve"> древние друиды, по поверьям около десяти тысяч лет назад, создали</w:t>
      </w:r>
      <w:r w:rsidR="00CB56B6">
        <w:rPr>
          <w:rFonts w:ascii="Truetypewriter PolyglOTT" w:hAnsi="Truetypewriter PolyglOTT" w:cs="Truetypewriter PolyglOTT"/>
          <w:sz w:val="28"/>
          <w:szCs w:val="24"/>
        </w:rPr>
        <w:t xml:space="preserve"> тат храм. Я думаю</w:t>
      </w:r>
      <w:r w:rsidRPr="008E3474">
        <w:rPr>
          <w:rFonts w:ascii="Truetypewriter PolyglOTT" w:hAnsi="Truetypewriter PolyglOTT" w:cs="Truetypewriter PolyglOTT"/>
          <w:sz w:val="28"/>
          <w:szCs w:val="24"/>
        </w:rPr>
        <w:t>, что объяснение моей природы скрыто там.</w:t>
      </w:r>
    </w:p>
    <w:p w:rsidR="005C5DCB" w:rsidRPr="008E3474" w:rsidRDefault="005C5DCB" w:rsidP="005C5DCB">
      <w:pPr>
        <w:spacing w:after="120" w:line="240" w:lineRule="auto"/>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Мы приземлились около древних ворот:</w:t>
      </w:r>
    </w:p>
    <w:p w:rsidR="005C5DCB" w:rsidRPr="008E3474" w:rsidRDefault="005C5DCB" w:rsidP="005C5DCB">
      <w:pPr>
        <w:spacing w:after="120" w:line="240" w:lineRule="auto"/>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-Исаак – позвал я его</w:t>
      </w:r>
    </w:p>
    <w:p w:rsidR="005C5DCB" w:rsidRPr="008E3474" w:rsidRDefault="005C5DCB" w:rsidP="005C5DCB">
      <w:pPr>
        <w:spacing w:after="120" w:line="240" w:lineRule="auto"/>
        <w:jc w:val="right"/>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-Да, Иосиф, это то о чём вы говорили</w:t>
      </w:r>
      <w:r>
        <w:rPr>
          <w:rFonts w:ascii="Truetypewriter PolyglOTT" w:hAnsi="Truetypewriter PolyglOTT" w:cs="Truetypewriter PolyglOTT"/>
          <w:sz w:val="28"/>
          <w:szCs w:val="24"/>
        </w:rPr>
        <w:t>?</w:t>
      </w:r>
    </w:p>
    <w:p w:rsidR="005C5DCB" w:rsidRPr="008E3474" w:rsidRDefault="005C5DCB" w:rsidP="005C5DCB">
      <w:pPr>
        <w:spacing w:after="120" w:line="240" w:lineRule="auto"/>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lastRenderedPageBreak/>
        <w:t>-Если б я знал</w:t>
      </w:r>
      <w:r>
        <w:rPr>
          <w:rFonts w:ascii="Truetypewriter PolyglOTT" w:hAnsi="Truetypewriter PolyglOTT" w:cs="Truetypewriter PolyglOTT"/>
          <w:sz w:val="28"/>
          <w:szCs w:val="24"/>
        </w:rPr>
        <w:t>,</w:t>
      </w:r>
      <w:r w:rsidR="00CB56B6">
        <w:rPr>
          <w:rFonts w:ascii="Truetypewriter PolyglOTT" w:hAnsi="Truetypewriter PolyglOTT" w:cs="Truetypewriter PolyglOTT"/>
          <w:sz w:val="28"/>
          <w:szCs w:val="24"/>
        </w:rPr>
        <w:t xml:space="preserve"> что это такое… Я н</w:t>
      </w:r>
      <w:r w:rsidRPr="008E3474">
        <w:rPr>
          <w:rFonts w:ascii="Truetypewriter PolyglOTT" w:hAnsi="Truetypewriter PolyglOTT" w:cs="Truetypewriter PolyglOTT"/>
          <w:sz w:val="28"/>
          <w:szCs w:val="24"/>
        </w:rPr>
        <w:t>адеюсь</w:t>
      </w:r>
      <w:r w:rsidR="00CB56B6">
        <w:rPr>
          <w:rFonts w:ascii="Truetypewriter PolyglOTT" w:hAnsi="Truetypewriter PolyglOTT" w:cs="Truetypewriter PolyglOTT"/>
          <w:sz w:val="28"/>
          <w:szCs w:val="24"/>
        </w:rPr>
        <w:t>, что мы хотя бы</w:t>
      </w:r>
      <w:r w:rsidRPr="008E3474">
        <w:rPr>
          <w:rFonts w:ascii="Truetypewriter PolyglOTT" w:hAnsi="Truetypewriter PolyglOTT" w:cs="Truetypewriter PolyglOTT"/>
          <w:sz w:val="28"/>
          <w:szCs w:val="24"/>
        </w:rPr>
        <w:t xml:space="preserve"> не погибнем</w:t>
      </w:r>
    </w:p>
    <w:p w:rsidR="005C5DCB" w:rsidRPr="008E3474" w:rsidRDefault="005C5DCB" w:rsidP="005C5DCB">
      <w:pPr>
        <w:spacing w:after="120" w:line="240" w:lineRule="auto"/>
        <w:jc w:val="right"/>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-В мои планы не входит смерть в запове</w:t>
      </w:r>
      <w:r w:rsidR="00CB56B6">
        <w:rPr>
          <w:rFonts w:ascii="Truetypewriter PolyglOTT" w:hAnsi="Truetypewriter PolyglOTT" w:cs="Truetypewriter PolyglOTT"/>
          <w:sz w:val="28"/>
          <w:szCs w:val="24"/>
        </w:rPr>
        <w:t>дных горах, ни</w:t>
      </w:r>
      <w:r w:rsidRPr="008E3474">
        <w:rPr>
          <w:rFonts w:ascii="Truetypewriter PolyglOTT" w:hAnsi="Truetypewriter PolyglOTT" w:cs="Truetypewriter PolyglOTT"/>
          <w:sz w:val="28"/>
          <w:szCs w:val="24"/>
        </w:rPr>
        <w:t>кто не похоронит</w:t>
      </w:r>
    </w:p>
    <w:p w:rsidR="005C5DCB" w:rsidRPr="008E3474" w:rsidRDefault="005C5DCB" w:rsidP="005C5DCB">
      <w:pPr>
        <w:spacing w:after="120" w:line="240" w:lineRule="auto"/>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У Исаака всегда было хорошее чувст</w:t>
      </w:r>
      <w:r>
        <w:rPr>
          <w:rFonts w:ascii="Truetypewriter PolyglOTT" w:hAnsi="Truetypewriter PolyglOTT" w:cs="Truetypewriter PolyglOTT"/>
          <w:sz w:val="28"/>
          <w:szCs w:val="24"/>
        </w:rPr>
        <w:t>во юмора, но тут он шутил как ни</w:t>
      </w:r>
      <w:r w:rsidRPr="008E3474">
        <w:rPr>
          <w:rFonts w:ascii="Truetypewriter PolyglOTT" w:hAnsi="Truetypewriter PolyglOTT" w:cs="Truetypewriter PolyglOTT"/>
          <w:sz w:val="28"/>
          <w:szCs w:val="24"/>
        </w:rPr>
        <w:t>когда. Я попросил его открыть врата. Исаак всё сделал правил</w:t>
      </w:r>
      <w:r w:rsidR="00903013">
        <w:rPr>
          <w:rFonts w:ascii="Truetypewriter PolyglOTT" w:hAnsi="Truetypewriter PolyglOTT" w:cs="Truetypewriter PolyglOTT"/>
          <w:sz w:val="28"/>
          <w:szCs w:val="24"/>
        </w:rPr>
        <w:t>ьно, но двери не открылись</w:t>
      </w:r>
      <w:r w:rsidRPr="008E3474">
        <w:rPr>
          <w:rFonts w:ascii="Truetypewriter PolyglOTT" w:hAnsi="Truetypewriter PolyglOTT" w:cs="Truetypewriter PolyglOTT"/>
          <w:sz w:val="28"/>
          <w:szCs w:val="24"/>
        </w:rPr>
        <w:t>. Тогда заклинание произнёс я. Двери сорвало с петель. Мне это показалось странным</w:t>
      </w:r>
      <w:r>
        <w:rPr>
          <w:rFonts w:ascii="Truetypewriter PolyglOTT" w:hAnsi="Truetypewriter PolyglOTT" w:cs="Truetypewriter PolyglOTT"/>
          <w:sz w:val="28"/>
          <w:szCs w:val="24"/>
        </w:rPr>
        <w:t>,</w:t>
      </w:r>
      <w:r w:rsidRPr="008E3474">
        <w:rPr>
          <w:rFonts w:ascii="Truetypewriter PolyglOTT" w:hAnsi="Truetypewriter PolyglOTT" w:cs="Truetypewriter PolyglOTT"/>
          <w:sz w:val="28"/>
          <w:szCs w:val="24"/>
        </w:rPr>
        <w:t xml:space="preserve"> так как до этого оно аккуратно открывало любые</w:t>
      </w:r>
      <w:r w:rsidR="00903013">
        <w:rPr>
          <w:rFonts w:ascii="Truetypewriter PolyglOTT" w:hAnsi="Truetypewriter PolyglOTT" w:cs="Truetypewriter PolyglOTT"/>
          <w:sz w:val="28"/>
          <w:szCs w:val="24"/>
        </w:rPr>
        <w:t xml:space="preserve"> двери. Исаак подозвал меня и </w:t>
      </w:r>
      <w:r w:rsidRPr="008E3474">
        <w:rPr>
          <w:rFonts w:ascii="Truetypewriter PolyglOTT" w:hAnsi="Truetypewriter PolyglOTT" w:cs="Truetypewriter PolyglOTT"/>
          <w:sz w:val="28"/>
          <w:szCs w:val="24"/>
        </w:rPr>
        <w:t>сказал:</w:t>
      </w:r>
      <w:r>
        <w:rPr>
          <w:rFonts w:ascii="Truetypewriter PolyglOTT" w:hAnsi="Truetypewriter PolyglOTT" w:cs="Truetypewriter PolyglOTT"/>
          <w:sz w:val="28"/>
          <w:szCs w:val="24"/>
        </w:rPr>
        <w:t xml:space="preserve"> «Иосиф смотрите эти двери, так</w:t>
      </w:r>
      <w:r w:rsidRPr="008E3474">
        <w:rPr>
          <w:rFonts w:ascii="Truetypewriter PolyglOTT" w:hAnsi="Truetypewriter PolyglOTT" w:cs="Truetypewriter PolyglOTT"/>
          <w:sz w:val="28"/>
          <w:szCs w:val="24"/>
        </w:rPr>
        <w:t>же</w:t>
      </w:r>
      <w:r>
        <w:rPr>
          <w:rFonts w:ascii="Truetypewriter PolyglOTT" w:hAnsi="Truetypewriter PolyglOTT" w:cs="Truetypewriter PolyglOTT"/>
          <w:sz w:val="28"/>
          <w:szCs w:val="24"/>
        </w:rPr>
        <w:t>,</w:t>
      </w:r>
      <w:r w:rsidRPr="008E3474">
        <w:rPr>
          <w:rFonts w:ascii="Truetypewriter PolyglOTT" w:hAnsi="Truetypewriter PolyglOTT" w:cs="Truetypewriter PolyglOTT"/>
          <w:sz w:val="28"/>
          <w:szCs w:val="24"/>
        </w:rPr>
        <w:t xml:space="preserve"> как и сами горы полностью состоят из г</w:t>
      </w:r>
      <w:r w:rsidR="00903013">
        <w:rPr>
          <w:rFonts w:ascii="Truetypewriter PolyglOTT" w:hAnsi="Truetypewriter PolyglOTT" w:cs="Truetypewriter PolyglOTT"/>
          <w:sz w:val="28"/>
          <w:szCs w:val="24"/>
        </w:rPr>
        <w:t>ордензинита!» Я всё сразу понял:</w:t>
      </w:r>
      <w:r w:rsidRPr="008E3474">
        <w:rPr>
          <w:rFonts w:ascii="Truetypewriter PolyglOTT" w:hAnsi="Truetypewriter PolyglOTT" w:cs="Truetypewriter PolyglOTT"/>
          <w:sz w:val="28"/>
          <w:szCs w:val="24"/>
        </w:rPr>
        <w:t xml:space="preserve"> горденизит очень подвержен влиянию моей магии, при этом магия Исаака никак не может повлиять на него.</w:t>
      </w:r>
    </w:p>
    <w:p w:rsidR="005C5DCB" w:rsidRPr="008E3474" w:rsidRDefault="005C5DCB" w:rsidP="005C5DCB">
      <w:pPr>
        <w:spacing w:after="120" w:line="240" w:lineRule="auto"/>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Мы вошли в пещеру, стены были исписаны тем же</w:t>
      </w:r>
      <w:r w:rsidR="00903013">
        <w:rPr>
          <w:rFonts w:ascii="Truetypewriter PolyglOTT" w:hAnsi="Truetypewriter PolyglOTT" w:cs="Truetypewriter PolyglOTT"/>
          <w:sz w:val="28"/>
          <w:szCs w:val="24"/>
        </w:rPr>
        <w:t xml:space="preserve"> языком, что и кристалл в той роковой яме. Я нача</w:t>
      </w:r>
      <w:r w:rsidRPr="008E3474">
        <w:rPr>
          <w:rFonts w:ascii="Truetypewriter PolyglOTT" w:hAnsi="Truetypewriter PolyglOTT" w:cs="Truetypewriter PolyglOTT"/>
          <w:sz w:val="28"/>
          <w:szCs w:val="24"/>
        </w:rPr>
        <w:t>л их читать. Исаак смотрел на меня</w:t>
      </w:r>
      <w:r w:rsidR="00903013">
        <w:rPr>
          <w:rFonts w:ascii="Truetypewriter PolyglOTT" w:hAnsi="Truetypewriter PolyglOTT" w:cs="Truetypewriter PolyglOTT"/>
          <w:sz w:val="28"/>
          <w:szCs w:val="24"/>
        </w:rPr>
        <w:t>, как на идиота. Он спросил</w:t>
      </w:r>
      <w:r w:rsidRPr="008E3474">
        <w:rPr>
          <w:rFonts w:ascii="Truetypewriter PolyglOTT" w:hAnsi="Truetypewriter PolyglOTT" w:cs="Truetypewriter PolyglOTT"/>
          <w:sz w:val="28"/>
          <w:szCs w:val="24"/>
        </w:rPr>
        <w:t xml:space="preserve">: «Вы это понимаете? Эти символы я видел лишь в книге сильнейших заклинаний». Я рассказал ему свою историю, вспомнил своё детство, вкусные мамины пироги, древний Имертер – столицу Малендера, рассказал про ту чёртову яму. </w:t>
      </w:r>
    </w:p>
    <w:p w:rsidR="005C5DCB" w:rsidRDefault="005C5DCB" w:rsidP="005C5DCB">
      <w:pPr>
        <w:spacing w:after="120" w:line="240" w:lineRule="auto"/>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 xml:space="preserve">Исаак спросил об заклинаниях, написанных на стенах. Я сказал ему правду: «Я не знаю, давай проверим». Я произнёс первое заклинание, только потом я узнал о том, что, если бы я взял любое другое, я бы устроил </w:t>
      </w:r>
      <w:r>
        <w:rPr>
          <w:rFonts w:ascii="Truetypewriter PolyglOTT" w:hAnsi="Truetypewriter PolyglOTT" w:cs="Truetypewriter PolyglOTT"/>
          <w:sz w:val="28"/>
          <w:szCs w:val="24"/>
        </w:rPr>
        <w:t>конец света</w:t>
      </w:r>
      <w:r w:rsidRPr="008E3474">
        <w:rPr>
          <w:rFonts w:ascii="Truetypewriter PolyglOTT" w:hAnsi="Truetypewriter PolyglOTT" w:cs="Truetypewriter PolyglOTT"/>
          <w:sz w:val="28"/>
          <w:szCs w:val="24"/>
        </w:rPr>
        <w:t>. Предо мною открылся портал в ещё одну библиотеку. Я вошёл туда. Там я и узнал, что я чуть не стёр с лица земли Гарто.</w:t>
      </w:r>
    </w:p>
    <w:p w:rsidR="005C5DCB" w:rsidRDefault="005C5DCB" w:rsidP="005C5DCB">
      <w:pPr>
        <w:spacing w:after="120" w:line="240" w:lineRule="auto"/>
        <w:jc w:val="both"/>
        <w:rPr>
          <w:rFonts w:ascii="Truetypewriter PolyglOTT" w:hAnsi="Truetypewriter PolyglOTT" w:cs="Truetypewriter PolyglOTT"/>
          <w:b/>
          <w:sz w:val="28"/>
          <w:szCs w:val="24"/>
        </w:rPr>
      </w:pPr>
      <w:r w:rsidRPr="00AC62B9">
        <w:rPr>
          <w:rFonts w:ascii="Truetypewriter PolyglOTT" w:hAnsi="Truetypewriter PolyglOTT" w:cs="Truetypewriter PolyglOTT"/>
          <w:b/>
          <w:sz w:val="28"/>
          <w:szCs w:val="24"/>
        </w:rPr>
        <w:t>*Ши</w:t>
      </w:r>
      <w:r>
        <w:rPr>
          <w:rFonts w:ascii="Truetypewriter PolyglOTT" w:hAnsi="Truetypewriter PolyglOTT" w:cs="Truetypewriter PolyglOTT"/>
          <w:b/>
          <w:sz w:val="28"/>
          <w:szCs w:val="24"/>
        </w:rPr>
        <w:t xml:space="preserve"> и Си, громко смеясь*</w:t>
      </w:r>
    </w:p>
    <w:p w:rsidR="005C5DCB" w:rsidRDefault="005C5DCB" w:rsidP="005C5DCB">
      <w:pPr>
        <w:spacing w:after="120" w:line="240" w:lineRule="auto"/>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*Ши* Ничего смешного, но смешно</w:t>
      </w:r>
    </w:p>
    <w:p w:rsidR="005C5DCB" w:rsidRPr="00AC62B9" w:rsidRDefault="005C5DCB" w:rsidP="005C5DCB">
      <w:pPr>
        <w:spacing w:after="120" w:line="240" w:lineRule="auto"/>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*Си* Никто не похоронит, это ж надо было додуматься, читай дальше…</w:t>
      </w:r>
    </w:p>
    <w:p w:rsidR="005C5DCB" w:rsidRPr="008E3474" w:rsidRDefault="005C5DCB" w:rsidP="005C5DCB">
      <w:pPr>
        <w:spacing w:after="120" w:line="240" w:lineRule="auto"/>
        <w:jc w:val="center"/>
        <w:rPr>
          <w:rFonts w:ascii="Truetypewriter PolyglOTT" w:hAnsi="Truetypewriter PolyglOTT" w:cs="Truetypewriter PolyglOTT"/>
          <w:b/>
          <w:sz w:val="32"/>
          <w:szCs w:val="24"/>
        </w:rPr>
      </w:pPr>
      <w:r w:rsidRPr="008E347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17.</w:t>
      </w:r>
      <w:r w:rsidRPr="008E3474">
        <w:rPr>
          <w:rFonts w:ascii="Truetypewriter PolyglOTT" w:hAnsi="Truetypewriter PolyglOTT" w:cs="Truetypewriter PolyglOTT"/>
          <w:b/>
          <w:sz w:val="32"/>
          <w:szCs w:val="24"/>
        </w:rPr>
        <w:t>7</w:t>
      </w:r>
    </w:p>
    <w:p w:rsidR="005C5DCB" w:rsidRPr="008E3474" w:rsidRDefault="005C5DCB" w:rsidP="005C5DCB">
      <w:pPr>
        <w:spacing w:after="120" w:line="240" w:lineRule="auto"/>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Я провёл в библиотеке о</w:t>
      </w:r>
      <w:r w:rsidR="00903013">
        <w:rPr>
          <w:rFonts w:ascii="Truetypewriter PolyglOTT" w:hAnsi="Truetypewriter PolyglOTT" w:cs="Truetypewriter PolyglOTT"/>
          <w:sz w:val="28"/>
          <w:szCs w:val="24"/>
        </w:rPr>
        <w:t>коло десяти-пятнадцати тысяч</w:t>
      </w:r>
      <w:r w:rsidRPr="008E3474">
        <w:rPr>
          <w:rFonts w:ascii="Truetypewriter PolyglOTT" w:hAnsi="Truetypewriter PolyglOTT" w:cs="Truetypewriter PolyglOTT"/>
          <w:sz w:val="28"/>
          <w:szCs w:val="24"/>
        </w:rPr>
        <w:t xml:space="preserve"> лет, но</w:t>
      </w:r>
      <w:r>
        <w:rPr>
          <w:rFonts w:ascii="Truetypewriter PolyglOTT" w:hAnsi="Truetypewriter PolyglOTT" w:cs="Truetypewriter PolyglOTT"/>
          <w:sz w:val="28"/>
          <w:szCs w:val="24"/>
        </w:rPr>
        <w:t>,</w:t>
      </w:r>
      <w:r w:rsidR="00903013">
        <w:rPr>
          <w:rFonts w:ascii="Truetypewriter PolyglOTT" w:hAnsi="Truetypewriter PolyglOTT" w:cs="Truetypewriter PolyglOTT"/>
          <w:sz w:val="28"/>
          <w:szCs w:val="24"/>
        </w:rPr>
        <w:t xml:space="preserve"> когда вернулся, то</w:t>
      </w:r>
      <w:r w:rsidRPr="008E3474">
        <w:rPr>
          <w:rFonts w:ascii="Truetypewriter PolyglOTT" w:hAnsi="Truetypewriter PolyglOTT" w:cs="Truetypewriter PolyglOTT"/>
          <w:sz w:val="28"/>
          <w:szCs w:val="24"/>
        </w:rPr>
        <w:t xml:space="preserve"> услышал от Исаака: «Быстро вы». Я протянул ему книгу. Это был сборник лучших, по моему мнению, заклинаний. Исаак спросил: «Вы же говорили из этих библиотек нельзя воровать книги!» На что я ответил: «Исаак, я просто переписал заклинания, мне потребовалось на это около двух дней, а так я был там </w:t>
      </w:r>
      <w:r w:rsidR="00903013">
        <w:rPr>
          <w:rFonts w:ascii="Truetypewriter PolyglOTT" w:hAnsi="Truetypewriter PolyglOTT" w:cs="Truetypewriter PolyglOTT"/>
          <w:sz w:val="28"/>
          <w:szCs w:val="24"/>
        </w:rPr>
        <w:t>двенадцать с половиной тысяч</w:t>
      </w:r>
      <w:r w:rsidRPr="008E3474">
        <w:rPr>
          <w:rFonts w:ascii="Truetypewriter PolyglOTT" w:hAnsi="Truetypewriter PolyglOTT" w:cs="Truetypewriter PolyglOTT"/>
          <w:sz w:val="28"/>
          <w:szCs w:val="24"/>
        </w:rPr>
        <w:t xml:space="preserve"> лет, заклинания учил».</w:t>
      </w:r>
    </w:p>
    <w:p w:rsidR="005C5DCB" w:rsidRPr="008E3474" w:rsidRDefault="005C5DCB" w:rsidP="005C5DCB">
      <w:pPr>
        <w:spacing w:after="120" w:line="240" w:lineRule="auto"/>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Исаак посмотрел на меня с недоверием и сказал, что я вру. Тогда я взял золотую монету, открыл портал, впустил Исаака, вошёл сам, и, одновременно с этим бросил монету и закрыл портал. Мы пробыли в библиотеке около двух часов. Я открыл портал, и через секунду послышался звон металла. Упала монета. С этого момента все сомнения Исаака развеялись.</w:t>
      </w:r>
    </w:p>
    <w:p w:rsidR="005C5DCB" w:rsidRPr="008E3474" w:rsidRDefault="005C5DCB" w:rsidP="005C5DCB">
      <w:pPr>
        <w:spacing w:after="120" w:line="240" w:lineRule="auto"/>
        <w:jc w:val="center"/>
        <w:rPr>
          <w:rFonts w:ascii="Truetypewriter PolyglOTT" w:hAnsi="Truetypewriter PolyglOTT" w:cs="Truetypewriter PolyglOTT"/>
          <w:b/>
          <w:sz w:val="28"/>
          <w:szCs w:val="24"/>
        </w:rPr>
      </w:pPr>
      <w:r w:rsidRPr="008E347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17.</w:t>
      </w:r>
      <w:r w:rsidRPr="008E3474">
        <w:rPr>
          <w:rFonts w:ascii="Truetypewriter PolyglOTT" w:hAnsi="Truetypewriter PolyglOTT" w:cs="Truetypewriter PolyglOTT"/>
          <w:b/>
          <w:sz w:val="32"/>
          <w:szCs w:val="24"/>
        </w:rPr>
        <w:t>8</w:t>
      </w:r>
    </w:p>
    <w:p w:rsidR="005C5DCB" w:rsidRPr="008E3474" w:rsidRDefault="005C5DCB" w:rsidP="005C5DCB">
      <w:pPr>
        <w:spacing w:after="120" w:line="240" w:lineRule="auto"/>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Мы всё ещё были в Гермаздерале. Я решил рассказать Исааку историю о Ерфиме: «Давным-давно меня приютил кузнец Ерфим. Мы жили хорошо</w:t>
      </w:r>
      <w:r w:rsidR="00903013">
        <w:rPr>
          <w:rFonts w:ascii="Truetypewriter PolyglOTT" w:hAnsi="Truetypewriter PolyglOTT" w:cs="Truetypewriter PolyglOTT"/>
          <w:sz w:val="28"/>
          <w:szCs w:val="24"/>
        </w:rPr>
        <w:t>,</w:t>
      </w:r>
      <w:r w:rsidRPr="008E3474">
        <w:rPr>
          <w:rFonts w:ascii="Truetypewriter PolyglOTT" w:hAnsi="Truetypewriter PolyglOTT" w:cs="Truetypewriter PolyglOTT"/>
          <w:sz w:val="28"/>
          <w:szCs w:val="24"/>
        </w:rPr>
        <w:t xml:space="preserve"> я был его подмастерьем. Однажды он отправил меня за рудой. Историю с кристаллом ты уже знаешь. Век человека недолог, </w:t>
      </w:r>
      <w:r w:rsidR="00B006FD">
        <w:rPr>
          <w:rFonts w:ascii="Truetypewriter PolyglOTT" w:hAnsi="Truetypewriter PolyglOTT" w:cs="Truetypewriter PolyglOTT"/>
          <w:sz w:val="28"/>
          <w:szCs w:val="24"/>
        </w:rPr>
        <w:t xml:space="preserve">а </w:t>
      </w:r>
      <w:r w:rsidRPr="008E3474">
        <w:rPr>
          <w:rFonts w:ascii="Truetypewriter PolyglOTT" w:hAnsi="Truetypewriter PolyglOTT" w:cs="Truetypewriter PolyglOTT"/>
          <w:sz w:val="28"/>
          <w:szCs w:val="24"/>
        </w:rPr>
        <w:t xml:space="preserve">кристалл дал мне вечную </w:t>
      </w:r>
      <w:r w:rsidR="00B006FD">
        <w:rPr>
          <w:rFonts w:ascii="Truetypewriter PolyglOTT" w:hAnsi="Truetypewriter PolyglOTT" w:cs="Truetypewriter PolyglOTT"/>
          <w:sz w:val="28"/>
          <w:szCs w:val="24"/>
        </w:rPr>
        <w:t xml:space="preserve">молодость. Ерфим </w:t>
      </w:r>
      <w:r w:rsidR="00B006FD">
        <w:rPr>
          <w:rFonts w:ascii="Truetypewriter PolyglOTT" w:hAnsi="Truetypewriter PolyglOTT" w:cs="Truetypewriter PolyglOTT"/>
          <w:sz w:val="28"/>
          <w:szCs w:val="24"/>
        </w:rPr>
        <w:lastRenderedPageBreak/>
        <w:t>знал об этом. И я</w:t>
      </w:r>
      <w:r w:rsidRPr="008E3474">
        <w:rPr>
          <w:rFonts w:ascii="Truetypewriter PolyglOTT" w:hAnsi="Truetypewriter PolyglOTT" w:cs="Truetypewriter PolyglOTT"/>
          <w:sz w:val="28"/>
          <w:szCs w:val="24"/>
        </w:rPr>
        <w:t xml:space="preserve"> несколько раз предлагал ему кольцо, которое дало бы ему вечную жизнь. Он угасал на моих глазах, и перед самой смертью сказал мне: «Иосиф, я ухожу в тот мир. Мне очень жаль, что ты никогда не сможешь попасть туда. Смерть – это лишь продолжение пути. Это самое важное</w:t>
      </w:r>
      <w:r w:rsidR="00B006FD">
        <w:rPr>
          <w:rFonts w:ascii="Truetypewriter PolyglOTT" w:hAnsi="Truetypewriter PolyglOTT" w:cs="Truetypewriter PolyglOTT"/>
          <w:sz w:val="28"/>
          <w:szCs w:val="24"/>
        </w:rPr>
        <w:t>,</w:t>
      </w:r>
      <w:r w:rsidRPr="008E3474">
        <w:rPr>
          <w:rFonts w:ascii="Truetypewriter PolyglOTT" w:hAnsi="Truetypewriter PolyglOTT" w:cs="Truetypewriter PolyglOTT"/>
          <w:sz w:val="28"/>
          <w:szCs w:val="24"/>
        </w:rPr>
        <w:t xml:space="preserve"> что происходит с человеком. Я буду по тебе сильно скучать, мой сын, моё всё». Он произнёс эти слова и умер. Эх сколько всяких приключений у нас с ним было…»</w:t>
      </w:r>
    </w:p>
    <w:p w:rsidR="005C5DCB" w:rsidRPr="008E3474"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 xml:space="preserve"> Исаак слушал про все наши приключения, пытаясь вникнуть, но потом вдруг спросил: «Амулет, что вы мне дали тоже даёт бессмертие?</w:t>
      </w:r>
      <w:r w:rsidR="00B006FD">
        <w:rPr>
          <w:rFonts w:ascii="Truetypewriter PolyglOTT" w:hAnsi="Truetypewriter PolyglOTT" w:cs="Truetypewriter PolyglOTT"/>
          <w:sz w:val="28"/>
          <w:szCs w:val="24"/>
        </w:rPr>
        <w:t xml:space="preserve"> Если так, то зачем, маги же бессмертны?</w:t>
      </w:r>
      <w:r w:rsidRPr="008E3474">
        <w:rPr>
          <w:rFonts w:ascii="Truetypewriter PolyglOTT" w:hAnsi="Truetypewriter PolyglOTT" w:cs="Truetypewriter PolyglOTT"/>
          <w:sz w:val="28"/>
          <w:szCs w:val="24"/>
        </w:rPr>
        <w:t>» Я ответил: «И бриллиант в короне короля</w:t>
      </w:r>
      <w:r w:rsidR="00B006FD">
        <w:rPr>
          <w:rFonts w:ascii="Truetypewriter PolyglOTT" w:hAnsi="Truetypewriter PolyglOTT" w:cs="Truetypewriter PolyglOTT"/>
          <w:sz w:val="28"/>
          <w:szCs w:val="24"/>
        </w:rPr>
        <w:t>… Тихо!</w:t>
      </w:r>
      <w:r w:rsidRPr="008E3474">
        <w:rPr>
          <w:rFonts w:ascii="Truetypewriter PolyglOTT" w:hAnsi="Truetypewriter PolyglOTT" w:cs="Truetypewriter PolyglOTT"/>
          <w:sz w:val="28"/>
          <w:szCs w:val="24"/>
        </w:rPr>
        <w:t>».</w:t>
      </w:r>
    </w:p>
    <w:p w:rsidR="005C5DCB" w:rsidRPr="008E3474" w:rsidRDefault="005C5DCB" w:rsidP="005C5DCB">
      <w:pPr>
        <w:spacing w:after="120" w:line="240" w:lineRule="auto"/>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Я услышал</w:t>
      </w:r>
      <w:r w:rsidR="00B006FD">
        <w:rPr>
          <w:rFonts w:ascii="Truetypewriter PolyglOTT" w:hAnsi="Truetypewriter PolyglOTT" w:cs="Truetypewriter PolyglOTT"/>
          <w:sz w:val="28"/>
          <w:szCs w:val="24"/>
        </w:rPr>
        <w:t xml:space="preserve"> голоса: кто-то направлялся к нам. Тогда я опробовал</w:t>
      </w:r>
      <w:r w:rsidRPr="008E3474">
        <w:rPr>
          <w:rFonts w:ascii="Truetypewriter PolyglOTT" w:hAnsi="Truetypewriter PolyglOTT" w:cs="Truetypewriter PolyglOTT"/>
          <w:sz w:val="28"/>
          <w:szCs w:val="24"/>
        </w:rPr>
        <w:t xml:space="preserve"> на нас с Исааком два заклинания: невидимости и телепатии. Мы слились с тёмными гордензинитовыми стенами. </w:t>
      </w:r>
    </w:p>
    <w:p w:rsidR="005C5DCB" w:rsidRPr="008E3474" w:rsidRDefault="005C5DCB" w:rsidP="005C5DCB">
      <w:pPr>
        <w:spacing w:after="120" w:line="240" w:lineRule="auto"/>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В воротах показались ведьмы. Исаак был встревожен, у него с ними были давние счёты. «Двери выбиты», - сказала одна из них. «Я думаю это от того, что ты их не первый раз открываешь, а они старые», - молвила другая. Исаак спросил: «Сколько их?» На что я ответил: «Их около двенадцати</w:t>
      </w:r>
      <w:r w:rsidR="00B006FD">
        <w:rPr>
          <w:rFonts w:ascii="Truetypewriter PolyglOTT" w:hAnsi="Truetypewriter PolyglOTT" w:cs="Truetypewriter PolyglOTT"/>
          <w:sz w:val="28"/>
          <w:szCs w:val="24"/>
        </w:rPr>
        <w:t>. Нет, тринадцать</w:t>
      </w:r>
      <w:r w:rsidRPr="008E3474">
        <w:rPr>
          <w:rFonts w:ascii="Truetypewriter PolyglOTT" w:hAnsi="Truetypewriter PolyglOTT" w:cs="Truetypewriter PolyglOTT"/>
          <w:sz w:val="28"/>
          <w:szCs w:val="24"/>
        </w:rPr>
        <w:t>. Я несказанно рад, что заклинания работают». Они зажгли факела. Моему взору открылась ещё одна дверь. Главная ведьма прочитала заклинание со стены, ведущее в библиотеку, но нечего не произошло: она читала с огромным количеством ошибок.</w:t>
      </w:r>
    </w:p>
    <w:p w:rsidR="005C5DCB" w:rsidRPr="008E3474" w:rsidRDefault="005C5DCB" w:rsidP="005C5DCB">
      <w:pPr>
        <w:spacing w:after="120" w:line="240" w:lineRule="auto"/>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«Исаак, стой здесь, я выйду из т</w:t>
      </w:r>
      <w:r w:rsidR="00B006FD">
        <w:rPr>
          <w:rFonts w:ascii="Truetypewriter PolyglOTT" w:hAnsi="Truetypewriter PolyglOTT" w:cs="Truetypewriter PolyglOTT"/>
          <w:sz w:val="28"/>
          <w:szCs w:val="24"/>
        </w:rPr>
        <w:t>ени», - сказал я. С</w:t>
      </w:r>
      <w:r w:rsidRPr="008E3474">
        <w:rPr>
          <w:rFonts w:ascii="Truetypewriter PolyglOTT" w:hAnsi="Truetypewriter PolyglOTT" w:cs="Truetypewriter PolyglOTT"/>
          <w:sz w:val="28"/>
          <w:szCs w:val="24"/>
        </w:rPr>
        <w:t>нял с себя заклин</w:t>
      </w:r>
      <w:r w:rsidR="00B006FD">
        <w:rPr>
          <w:rFonts w:ascii="Truetypewriter PolyglOTT" w:hAnsi="Truetypewriter PolyglOTT" w:cs="Truetypewriter PolyglOTT"/>
          <w:sz w:val="28"/>
          <w:szCs w:val="24"/>
        </w:rPr>
        <w:t>ание невидимости и вышел</w:t>
      </w:r>
      <w:r w:rsidRPr="008E3474">
        <w:rPr>
          <w:rFonts w:ascii="Truetypewriter PolyglOTT" w:hAnsi="Truetypewriter PolyglOTT" w:cs="Truetypewriter PolyglOTT"/>
          <w:sz w:val="28"/>
          <w:szCs w:val="24"/>
        </w:rPr>
        <w:t xml:space="preserve">. Ведьмы от испуга попытались швырнуть в меня кусок стены, но у них естественно нечего не вышло. </w:t>
      </w:r>
    </w:p>
    <w:p w:rsidR="005C5DCB" w:rsidRPr="008E3474" w:rsidRDefault="005C5DCB" w:rsidP="005C5DCB">
      <w:pPr>
        <w:spacing w:after="120" w:line="240" w:lineRule="auto"/>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 xml:space="preserve">Мне ещё повезло, это были молодые ведьмы, чертовски красивые, по сравнению со старыми. Я воспользовался заклинанием для чтения мыслей. В голове главной ведьмы была какая-то каша, но главное я увидел: за той дверью спят </w:t>
      </w:r>
      <w:r w:rsidR="00B006FD">
        <w:rPr>
          <w:rFonts w:ascii="Truetypewriter PolyglOTT" w:hAnsi="Truetypewriter PolyglOTT" w:cs="Truetypewriter PolyglOTT"/>
          <w:sz w:val="28"/>
          <w:szCs w:val="24"/>
        </w:rPr>
        <w:t>друиды, а под замком короля Эдва</w:t>
      </w:r>
      <w:r w:rsidRPr="008E3474">
        <w:rPr>
          <w:rFonts w:ascii="Truetypewriter PolyglOTT" w:hAnsi="Truetypewriter PolyglOTT" w:cs="Truetypewriter PolyglOTT"/>
          <w:sz w:val="28"/>
          <w:szCs w:val="24"/>
        </w:rPr>
        <w:t>рда есть подобное место, но туда не пробраться, так как вход лежит через королевскую сокровищницу.</w:t>
      </w:r>
    </w:p>
    <w:p w:rsidR="005C5DCB" w:rsidRPr="008E3474" w:rsidRDefault="005C5DCB" w:rsidP="005C5DCB">
      <w:pPr>
        <w:spacing w:after="120" w:line="240" w:lineRule="auto"/>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Ведьмы что-то хотели в меня кинуть, но я их опередил. Я спалил их мётлы, а самих ведьм перенёс в соседнее королевство.</w:t>
      </w:r>
    </w:p>
    <w:p w:rsidR="005C5DCB" w:rsidRDefault="005C5DCB" w:rsidP="005C5DCB">
      <w:pPr>
        <w:spacing w:after="120" w:line="240" w:lineRule="auto"/>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«Исаак, нам нужно лететь», - сказал я ему снимая заклинание невидимости.</w:t>
      </w:r>
    </w:p>
    <w:p w:rsidR="005C5DCB" w:rsidRDefault="005C5DCB" w:rsidP="005C5DCB">
      <w:pPr>
        <w:spacing w:after="120" w:line="240" w:lineRule="auto"/>
        <w:jc w:val="both"/>
        <w:rPr>
          <w:rFonts w:ascii="Truetypewriter PolyglOTT" w:hAnsi="Truetypewriter PolyglOTT" w:cs="Truetypewriter PolyglOTT"/>
          <w:b/>
          <w:sz w:val="28"/>
          <w:szCs w:val="24"/>
        </w:rPr>
      </w:pPr>
      <w:r w:rsidRPr="00075600">
        <w:rPr>
          <w:rFonts w:ascii="Truetypewriter PolyglOTT" w:hAnsi="Truetypewriter PolyglOTT" w:cs="Truetypewriter PolyglOTT"/>
          <w:b/>
          <w:sz w:val="28"/>
          <w:szCs w:val="24"/>
        </w:rPr>
        <w:t>*</w:t>
      </w:r>
      <w:r>
        <w:rPr>
          <w:rFonts w:ascii="Truetypewriter PolyglOTT" w:hAnsi="Truetypewriter PolyglOTT" w:cs="Truetypewriter PolyglOTT"/>
          <w:b/>
          <w:sz w:val="28"/>
          <w:szCs w:val="24"/>
        </w:rPr>
        <w:t>Ниссэ* -Меня всегда вводило в ступор противоречие того, что сначала Иосиф рассказал, всё, а потом историю о Ерфиме, разве она не принадлежит всему сразу?</w:t>
      </w:r>
    </w:p>
    <w:p w:rsidR="005C5DCB" w:rsidRDefault="005C5DCB" w:rsidP="005C5DCB">
      <w:pPr>
        <w:spacing w:after="120" w:line="240" w:lineRule="auto"/>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*Си* -По мне ни особо важно, главное, что интересно</w:t>
      </w:r>
    </w:p>
    <w:p w:rsidR="005C5DCB" w:rsidRDefault="005C5DCB" w:rsidP="005C5DCB">
      <w:pPr>
        <w:spacing w:after="120" w:line="240" w:lineRule="auto"/>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*Ши* -Мне тоже</w:t>
      </w:r>
    </w:p>
    <w:p w:rsidR="005C5DCB" w:rsidRPr="00075600" w:rsidRDefault="005C5DCB" w:rsidP="005C5DCB">
      <w:pPr>
        <w:spacing w:after="120" w:line="240" w:lineRule="auto"/>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*Эниси* -Я рад, что вас затянуло</w:t>
      </w:r>
    </w:p>
    <w:p w:rsidR="005C5DCB" w:rsidRPr="008E3474" w:rsidRDefault="005C5DCB" w:rsidP="005C5DCB">
      <w:pPr>
        <w:spacing w:after="120" w:line="240" w:lineRule="auto"/>
        <w:jc w:val="center"/>
        <w:rPr>
          <w:rFonts w:ascii="Truetypewriter PolyglOTT" w:hAnsi="Truetypewriter PolyglOTT" w:cs="Truetypewriter PolyglOTT"/>
          <w:b/>
          <w:sz w:val="32"/>
          <w:szCs w:val="24"/>
        </w:rPr>
      </w:pPr>
      <w:r w:rsidRPr="008E347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17.</w:t>
      </w:r>
      <w:r w:rsidRPr="008E3474">
        <w:rPr>
          <w:rFonts w:ascii="Truetypewriter PolyglOTT" w:hAnsi="Truetypewriter PolyglOTT" w:cs="Truetypewriter PolyglOTT"/>
          <w:b/>
          <w:sz w:val="32"/>
          <w:szCs w:val="24"/>
        </w:rPr>
        <w:t xml:space="preserve">9 </w:t>
      </w:r>
    </w:p>
    <w:p w:rsidR="005C5DCB" w:rsidRPr="008E3474" w:rsidRDefault="005C5DCB" w:rsidP="005C5DCB">
      <w:pPr>
        <w:spacing w:after="120" w:line="240" w:lineRule="auto"/>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Мы направлялись в сторону замка. «В чём дело?», - спросил Исаак глядя на моё грустное лицо. Я ответил: «Ведьмам нужно не это заповедное место, им нужен замок короля. Я не знаю</w:t>
      </w:r>
      <w:r>
        <w:rPr>
          <w:rFonts w:ascii="Truetypewriter PolyglOTT" w:hAnsi="Truetypewriter PolyglOTT" w:cs="Truetypewriter PolyglOTT"/>
          <w:sz w:val="28"/>
          <w:szCs w:val="24"/>
        </w:rPr>
        <w:t>,</w:t>
      </w:r>
      <w:r w:rsidRPr="008E3474">
        <w:rPr>
          <w:rFonts w:ascii="Truetypewriter PolyglOTT" w:hAnsi="Truetypewriter PolyglOTT" w:cs="Truetypewriter PolyglOTT"/>
          <w:sz w:val="28"/>
          <w:szCs w:val="24"/>
        </w:rPr>
        <w:t xml:space="preserve"> что там такое, но они не перед чем не </w:t>
      </w:r>
      <w:r w:rsidRPr="008E3474">
        <w:rPr>
          <w:rFonts w:ascii="Truetypewriter PolyglOTT" w:hAnsi="Truetypewriter PolyglOTT" w:cs="Truetypewriter PolyglOTT"/>
          <w:sz w:val="28"/>
          <w:szCs w:val="24"/>
        </w:rPr>
        <w:lastRenderedPageBreak/>
        <w:t>остановятся</w:t>
      </w:r>
      <w:r w:rsidR="00B006FD">
        <w:rPr>
          <w:rFonts w:ascii="Truetypewriter PolyglOTT" w:hAnsi="Truetypewriter PolyglOTT" w:cs="Truetypewriter PolyglOTT"/>
          <w:sz w:val="28"/>
          <w:szCs w:val="24"/>
        </w:rPr>
        <w:t>, в этом я уверен.</w:t>
      </w:r>
      <w:r w:rsidRPr="008E3474">
        <w:rPr>
          <w:rFonts w:ascii="Truetypewriter PolyglOTT" w:hAnsi="Truetypewriter PolyglOTT" w:cs="Truetypewriter PolyglOTT"/>
          <w:sz w:val="28"/>
          <w:szCs w:val="24"/>
        </w:rPr>
        <w:t>». «А почему вы грустите? Вы же мне показывали заклинание для стирания врага в порошок», - произнёс он. Тогда я ему сказал: «Да, опыта тебе точно не хватает. Нельзя просто так кого-то в порошок стирать. Они же тоже живые, они тоже чувствуют».</w:t>
      </w:r>
    </w:p>
    <w:p w:rsidR="005C5DCB" w:rsidRPr="008E3474" w:rsidRDefault="005C5DCB" w:rsidP="005C5DCB">
      <w:pPr>
        <w:spacing w:after="120" w:line="240" w:lineRule="auto"/>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Перед нами открылся замок. «Прилетели», - сказал Исаак. В прошлый раз я так бегал, ко</w:t>
      </w:r>
      <w:r w:rsidR="00B006FD">
        <w:rPr>
          <w:rFonts w:ascii="Truetypewriter PolyglOTT" w:hAnsi="Truetypewriter PolyglOTT" w:cs="Truetypewriter PolyglOTT"/>
          <w:sz w:val="28"/>
          <w:szCs w:val="24"/>
        </w:rPr>
        <w:t>гда в моём доме впервые появился этот маг, тут же я нёсся к королю Эдварду. Я вбежал в покои. Король,</w:t>
      </w:r>
      <w:r w:rsidRPr="008E3474">
        <w:rPr>
          <w:rFonts w:ascii="Truetypewriter PolyglOTT" w:hAnsi="Truetypewriter PolyglOTT" w:cs="Truetypewriter PolyglOTT"/>
          <w:sz w:val="28"/>
          <w:szCs w:val="24"/>
        </w:rPr>
        <w:t xml:space="preserve"> как всегда</w:t>
      </w:r>
      <w:r w:rsidR="00B006FD">
        <w:rPr>
          <w:rFonts w:ascii="Truetypewriter PolyglOTT" w:hAnsi="Truetypewriter PolyglOTT" w:cs="Truetypewriter PolyglOTT"/>
          <w:sz w:val="28"/>
          <w:szCs w:val="24"/>
        </w:rPr>
        <w:t>,</w:t>
      </w:r>
      <w:r w:rsidRPr="008E3474">
        <w:rPr>
          <w:rFonts w:ascii="Truetypewriter PolyglOTT" w:hAnsi="Truetypewriter PolyglOTT" w:cs="Truetypewriter PolyglOTT"/>
          <w:sz w:val="28"/>
          <w:szCs w:val="24"/>
        </w:rPr>
        <w:t xml:space="preserve"> считал рас</w:t>
      </w:r>
      <w:r w:rsidR="00B006FD">
        <w:rPr>
          <w:rFonts w:ascii="Truetypewriter PolyglOTT" w:hAnsi="Truetypewriter PolyglOTT" w:cs="Truetypewriter PolyglOTT"/>
          <w:sz w:val="28"/>
          <w:szCs w:val="24"/>
        </w:rPr>
        <w:t>ходы и доходы. Я произнёс: «Эдва</w:t>
      </w:r>
      <w:r w:rsidRPr="008E3474">
        <w:rPr>
          <w:rFonts w:ascii="Truetypewriter PolyglOTT" w:hAnsi="Truetypewriter PolyglOTT" w:cs="Truetypewriter PolyglOTT"/>
          <w:sz w:val="28"/>
          <w:szCs w:val="24"/>
        </w:rPr>
        <w:t>рд, я думаю, что на королевство идёт с войной Рортельер». «Иосиф, с чего ты взял?» - спросил король. Ответ мой был краток: «Ведьмы».</w:t>
      </w:r>
    </w:p>
    <w:p w:rsidR="005C5DCB" w:rsidRPr="008E3474" w:rsidRDefault="005C5DCB" w:rsidP="005C5DCB">
      <w:pPr>
        <w:spacing w:after="120" w:line="240" w:lineRule="auto"/>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Король подскочил: «Собрать войско, пустить воду в ров, подготовить гордензинитовые стрелы! Ни одна ведьма сюда не пройдёт!» В это время я создал вокруг Имертера несколько дополнительных стен. На западе сгущались тучи: Рортельер готовился к войне.</w:t>
      </w:r>
    </w:p>
    <w:p w:rsidR="005C5DCB" w:rsidRPr="008E3474" w:rsidRDefault="005C5DCB" w:rsidP="005C5DCB">
      <w:pPr>
        <w:spacing w:after="120" w:line="240" w:lineRule="auto"/>
        <w:jc w:val="center"/>
        <w:rPr>
          <w:rFonts w:ascii="Truetypewriter PolyglOTT" w:hAnsi="Truetypewriter PolyglOTT" w:cs="Truetypewriter PolyglOTT"/>
          <w:b/>
          <w:sz w:val="32"/>
          <w:szCs w:val="24"/>
        </w:rPr>
      </w:pPr>
      <w:r w:rsidRPr="008E347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17.</w:t>
      </w:r>
      <w:r w:rsidRPr="008E3474">
        <w:rPr>
          <w:rFonts w:ascii="Truetypewriter PolyglOTT" w:hAnsi="Truetypewriter PolyglOTT" w:cs="Truetypewriter PolyglOTT"/>
          <w:b/>
          <w:sz w:val="32"/>
          <w:szCs w:val="24"/>
        </w:rPr>
        <w:t>10</w:t>
      </w:r>
    </w:p>
    <w:p w:rsidR="005C5DCB" w:rsidRPr="008E3474" w:rsidRDefault="005C5DCB" w:rsidP="005C5DCB">
      <w:pPr>
        <w:spacing w:after="120" w:line="240" w:lineRule="auto"/>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ab/>
        <w:t>Я приземлился на одну из башен замка Имертер, в честь которого собственно и был назван го</w:t>
      </w:r>
      <w:r w:rsidR="00D55AD3">
        <w:rPr>
          <w:rFonts w:ascii="Truetypewriter PolyglOTT" w:hAnsi="Truetypewriter PolyglOTT" w:cs="Truetypewriter PolyglOTT"/>
          <w:sz w:val="28"/>
          <w:szCs w:val="24"/>
        </w:rPr>
        <w:t>род. Там меня ждали Исаак и Эдва</w:t>
      </w:r>
      <w:r w:rsidRPr="008E3474">
        <w:rPr>
          <w:rFonts w:ascii="Truetypewriter PolyglOTT" w:hAnsi="Truetypewriter PolyglOTT" w:cs="Truetypewriter PolyglOTT"/>
          <w:sz w:val="28"/>
          <w:szCs w:val="24"/>
        </w:rPr>
        <w:t xml:space="preserve">рд. Король сказал: «Иосиф, посмотри сюда», - и передал мне подзорную трубу. Я не увидел там армию, на нас шёл весь Рортельер: мужчины, женщины, дети, старики, калеки. </w:t>
      </w:r>
    </w:p>
    <w:p w:rsidR="005C5DCB" w:rsidRPr="008E3474"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Среди всей армии я увидел: магов, ведьм, колдунов, друидов, клириков, фей, волшебников. В обычной жизни они б давно поубивали друг друга, но тут они шли рука-об-руку. Меня это насторожило и натолкнуло на мысль, что ведьмы крайне сильны.</w:t>
      </w:r>
    </w:p>
    <w:p w:rsidR="005C5DCB" w:rsidRPr="008E3474"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Начался бой. Королевское войско доблестно отражало атаки армии. Я взял на себя смелость выступить против всех магов, колдунов, ведьм и так далее. Исаак был отправлен мною в тыл врага. Я дал ему пузырёк эликсира, снимающего любые чары, и нало</w:t>
      </w:r>
      <w:r w:rsidR="002D42A1">
        <w:rPr>
          <w:rFonts w:ascii="Truetypewriter PolyglOTT" w:hAnsi="Truetypewriter PolyglOTT" w:cs="Truetypewriter PolyglOTT"/>
          <w:sz w:val="28"/>
          <w:szCs w:val="24"/>
        </w:rPr>
        <w:t>жил на него чары невидимости, защитил</w:t>
      </w:r>
      <w:r w:rsidRPr="008E3474">
        <w:rPr>
          <w:rFonts w:ascii="Truetypewriter PolyglOTT" w:hAnsi="Truetypewriter PolyglOTT" w:cs="Truetypewriter PolyglOTT"/>
          <w:sz w:val="28"/>
          <w:szCs w:val="24"/>
        </w:rPr>
        <w:t xml:space="preserve"> </w:t>
      </w:r>
      <w:r w:rsidR="002D42A1">
        <w:rPr>
          <w:rFonts w:ascii="Truetypewriter PolyglOTT" w:hAnsi="Truetypewriter PolyglOTT" w:cs="Truetypewriter PolyglOTT"/>
          <w:sz w:val="28"/>
          <w:szCs w:val="24"/>
        </w:rPr>
        <w:t xml:space="preserve">его </w:t>
      </w:r>
      <w:r w:rsidRPr="008E3474">
        <w:rPr>
          <w:rFonts w:ascii="Truetypewriter PolyglOTT" w:hAnsi="Truetypewriter PolyglOTT" w:cs="Truetypewriter PolyglOTT"/>
          <w:sz w:val="28"/>
          <w:szCs w:val="24"/>
        </w:rPr>
        <w:t xml:space="preserve">от ведьменских </w:t>
      </w:r>
      <w:r w:rsidR="002D42A1">
        <w:rPr>
          <w:rFonts w:ascii="Truetypewriter PolyglOTT" w:hAnsi="Truetypewriter PolyglOTT" w:cs="Truetypewriter PolyglOTT"/>
          <w:sz w:val="28"/>
          <w:szCs w:val="24"/>
        </w:rPr>
        <w:t>чар</w:t>
      </w:r>
      <w:r w:rsidRPr="008E3474">
        <w:rPr>
          <w:rFonts w:ascii="Truetypewriter PolyglOTT" w:hAnsi="Truetypewriter PolyglOTT" w:cs="Truetypewriter PolyglOTT"/>
          <w:sz w:val="28"/>
          <w:szCs w:val="24"/>
        </w:rPr>
        <w:t>.</w:t>
      </w:r>
    </w:p>
    <w:p w:rsidR="005C5DCB" w:rsidRPr="008E3474"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Как бы я не хотел этого делать, но мне пришлось применять заклинание полного расщепления, так как сразу всех привести в чувства я не мог. После того как я снял заклинания с магических сущностей, я обратил своё внимание на остальных. Освобождённые от колдовства ведьм, уцелевшие маги помогали мне снимать заклятия с простых граждан.</w:t>
      </w:r>
    </w:p>
    <w:p w:rsidR="005C5DCB" w:rsidRPr="008E3474"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Тем временем Исаак пробрался в покои короля Рортельера, и пока ведьмы командовали войском, осво</w:t>
      </w:r>
      <w:r w:rsidR="00CA34F1">
        <w:rPr>
          <w:rFonts w:ascii="Truetypewriter PolyglOTT" w:hAnsi="Truetypewriter PolyglOTT" w:cs="Truetypewriter PolyglOTT"/>
          <w:sz w:val="28"/>
          <w:szCs w:val="24"/>
        </w:rPr>
        <w:t xml:space="preserve">бодил его от чар. Король Филип </w:t>
      </w:r>
      <w:r w:rsidR="00CA34F1">
        <w:rPr>
          <w:rFonts w:ascii="Truetypewriter PolyglOTT" w:hAnsi="Truetypewriter PolyglOTT" w:cs="Truetypewriter PolyglOTT"/>
          <w:sz w:val="28"/>
          <w:szCs w:val="24"/>
          <w:lang w:val="en-US"/>
        </w:rPr>
        <w:t>I</w:t>
      </w:r>
      <w:r w:rsidRPr="008E3474">
        <w:rPr>
          <w:rFonts w:ascii="Truetypewriter PolyglOTT" w:hAnsi="Truetypewriter PolyglOTT" w:cs="Truetypewriter PolyglOTT"/>
          <w:sz w:val="28"/>
          <w:szCs w:val="24"/>
        </w:rPr>
        <w:t xml:space="preserve"> Рортельер</w:t>
      </w:r>
      <w:r w:rsidR="00CA34F1">
        <w:rPr>
          <w:rFonts w:ascii="Truetypewriter PolyglOTT" w:hAnsi="Truetypewriter PolyglOTT" w:cs="Truetypewriter PolyglOTT"/>
          <w:sz w:val="28"/>
          <w:szCs w:val="24"/>
        </w:rPr>
        <w:t xml:space="preserve">ский был давним другом Эдворда </w:t>
      </w:r>
      <w:r w:rsidR="00CA34F1">
        <w:rPr>
          <w:rFonts w:ascii="Truetypewriter PolyglOTT" w:hAnsi="Truetypewriter PolyglOTT" w:cs="Truetypewriter PolyglOTT"/>
          <w:sz w:val="28"/>
          <w:szCs w:val="24"/>
          <w:lang w:val="en-US"/>
        </w:rPr>
        <w:t>V</w:t>
      </w:r>
      <w:r w:rsidRPr="008E3474">
        <w:rPr>
          <w:rFonts w:ascii="Truetypewriter PolyglOTT" w:hAnsi="Truetypewriter PolyglOTT" w:cs="Truetypewriter PolyglOTT"/>
          <w:sz w:val="28"/>
          <w:szCs w:val="24"/>
        </w:rPr>
        <w:t>, он сразу смекнул что к чему.</w:t>
      </w:r>
    </w:p>
    <w:p w:rsidR="005C5DCB" w:rsidRPr="008E3474"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 xml:space="preserve">Мы с освобождённым корпусом магов к этому моменту привели в чувство всех крестьян, оставались только военные. Но тут один из колдунов сзади меня закричал: «Берегись!!!» - но было уже поздно. В меня прилетел огненный шар. В этот момент я вспомнил так называемое «Зеркало». Его суть в том, чтобы усилить и вернуть отправителю его атакующие заклинание. Я отразил заклинание и </w:t>
      </w:r>
      <w:r w:rsidR="00CA34F1">
        <w:rPr>
          <w:rFonts w:ascii="Truetypewriter PolyglOTT" w:hAnsi="Truetypewriter PolyglOTT" w:cs="Truetypewriter PolyglOTT"/>
          <w:sz w:val="28"/>
          <w:szCs w:val="24"/>
        </w:rPr>
        <w:t>взлетел повыше. Я увидел две</w:t>
      </w:r>
      <w:r w:rsidRPr="008E3474">
        <w:rPr>
          <w:rFonts w:ascii="Truetypewriter PolyglOTT" w:hAnsi="Truetypewriter PolyglOTT" w:cs="Truetypewriter PolyglOTT"/>
          <w:sz w:val="28"/>
          <w:szCs w:val="24"/>
        </w:rPr>
        <w:t>надца</w:t>
      </w:r>
      <w:r w:rsidR="00CA34F1">
        <w:rPr>
          <w:rFonts w:ascii="Truetypewriter PolyglOTT" w:hAnsi="Truetypewriter PolyglOTT" w:cs="Truetypewriter PolyglOTT"/>
          <w:sz w:val="28"/>
          <w:szCs w:val="24"/>
        </w:rPr>
        <w:t xml:space="preserve">ть горящих ведьм. Судя по всему </w:t>
      </w:r>
      <w:r w:rsidRPr="008E3474">
        <w:rPr>
          <w:rFonts w:ascii="Truetypewriter PolyglOTT" w:hAnsi="Truetypewriter PolyglOTT" w:cs="Truetypewriter PolyglOTT"/>
          <w:sz w:val="28"/>
          <w:szCs w:val="24"/>
        </w:rPr>
        <w:t xml:space="preserve">они </w:t>
      </w:r>
      <w:r w:rsidRPr="008E3474">
        <w:rPr>
          <w:rFonts w:ascii="Truetypewriter PolyglOTT" w:hAnsi="Truetypewriter PolyglOTT" w:cs="Truetypewriter PolyglOTT"/>
          <w:sz w:val="28"/>
          <w:szCs w:val="24"/>
        </w:rPr>
        <w:lastRenderedPageBreak/>
        <w:t>сфокусировали все свои силы чтобы х</w:t>
      </w:r>
      <w:r w:rsidR="00CA34F1">
        <w:rPr>
          <w:rFonts w:ascii="Truetypewriter PolyglOTT" w:hAnsi="Truetypewriter PolyglOTT" w:cs="Truetypewriter PolyglOTT"/>
          <w:sz w:val="28"/>
          <w:szCs w:val="24"/>
        </w:rPr>
        <w:t>отя бы ранить меня. «Но где тринадцатая, неприметная</w:t>
      </w:r>
      <w:r w:rsidRPr="008E3474">
        <w:rPr>
          <w:rFonts w:ascii="Truetypewriter PolyglOTT" w:hAnsi="Truetypewriter PolyglOTT" w:cs="Truetypewriter PolyglOTT"/>
          <w:sz w:val="28"/>
          <w:szCs w:val="24"/>
        </w:rPr>
        <w:t xml:space="preserve"> ведьма?» - подумал я.</w:t>
      </w:r>
    </w:p>
    <w:p w:rsidR="005C5DCB"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Битва окончилась. Королевства отправились оплакивать погибших</w:t>
      </w:r>
      <w:r w:rsidR="00CA34F1">
        <w:rPr>
          <w:rFonts w:ascii="Truetypewriter PolyglOTT" w:hAnsi="Truetypewriter PolyglOTT" w:cs="Truetypewriter PolyglOTT"/>
          <w:sz w:val="28"/>
          <w:szCs w:val="24"/>
        </w:rPr>
        <w:t>. А мы вчетвером: я, Исаак, Эдва</w:t>
      </w:r>
      <w:r w:rsidRPr="008E3474">
        <w:rPr>
          <w:rFonts w:ascii="Truetypewriter PolyglOTT" w:hAnsi="Truetypewriter PolyglOTT" w:cs="Truetypewriter PolyglOTT"/>
          <w:sz w:val="28"/>
          <w:szCs w:val="24"/>
        </w:rPr>
        <w:t>рд и Филип, отправились в сокровищницу, чтобы проникнуть под замок.</w:t>
      </w:r>
    </w:p>
    <w:p w:rsidR="005C5DCB" w:rsidRDefault="005C5DCB" w:rsidP="005C5DCB">
      <w:pPr>
        <w:spacing w:after="120" w:line="240" w:lineRule="auto"/>
        <w:ind w:firstLine="708"/>
        <w:jc w:val="both"/>
        <w:rPr>
          <w:rFonts w:ascii="Truetypewriter PolyglOTT" w:hAnsi="Truetypewriter PolyglOTT" w:cs="Truetypewriter PolyglOTT"/>
          <w:b/>
          <w:sz w:val="28"/>
          <w:szCs w:val="24"/>
        </w:rPr>
      </w:pPr>
      <w:r w:rsidRPr="002C2CA1">
        <w:rPr>
          <w:rFonts w:ascii="Truetypewriter PolyglOTT" w:hAnsi="Truetypewriter PolyglOTT" w:cs="Truetypewriter PolyglOTT"/>
          <w:b/>
          <w:sz w:val="28"/>
          <w:szCs w:val="24"/>
        </w:rPr>
        <w:t xml:space="preserve">*Ши* -Я же </w:t>
      </w:r>
      <w:r>
        <w:rPr>
          <w:rFonts w:ascii="Truetypewriter PolyglOTT" w:hAnsi="Truetypewriter PolyglOTT" w:cs="Truetypewriter PolyglOTT"/>
          <w:b/>
          <w:sz w:val="28"/>
          <w:szCs w:val="24"/>
        </w:rPr>
        <w:t>говорил, что король всем жизнь испортит, правда другой, но…</w:t>
      </w:r>
    </w:p>
    <w:p w:rsidR="005C5DCB" w:rsidRDefault="005C5DCB" w:rsidP="005C5DCB">
      <w:pPr>
        <w:spacing w:after="120" w:line="240" w:lineRule="auto"/>
        <w:ind w:firstLine="708"/>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*Эниси* - Ши, не спеши, просто слушай</w:t>
      </w:r>
    </w:p>
    <w:p w:rsidR="005C5DCB" w:rsidRDefault="005C5DCB" w:rsidP="005C5DCB">
      <w:pPr>
        <w:spacing w:after="120" w:line="240" w:lineRule="auto"/>
        <w:ind w:firstLine="708"/>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*Ниссэ* -Силь, не плачьте, что произошло?</w:t>
      </w:r>
    </w:p>
    <w:p w:rsidR="005C5DCB" w:rsidRDefault="005C5DCB" w:rsidP="005C5DCB">
      <w:pPr>
        <w:spacing w:after="120" w:line="240" w:lineRule="auto"/>
        <w:ind w:firstLine="708"/>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*Си* -Мне жалко простых граждан</w:t>
      </w:r>
    </w:p>
    <w:p w:rsidR="005C5DCB" w:rsidRDefault="005C5DCB" w:rsidP="005C5DCB">
      <w:pPr>
        <w:spacing w:after="120" w:line="240" w:lineRule="auto"/>
        <w:ind w:firstLine="708"/>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*Эниси и Ши* -Война есть, война, нет победителей, проигрывают все, а страдают простые, ни в чём ни повинные граждане…</w:t>
      </w:r>
    </w:p>
    <w:p w:rsidR="005C5DCB" w:rsidRPr="008E3474" w:rsidRDefault="005C5DCB" w:rsidP="005C5DCB">
      <w:pPr>
        <w:spacing w:after="120" w:line="240" w:lineRule="auto"/>
        <w:ind w:firstLine="708"/>
        <w:jc w:val="center"/>
        <w:rPr>
          <w:rFonts w:ascii="Truetypewriter PolyglOTT" w:hAnsi="Truetypewriter PolyglOTT" w:cs="Truetypewriter PolyglOTT"/>
          <w:b/>
          <w:sz w:val="32"/>
          <w:szCs w:val="24"/>
        </w:rPr>
      </w:pPr>
      <w:r w:rsidRPr="008E347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17.</w:t>
      </w:r>
      <w:r w:rsidRPr="008E3474">
        <w:rPr>
          <w:rFonts w:ascii="Truetypewriter PolyglOTT" w:hAnsi="Truetypewriter PolyglOTT" w:cs="Truetypewriter PolyglOTT"/>
          <w:b/>
          <w:sz w:val="32"/>
          <w:szCs w:val="24"/>
        </w:rPr>
        <w:t>11</w:t>
      </w:r>
    </w:p>
    <w:p w:rsidR="005C5DCB" w:rsidRPr="008E3474"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 xml:space="preserve">В сокровищнице я произнёс заклинание для открытия дверей. </w:t>
      </w:r>
      <w:r w:rsidR="005577AB">
        <w:rPr>
          <w:rFonts w:ascii="Truetypewriter PolyglOTT" w:hAnsi="Truetypewriter PolyglOTT" w:cs="Truetypewriter PolyglOTT"/>
          <w:sz w:val="28"/>
          <w:szCs w:val="24"/>
        </w:rPr>
        <w:t>Но неожиданно выбило одну из стен. Эдва</w:t>
      </w:r>
      <w:r w:rsidRPr="008E3474">
        <w:rPr>
          <w:rFonts w:ascii="Truetypewriter PolyglOTT" w:hAnsi="Truetypewriter PolyglOTT" w:cs="Truetypewriter PolyglOTT"/>
          <w:sz w:val="28"/>
          <w:szCs w:val="24"/>
        </w:rPr>
        <w:t>рд сказал: «Иосиф, по аккуратнее, ремонт денег стоит». Я е</w:t>
      </w:r>
      <w:r w:rsidR="005577AB">
        <w:rPr>
          <w:rFonts w:ascii="Truetypewriter PolyglOTT" w:hAnsi="Truetypewriter PolyglOTT" w:cs="Truetypewriter PolyglOTT"/>
          <w:sz w:val="28"/>
          <w:szCs w:val="24"/>
        </w:rPr>
        <w:t>му ответил: «Эдвард, прости, такого ни</w:t>
      </w:r>
      <w:r w:rsidRPr="008E3474">
        <w:rPr>
          <w:rFonts w:ascii="Truetypewriter PolyglOTT" w:hAnsi="Truetypewriter PolyglOTT" w:cs="Truetypewriter PolyglOTT"/>
          <w:sz w:val="28"/>
          <w:szCs w:val="24"/>
        </w:rPr>
        <w:t xml:space="preserve">когда не было, а ремонт я легко оплачу». </w:t>
      </w:r>
    </w:p>
    <w:p w:rsidR="005C5DCB" w:rsidRPr="008E3474"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Мы спускались по винтовой лестнице. Исаак спросил меня: «Иосиф, как вы почувствовали, что идёт война?» «Я не знаю, это что-то вроде дара ясновиденья. Ты ведь знаешь</w:t>
      </w:r>
      <w:r w:rsidR="00D44B86">
        <w:rPr>
          <w:rFonts w:ascii="Truetypewriter PolyglOTT" w:hAnsi="Truetypewriter PolyglOTT" w:cs="Truetypewriter PolyglOTT"/>
          <w:sz w:val="28"/>
          <w:szCs w:val="24"/>
        </w:rPr>
        <w:t>, что</w:t>
      </w:r>
      <w:r w:rsidRPr="008E3474">
        <w:rPr>
          <w:rFonts w:ascii="Truetypewriter PolyglOTT" w:hAnsi="Truetypewriter PolyglOTT" w:cs="Truetypewriter PolyglOTT"/>
          <w:sz w:val="28"/>
          <w:szCs w:val="24"/>
        </w:rPr>
        <w:t xml:space="preserve"> я не обычный маг», - ответил я. Исаак продолжал: «Ладно, но есть то, что меня интересует более этого, почему вся эта гремучая смесь из магических существ после снятия вами заклятья не уничтожила сама себя и где были драконы?» Я ему сказал: «Исаак, есть такая поговорка: «Враг моего врага – мой друг». А драконов в Рортельере не было никогда</w:t>
      </w:r>
      <w:r w:rsidR="00D44B86">
        <w:rPr>
          <w:rFonts w:ascii="Truetypewriter PolyglOTT" w:hAnsi="Truetypewriter PolyglOTT" w:cs="Truetypewriter PolyglOTT"/>
          <w:sz w:val="28"/>
          <w:szCs w:val="24"/>
        </w:rPr>
        <w:t>. Они вообще почти все уже вымерли</w:t>
      </w:r>
      <w:r w:rsidRPr="008E3474">
        <w:rPr>
          <w:rFonts w:ascii="Truetypewriter PolyglOTT" w:hAnsi="Truetypewriter PolyglOTT" w:cs="Truetypewriter PolyglOTT"/>
          <w:sz w:val="28"/>
          <w:szCs w:val="24"/>
        </w:rPr>
        <w:t>. Мы продолжали спускаться, тусклый свет факела озарял дорогу, и я произнёс заклинание, чуть не ослепившее нас. Стало гораздо светлее. Исаак спросил: «А как ведьмы смогли заколдовать такое количество существ?» Я собирался высказать своё предположение, но Филип перебил меня: «На этот вопрос могу ответить я. Сначала они околдовали всех магических существ затем уже и всех остальных».</w:t>
      </w:r>
    </w:p>
    <w:p w:rsidR="005C5DCB" w:rsidRPr="008E3474"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 xml:space="preserve">Пока Филип рассказывал это, я взглянул на Исаака, тот светился, как и все маги, жёлтым светом. Я взглянул на Эдворда у того не было ориола, как и у всех людей. Я взглянул на Филипа, вокруг него было зелёное свечения, так я видел ведьм. В туже секунду я, используя эликсир для снятия любых чар, врезал со всей силы самозванцу. </w:t>
      </w:r>
    </w:p>
    <w:p w:rsidR="005C5DCB"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 xml:space="preserve">Перед нами </w:t>
      </w:r>
      <w:r w:rsidR="00BC5B76">
        <w:rPr>
          <w:rFonts w:ascii="Truetypewriter PolyglOTT" w:hAnsi="Truetypewriter PolyglOTT" w:cs="Truetypewriter PolyglOTT"/>
          <w:sz w:val="28"/>
          <w:szCs w:val="24"/>
        </w:rPr>
        <w:t>тремя была женщина. Та самая три</w:t>
      </w:r>
      <w:r w:rsidRPr="008E3474">
        <w:rPr>
          <w:rFonts w:ascii="Truetypewriter PolyglOTT" w:hAnsi="Truetypewriter PolyglOTT" w:cs="Truetypewriter PolyglOTT"/>
          <w:sz w:val="28"/>
          <w:szCs w:val="24"/>
        </w:rPr>
        <w:t>надцатая ведьма.</w:t>
      </w:r>
    </w:p>
    <w:p w:rsidR="005C5DCB" w:rsidRDefault="005C5DCB" w:rsidP="005C5DCB">
      <w:pPr>
        <w:spacing w:after="120" w:line="240" w:lineRule="auto"/>
        <w:ind w:firstLine="708"/>
        <w:jc w:val="both"/>
        <w:rPr>
          <w:rFonts w:ascii="Truetypewriter PolyglOTT" w:hAnsi="Truetypewriter PolyglOTT" w:cs="Truetypewriter PolyglOTT"/>
          <w:b/>
          <w:sz w:val="28"/>
          <w:szCs w:val="24"/>
        </w:rPr>
      </w:pPr>
      <w:r w:rsidRPr="00784FD9">
        <w:rPr>
          <w:rFonts w:ascii="Truetypewriter PolyglOTT" w:hAnsi="Truetypewriter PolyglOTT" w:cs="Truetypewriter PolyglOTT"/>
          <w:b/>
          <w:sz w:val="28"/>
          <w:szCs w:val="24"/>
        </w:rPr>
        <w:t>*Ши* -Ладно, я поспешил, признаю</w:t>
      </w:r>
    </w:p>
    <w:p w:rsidR="005C5DCB" w:rsidRDefault="005C5DCB" w:rsidP="005C5DCB">
      <w:pPr>
        <w:spacing w:after="120" w:line="240" w:lineRule="auto"/>
        <w:ind w:firstLine="708"/>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*Эниси* -Сейчас слушайте внимательно, вы прям очень похожи по мне на Иосифа и ведьму, имя пока говорить не буду, потом узнайте</w:t>
      </w:r>
    </w:p>
    <w:p w:rsidR="005C5DCB" w:rsidRDefault="005C5DCB" w:rsidP="005C5DCB">
      <w:pPr>
        <w:spacing w:after="120" w:line="240" w:lineRule="auto"/>
        <w:ind w:firstLine="708"/>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*Ниссэ* -Эни, мне тоже это кажется, по крайней мере они такая же неразделимая пара</w:t>
      </w:r>
    </w:p>
    <w:p w:rsidR="005C5DCB" w:rsidRDefault="005C5DCB" w:rsidP="005C5DCB">
      <w:pPr>
        <w:spacing w:after="120" w:line="240" w:lineRule="auto"/>
        <w:ind w:firstLine="708"/>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lastRenderedPageBreak/>
        <w:t>*Си* -Ниссэ, пожалуйста не называйте своего мужа так при нас с Ши, просто очень похоже на Федеральное «Й'эни», это ругательство, кстати вы тоже с Эниси очень подходите под это описание</w:t>
      </w:r>
    </w:p>
    <w:p w:rsidR="005C5DCB" w:rsidRDefault="005C5DCB" w:rsidP="005C5DCB">
      <w:pPr>
        <w:spacing w:after="120" w:line="240" w:lineRule="auto"/>
        <w:ind w:firstLine="708"/>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*Ниссэ* -Давайте уже на «ты», Си, что касательно имени, хорошо. Касательно, схожести, у нас пока только один ребёнок, а у героев сказки их будет четверо…</w:t>
      </w:r>
    </w:p>
    <w:p w:rsidR="005C5DCB" w:rsidRDefault="005C5DCB" w:rsidP="005C5DCB">
      <w:pPr>
        <w:spacing w:after="120" w:line="240" w:lineRule="auto"/>
        <w:ind w:firstLine="708"/>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*Си* -Хорошо на «ты»</w:t>
      </w:r>
    </w:p>
    <w:p w:rsidR="005C5DCB" w:rsidRDefault="005C5DCB" w:rsidP="005C5DCB">
      <w:pPr>
        <w:spacing w:after="120" w:line="240" w:lineRule="auto"/>
        <w:ind w:firstLine="708"/>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*Эниси* -Ниссэ, не рассказывай сюжет, будет не интересно</w:t>
      </w:r>
    </w:p>
    <w:p w:rsidR="005C5DCB" w:rsidRPr="00784FD9" w:rsidRDefault="005C5DCB" w:rsidP="005C5DCB">
      <w:pPr>
        <w:spacing w:after="120" w:line="240" w:lineRule="auto"/>
        <w:ind w:firstLine="708"/>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*Ниссэ* -Ладно…</w:t>
      </w:r>
    </w:p>
    <w:p w:rsidR="005C5DCB" w:rsidRPr="008E3474" w:rsidRDefault="005C5DCB" w:rsidP="005C5DCB">
      <w:pPr>
        <w:spacing w:after="120" w:line="240" w:lineRule="auto"/>
        <w:ind w:firstLine="708"/>
        <w:jc w:val="center"/>
        <w:rPr>
          <w:rFonts w:ascii="Truetypewriter PolyglOTT" w:hAnsi="Truetypewriter PolyglOTT" w:cs="Truetypewriter PolyglOTT"/>
          <w:b/>
          <w:sz w:val="32"/>
          <w:szCs w:val="24"/>
        </w:rPr>
      </w:pPr>
      <w:r w:rsidRPr="008E347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17.</w:t>
      </w:r>
      <w:r w:rsidRPr="008E3474">
        <w:rPr>
          <w:rFonts w:ascii="Truetypewriter PolyglOTT" w:hAnsi="Truetypewriter PolyglOTT" w:cs="Truetypewriter PolyglOTT"/>
          <w:b/>
          <w:sz w:val="32"/>
          <w:szCs w:val="24"/>
        </w:rPr>
        <w:t>12</w:t>
      </w:r>
    </w:p>
    <w:p w:rsidR="005C5DCB" w:rsidRPr="008E3474"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Я вырвал кусок из стены и сформировал из него наручники, блокирующие магию ведьмы. Я спросил у неё: «Где Филип?» Она рассмеялась и ответила</w:t>
      </w:r>
      <w:r w:rsidR="0034794E">
        <w:rPr>
          <w:rFonts w:ascii="Truetypewriter PolyglOTT" w:hAnsi="Truetypewriter PolyglOTT" w:cs="Truetypewriter PolyglOTT"/>
          <w:sz w:val="28"/>
          <w:szCs w:val="24"/>
        </w:rPr>
        <w:t>:</w:t>
      </w:r>
      <w:r w:rsidRPr="008E3474">
        <w:rPr>
          <w:rFonts w:ascii="Truetypewriter PolyglOTT" w:hAnsi="Truetypewriter PolyglOTT" w:cs="Truetypewriter PolyglOTT"/>
          <w:sz w:val="28"/>
          <w:szCs w:val="24"/>
        </w:rPr>
        <w:t xml:space="preserve"> </w:t>
      </w:r>
      <w:r w:rsidR="0034794E">
        <w:rPr>
          <w:rFonts w:ascii="Truetypewriter PolyglOTT" w:hAnsi="Truetypewriter PolyglOTT" w:cs="Truetypewriter PolyglOTT"/>
          <w:sz w:val="28"/>
          <w:szCs w:val="24"/>
        </w:rPr>
        <w:t>«Т</w:t>
      </w:r>
      <w:r w:rsidRPr="008E3474">
        <w:rPr>
          <w:rFonts w:ascii="Truetypewriter PolyglOTT" w:hAnsi="Truetypewriter PolyglOTT" w:cs="Truetypewriter PolyglOTT"/>
          <w:sz w:val="28"/>
          <w:szCs w:val="24"/>
        </w:rPr>
        <w:t>ам же, где вы нашли меня»</w:t>
      </w:r>
      <w:r w:rsidR="0034794E">
        <w:rPr>
          <w:rFonts w:ascii="Truetypewriter PolyglOTT" w:hAnsi="Truetypewriter PolyglOTT" w:cs="Truetypewriter PolyglOTT"/>
          <w:sz w:val="28"/>
          <w:szCs w:val="24"/>
        </w:rPr>
        <w:t>. Меня такой ответ устроил. По ощу</w:t>
      </w:r>
      <w:r w:rsidRPr="008E3474">
        <w:rPr>
          <w:rFonts w:ascii="Truetypewriter PolyglOTT" w:hAnsi="Truetypewriter PolyglOTT" w:cs="Truetypewriter PolyglOTT"/>
          <w:sz w:val="28"/>
          <w:szCs w:val="24"/>
        </w:rPr>
        <w:t>щениям</w:t>
      </w:r>
      <w:r w:rsidR="0034794E">
        <w:rPr>
          <w:rFonts w:ascii="Truetypewriter PolyglOTT" w:hAnsi="Truetypewriter PolyglOTT" w:cs="Truetypewriter PolyglOTT"/>
          <w:sz w:val="28"/>
          <w:szCs w:val="24"/>
        </w:rPr>
        <w:t>, мы</w:t>
      </w:r>
      <w:r w:rsidRPr="008E3474">
        <w:rPr>
          <w:rFonts w:ascii="Truetypewriter PolyglOTT" w:hAnsi="Truetypewriter PolyglOTT" w:cs="Truetypewriter PolyglOTT"/>
          <w:sz w:val="28"/>
          <w:szCs w:val="24"/>
        </w:rPr>
        <w:t xml:space="preserve"> прошли более половины пути, поэтому решили продолжать спуск.</w:t>
      </w:r>
    </w:p>
    <w:p w:rsidR="005C5DCB" w:rsidRPr="008E3474"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Неожиданно ведьма сказала: «Вас так ле</w:t>
      </w:r>
      <w:r w:rsidR="0034794E">
        <w:rPr>
          <w:rFonts w:ascii="Truetypewriter PolyglOTT" w:hAnsi="Truetypewriter PolyglOTT" w:cs="Truetypewriter PolyglOTT"/>
          <w:sz w:val="28"/>
          <w:szCs w:val="24"/>
        </w:rPr>
        <w:t>гко было провести…» Я ответил ей</w:t>
      </w:r>
      <w:r w:rsidRPr="008E3474">
        <w:rPr>
          <w:rFonts w:ascii="Truetypewriter PolyglOTT" w:hAnsi="Truetypewriter PolyglOTT" w:cs="Truetypewriter PolyglOTT"/>
          <w:sz w:val="28"/>
          <w:szCs w:val="24"/>
        </w:rPr>
        <w:t>: «Мы можем сейчас вернуться и запереть тебя в гордензинитовую темницу. Лучше объясни мне</w:t>
      </w:r>
      <w:r w:rsidR="0034794E">
        <w:rPr>
          <w:rFonts w:ascii="Truetypewriter PolyglOTT" w:hAnsi="Truetypewriter PolyglOTT" w:cs="Truetypewriter PolyglOTT"/>
          <w:sz w:val="28"/>
          <w:szCs w:val="24"/>
        </w:rPr>
        <w:t>,</w:t>
      </w:r>
      <w:r w:rsidRPr="008E3474">
        <w:rPr>
          <w:rFonts w:ascii="Truetypewriter PolyglOTT" w:hAnsi="Truetypewriter PolyglOTT" w:cs="Truetypewriter PolyglOTT"/>
          <w:sz w:val="28"/>
          <w:szCs w:val="24"/>
        </w:rPr>
        <w:t xml:space="preserve"> что находится внизу?» «Ты об этом не знаешь? Ты живёшь тысячи лет, знаешь такие заклинания, неведомые более никому, ты не боишься горденезита, ножей, стрел, копий, мечей, тогда я подозреваю, что ты не знаешь и о том, кто ты». </w:t>
      </w:r>
    </w:p>
    <w:p w:rsidR="005C5DCB" w:rsidRPr="008E3474"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Я попытался заглянуть в голову ведьмы, на что та расхохоталась: «Ты идиот, это простейшее заклинание защиты!» Я лишь повернулся к Исааку и спросил: «Книга с тобой?» Исаак протянул мне книгу. На странице пятьдесят пять было написано заклинание, которое могло преодолеть защиту ведьмы.</w:t>
      </w:r>
    </w:p>
    <w:p w:rsidR="005C5DCB" w:rsidRPr="008E3474"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Я снял с неё</w:t>
      </w:r>
      <w:r>
        <w:rPr>
          <w:rFonts w:ascii="Truetypewriter PolyglOTT" w:hAnsi="Truetypewriter PolyglOTT" w:cs="Truetypewriter PolyglOTT"/>
          <w:sz w:val="28"/>
          <w:szCs w:val="24"/>
        </w:rPr>
        <w:t xml:space="preserve"> чары и был готов взглянуть в е</w:t>
      </w:r>
      <w:r w:rsidRPr="008E3474">
        <w:rPr>
          <w:rFonts w:ascii="Truetypewriter PolyglOTT" w:hAnsi="Truetypewriter PolyglOTT" w:cs="Truetypewriter PolyglOTT"/>
          <w:sz w:val="28"/>
          <w:szCs w:val="24"/>
        </w:rPr>
        <w:t>ё сознание, но ведьма вдруг начала молить о том, чтобы я не делал этого. Тогда я сказал: «Тогда расскажи всё сама, если не хочешь, чтоб я лез к тебе в голову».</w:t>
      </w:r>
    </w:p>
    <w:p w:rsidR="005C5DCB" w:rsidRPr="008E3474"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«Тебе хочется знать зачем мне нужно было попасть сюда?» - сказала она: «Это древняя усыпальница коро</w:t>
      </w:r>
      <w:r w:rsidR="0034794E">
        <w:rPr>
          <w:rFonts w:ascii="Truetypewriter PolyglOTT" w:hAnsi="Truetypewriter PolyglOTT" w:cs="Truetypewriter PolyglOTT"/>
          <w:sz w:val="28"/>
          <w:szCs w:val="24"/>
        </w:rPr>
        <w:t>левских драконов. Но мне не</w:t>
      </w:r>
      <w:r w:rsidRPr="008E3474">
        <w:rPr>
          <w:rFonts w:ascii="Truetypewriter PolyglOTT" w:hAnsi="Truetypewriter PolyglOTT" w:cs="Truetypewriter PolyglOTT"/>
          <w:sz w:val="28"/>
          <w:szCs w:val="24"/>
        </w:rPr>
        <w:t xml:space="preserve"> нужны яйца коро</w:t>
      </w:r>
      <w:r w:rsidR="0034794E">
        <w:rPr>
          <w:rFonts w:ascii="Truetypewriter PolyglOTT" w:hAnsi="Truetypewriter PolyglOTT" w:cs="Truetypewriter PolyglOTT"/>
          <w:sz w:val="28"/>
          <w:szCs w:val="24"/>
        </w:rPr>
        <w:t xml:space="preserve">левских драконов, мне нужен </w:t>
      </w:r>
      <w:r w:rsidRPr="008E3474">
        <w:rPr>
          <w:rFonts w:ascii="Truetypewriter PolyglOTT" w:hAnsi="Truetypewriter PolyglOTT" w:cs="Truetypewriter PolyglOTT"/>
          <w:sz w:val="28"/>
          <w:szCs w:val="24"/>
        </w:rPr>
        <w:t>посох драконов, способный, по легендам, остановить Чешель Гофере, то есть тебя». Я никак не мог понят</w:t>
      </w:r>
      <w:r w:rsidR="0034794E">
        <w:rPr>
          <w:rFonts w:ascii="Truetypewriter PolyglOTT" w:hAnsi="Truetypewriter PolyglOTT" w:cs="Truetypewriter PolyglOTT"/>
          <w:sz w:val="28"/>
          <w:szCs w:val="24"/>
        </w:rPr>
        <w:t>ь, почему мне все дают</w:t>
      </w:r>
      <w:r w:rsidRPr="008E3474">
        <w:rPr>
          <w:rFonts w:ascii="Truetypewriter PolyglOTT" w:hAnsi="Truetypewriter PolyglOTT" w:cs="Truetypewriter PolyglOTT"/>
          <w:sz w:val="28"/>
          <w:szCs w:val="24"/>
        </w:rPr>
        <w:t xml:space="preserve"> прозвища.</w:t>
      </w:r>
    </w:p>
    <w:p w:rsidR="005C5DCB" w:rsidRPr="008E3474"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Мы спустились ниже и вошли в гигантский зал, по его краям были яйца королевских драконов, они были больше и умнее нынешних, этим сами себя и погубили. В противоположном конце стоял посох драконов. Я почувствовал, что какой-то артефакт слушается меня. Я подозвал этот артефакт. В мою руку влетел этот посох.</w:t>
      </w:r>
    </w:p>
    <w:p w:rsidR="005C5DCB" w:rsidRPr="008E3474"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«Я так полагаю, истинный</w:t>
      </w:r>
      <w:r w:rsidR="001B3B0B">
        <w:rPr>
          <w:rFonts w:ascii="Truetypewriter PolyglOTT" w:hAnsi="Truetypewriter PolyglOTT" w:cs="Truetypewriter PolyglOTT"/>
          <w:sz w:val="28"/>
          <w:szCs w:val="24"/>
        </w:rPr>
        <w:t xml:space="preserve"> владелец посоха я?» </w:t>
      </w:r>
      <w:r w:rsidRPr="008E3474">
        <w:rPr>
          <w:rFonts w:ascii="Truetypewriter PolyglOTT" w:hAnsi="Truetypewriter PolyglOTT" w:cs="Truetypewriter PolyglOTT"/>
          <w:sz w:val="28"/>
          <w:szCs w:val="24"/>
        </w:rPr>
        <w:t xml:space="preserve"> «Д</w:t>
      </w:r>
      <w:r w:rsidR="001B3B0B">
        <w:rPr>
          <w:rFonts w:ascii="Truetypewriter PolyglOTT" w:hAnsi="Truetypewriter PolyglOTT" w:cs="Truetypewriter PolyglOTT"/>
          <w:sz w:val="28"/>
          <w:szCs w:val="24"/>
        </w:rPr>
        <w:t>а», - ответила ведьма. Было решено</w:t>
      </w:r>
      <w:r w:rsidRPr="008E3474">
        <w:rPr>
          <w:rFonts w:ascii="Truetypewriter PolyglOTT" w:hAnsi="Truetypewriter PolyglOTT" w:cs="Truetypewriter PolyglOTT"/>
          <w:sz w:val="28"/>
          <w:szCs w:val="24"/>
        </w:rPr>
        <w:t xml:space="preserve"> подниматься наверх. Я смотрел на ведьму: на ней были такие же кроличьи сапоги, как и у меня, она нос</w:t>
      </w:r>
      <w:r w:rsidR="001B3B0B">
        <w:rPr>
          <w:rFonts w:ascii="Truetypewriter PolyglOTT" w:hAnsi="Truetypewriter PolyglOTT" w:cs="Truetypewriter PolyglOTT"/>
          <w:sz w:val="28"/>
          <w:szCs w:val="24"/>
        </w:rPr>
        <w:t>ила абсолютно идентичные моим хо</w:t>
      </w:r>
      <w:r w:rsidRPr="008E3474">
        <w:rPr>
          <w:rFonts w:ascii="Truetypewriter PolyglOTT" w:hAnsi="Truetypewriter PolyglOTT" w:cs="Truetypewriter PolyglOTT"/>
          <w:sz w:val="28"/>
          <w:szCs w:val="24"/>
        </w:rPr>
        <w:t>лщ</w:t>
      </w:r>
      <w:r w:rsidR="001B3B0B">
        <w:rPr>
          <w:rFonts w:ascii="Truetypewriter PolyglOTT" w:hAnsi="Truetypewriter PolyglOTT" w:cs="Truetypewriter PolyglOTT"/>
          <w:sz w:val="28"/>
          <w:szCs w:val="24"/>
        </w:rPr>
        <w:t>о</w:t>
      </w:r>
      <w:r w:rsidRPr="008E3474">
        <w:rPr>
          <w:rFonts w:ascii="Truetypewriter PolyglOTT" w:hAnsi="Truetypewriter PolyglOTT" w:cs="Truetypewriter PolyglOTT"/>
          <w:sz w:val="28"/>
          <w:szCs w:val="24"/>
        </w:rPr>
        <w:t xml:space="preserve">вые брюки и белую рубашку, на мне был зелёный кафтан, она же была в схожем по </w:t>
      </w:r>
      <w:r w:rsidRPr="008E3474">
        <w:rPr>
          <w:rFonts w:ascii="Truetypewriter PolyglOTT" w:hAnsi="Truetypewriter PolyglOTT" w:cs="Truetypewriter PolyglOTT"/>
          <w:sz w:val="28"/>
          <w:szCs w:val="24"/>
        </w:rPr>
        <w:lastRenderedPageBreak/>
        <w:t xml:space="preserve">цвете жилете. Я взглянул на её лицо: у неё были тонкие губы, изумрудно-зелёные глаза и рыжее </w:t>
      </w:r>
      <w:r w:rsidR="001B3B0B">
        <w:rPr>
          <w:rFonts w:ascii="Truetypewriter PolyglOTT" w:hAnsi="Truetypewriter PolyglOTT" w:cs="Truetypewriter PolyglOTT"/>
          <w:sz w:val="28"/>
          <w:szCs w:val="24"/>
        </w:rPr>
        <w:t xml:space="preserve">густые кудрявые </w:t>
      </w:r>
      <w:r w:rsidRPr="008E3474">
        <w:rPr>
          <w:rFonts w:ascii="Truetypewriter PolyglOTT" w:hAnsi="Truetypewriter PolyglOTT" w:cs="Truetypewriter PolyglOTT"/>
          <w:sz w:val="28"/>
          <w:szCs w:val="24"/>
        </w:rPr>
        <w:t xml:space="preserve">волосы, всё как подобает ведьме, мои глаза тоже были зелёные, но при этом отдавали жёлто-коричневым, если проще были как трава на болоте, волосы мои были </w:t>
      </w:r>
      <w:r w:rsidR="001B3B0B">
        <w:rPr>
          <w:rFonts w:ascii="Truetypewriter PolyglOTT" w:hAnsi="Truetypewriter PolyglOTT" w:cs="Truetypewriter PolyglOTT"/>
          <w:sz w:val="28"/>
          <w:szCs w:val="24"/>
        </w:rPr>
        <w:t>светло-</w:t>
      </w:r>
      <w:r w:rsidRPr="008E3474">
        <w:rPr>
          <w:rFonts w:ascii="Truetypewriter PolyglOTT" w:hAnsi="Truetypewriter PolyglOTT" w:cs="Truetypewriter PolyglOTT"/>
          <w:sz w:val="28"/>
          <w:szCs w:val="24"/>
        </w:rPr>
        <w:t>русые, хотя практически у всех гартовцев были карие глаза и чёрные вол</w:t>
      </w:r>
      <w:r w:rsidR="008527F6">
        <w:rPr>
          <w:rFonts w:ascii="Truetypewriter PolyglOTT" w:hAnsi="Truetypewriter PolyglOTT" w:cs="Truetypewriter PolyglOTT"/>
          <w:sz w:val="28"/>
          <w:szCs w:val="24"/>
        </w:rPr>
        <w:t>осы, в том числе у Исаака и Эдва</w:t>
      </w:r>
      <w:r w:rsidRPr="008E3474">
        <w:rPr>
          <w:rFonts w:ascii="Truetypewriter PolyglOTT" w:hAnsi="Truetypewriter PolyglOTT" w:cs="Truetypewriter PolyglOTT"/>
          <w:sz w:val="28"/>
          <w:szCs w:val="24"/>
        </w:rPr>
        <w:t>рда.</w:t>
      </w:r>
    </w:p>
    <w:p w:rsidR="005C5DCB" w:rsidRDefault="005C5DCB" w:rsidP="005C5DCB">
      <w:pPr>
        <w:spacing w:after="120" w:line="240" w:lineRule="auto"/>
        <w:ind w:firstLine="708"/>
        <w:jc w:val="both"/>
        <w:rPr>
          <w:rFonts w:ascii="Truetypewriter PolyglOTT" w:hAnsi="Truetypewriter PolyglOTT" w:cs="Truetypewriter PolyglOTT"/>
          <w:sz w:val="28"/>
          <w:szCs w:val="24"/>
        </w:rPr>
      </w:pPr>
      <w:r w:rsidRPr="008E3474">
        <w:rPr>
          <w:rFonts w:ascii="Truetypewriter PolyglOTT" w:hAnsi="Truetypewriter PolyglOTT" w:cs="Truetypewriter PolyglOTT"/>
          <w:sz w:val="28"/>
          <w:szCs w:val="24"/>
        </w:rPr>
        <w:t xml:space="preserve">Мы поднялись на верх. Я аккуратно заделал стену. </w:t>
      </w:r>
      <w:r w:rsidR="005A121B">
        <w:rPr>
          <w:rFonts w:ascii="Truetypewriter PolyglOTT" w:hAnsi="Truetypewriter PolyglOTT" w:cs="Truetypewriter PolyglOTT"/>
          <w:sz w:val="28"/>
          <w:szCs w:val="24"/>
        </w:rPr>
        <w:t>Р</w:t>
      </w:r>
      <w:r w:rsidRPr="008E3474">
        <w:rPr>
          <w:rFonts w:ascii="Truetypewriter PolyglOTT" w:hAnsi="Truetypewriter PolyglOTT" w:cs="Truetypewriter PolyglOTT"/>
          <w:sz w:val="28"/>
          <w:szCs w:val="24"/>
        </w:rPr>
        <w:t>ешили так: я отправлюсь за настоящим Филипом, Исаак пойдёт изучать этот посох, ведьма отправится в камеру, но просторную, а Эдв</w:t>
      </w:r>
      <w:r w:rsidR="008527F6">
        <w:rPr>
          <w:rFonts w:ascii="Truetypewriter PolyglOTT" w:hAnsi="Truetypewriter PolyglOTT" w:cs="Truetypewriter PolyglOTT"/>
          <w:sz w:val="28"/>
          <w:szCs w:val="24"/>
        </w:rPr>
        <w:t>а</w:t>
      </w:r>
      <w:r w:rsidRPr="008E3474">
        <w:rPr>
          <w:rFonts w:ascii="Truetypewriter PolyglOTT" w:hAnsi="Truetypewriter PolyglOTT" w:cs="Truetypewriter PolyglOTT"/>
          <w:sz w:val="28"/>
          <w:szCs w:val="24"/>
        </w:rPr>
        <w:t>рд</w:t>
      </w:r>
      <w:r w:rsidR="008527F6">
        <w:rPr>
          <w:rFonts w:ascii="Truetypewriter PolyglOTT" w:hAnsi="Truetypewriter PolyglOTT" w:cs="Truetypewriter PolyglOTT"/>
          <w:sz w:val="28"/>
          <w:szCs w:val="24"/>
        </w:rPr>
        <w:t>,</w:t>
      </w:r>
      <w:r w:rsidRPr="008E3474">
        <w:rPr>
          <w:rFonts w:ascii="Truetypewriter PolyglOTT" w:hAnsi="Truetypewriter PolyglOTT" w:cs="Truetypewriter PolyglOTT"/>
          <w:sz w:val="28"/>
          <w:szCs w:val="24"/>
        </w:rPr>
        <w:t xml:space="preserve"> как всегда будет править.</w:t>
      </w:r>
    </w:p>
    <w:p w:rsidR="005C5DCB" w:rsidRDefault="005C5DCB" w:rsidP="005C5DCB">
      <w:pPr>
        <w:spacing w:after="120" w:line="240" w:lineRule="auto"/>
        <w:ind w:firstLine="708"/>
        <w:jc w:val="both"/>
        <w:rPr>
          <w:rFonts w:ascii="Truetypewriter PolyglOTT" w:hAnsi="Truetypewriter PolyglOTT" w:cs="Truetypewriter PolyglOTT"/>
          <w:b/>
          <w:sz w:val="28"/>
          <w:szCs w:val="24"/>
        </w:rPr>
      </w:pPr>
      <w:r w:rsidRPr="006971AD">
        <w:rPr>
          <w:rFonts w:ascii="Truetypewriter PolyglOTT" w:hAnsi="Truetypewriter PolyglOTT" w:cs="Truetypewriter PolyglOTT"/>
          <w:b/>
          <w:sz w:val="28"/>
          <w:szCs w:val="24"/>
        </w:rPr>
        <w:t>*Ши*</w:t>
      </w:r>
      <w:r>
        <w:rPr>
          <w:rFonts w:ascii="Truetypewriter PolyglOTT" w:hAnsi="Truetypewriter PolyglOTT" w:cs="Truetypewriter PolyglOTT"/>
          <w:b/>
          <w:sz w:val="28"/>
          <w:szCs w:val="24"/>
        </w:rPr>
        <w:t xml:space="preserve"> </w:t>
      </w:r>
      <w:r w:rsidRPr="006971AD">
        <w:rPr>
          <w:rFonts w:ascii="Truetypewriter PolyglOTT" w:hAnsi="Truetypewriter PolyglOTT" w:cs="Truetypewriter PolyglOTT"/>
          <w:b/>
          <w:sz w:val="28"/>
          <w:szCs w:val="24"/>
        </w:rPr>
        <w:t>-Да не, мы не так познакомились, совсем не так, сапоги не в счёт</w:t>
      </w:r>
    </w:p>
    <w:p w:rsidR="005C5DCB" w:rsidRDefault="005C5DCB" w:rsidP="005C5DCB">
      <w:pPr>
        <w:spacing w:after="120" w:line="240" w:lineRule="auto"/>
        <w:ind w:firstLine="708"/>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*Си* -От любви до ненависти один шаг, правда тут путь наоборот</w:t>
      </w:r>
    </w:p>
    <w:p w:rsidR="005C5DCB" w:rsidRDefault="005C5DCB" w:rsidP="005C5DCB">
      <w:pPr>
        <w:spacing w:after="120" w:line="240" w:lineRule="auto"/>
        <w:ind w:firstLine="708"/>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*Ниссэ* -Всё же, Си, ты очень похожа на Ирен, тот же несгибаемый характер, зелёные глаза, правда волосы не рыжие, но тем не менее, даже одежда похожа.</w:t>
      </w:r>
    </w:p>
    <w:p w:rsidR="005C5DCB" w:rsidRDefault="005C5DCB" w:rsidP="005C5DCB">
      <w:pPr>
        <w:spacing w:after="120" w:line="240" w:lineRule="auto"/>
        <w:ind w:firstLine="708"/>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*Эниси* -Шрин тоже похож, тоже зелёные глаза, вдумчивый, но местами импульсивный характер, но опять же волосы русые, тёмные, не золотистые…</w:t>
      </w:r>
    </w:p>
    <w:p w:rsidR="005C5DCB" w:rsidRDefault="005C5DCB" w:rsidP="005C5DCB">
      <w:pPr>
        <w:spacing w:after="120" w:line="240" w:lineRule="auto"/>
        <w:ind w:firstLine="708"/>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 xml:space="preserve">*Си* -Идеальных совпадений не бывает… </w:t>
      </w:r>
    </w:p>
    <w:p w:rsidR="005C5DCB" w:rsidRDefault="005C5DCB" w:rsidP="005C5DCB">
      <w:pPr>
        <w:spacing w:after="120" w:line="240" w:lineRule="auto"/>
        <w:ind w:firstLine="708"/>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*Ши* -Это очень интересная история, но я неимоверно хочу спать, предлагаю в следующий раз её дочитать</w:t>
      </w:r>
    </w:p>
    <w:p w:rsidR="005C5DCB" w:rsidRPr="006971AD" w:rsidRDefault="005C5DCB" w:rsidP="005C5DCB">
      <w:pPr>
        <w:spacing w:after="120" w:line="240" w:lineRule="auto"/>
        <w:ind w:firstLine="708"/>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*Эниси* -Хорошо Ши, спокойной ночи</w:t>
      </w:r>
    </w:p>
    <w:p w:rsidR="005C5DCB" w:rsidRDefault="005C5DCB" w:rsidP="005C5DCB">
      <w:pPr>
        <w:jc w:val="both"/>
        <w:rPr>
          <w:rFonts w:ascii="Truetypewriter PolyglOTT" w:hAnsi="Truetypewriter PolyglOTT" w:cs="Truetypewriter PolyglOTT"/>
          <w:sz w:val="28"/>
          <w:szCs w:val="24"/>
        </w:rPr>
      </w:pPr>
      <w:r w:rsidRPr="00DC5EB4">
        <w:rPr>
          <w:rFonts w:ascii="Truetypewriter PolyglOTT" w:hAnsi="Truetypewriter PolyglOTT" w:cs="Truetypewriter PolyglOTT"/>
          <w:sz w:val="28"/>
          <w:szCs w:val="24"/>
        </w:rPr>
        <w:t>Ши</w:t>
      </w:r>
      <w:r>
        <w:rPr>
          <w:rFonts w:ascii="Truetypewriter PolyglOTT" w:hAnsi="Truetypewriter PolyglOTT" w:cs="Truetypewriter PolyglOTT"/>
          <w:sz w:val="28"/>
          <w:szCs w:val="24"/>
        </w:rPr>
        <w:t xml:space="preserve">: -Спасибо, Эниси, спокойной </w:t>
      </w:r>
    </w:p>
    <w:p w:rsidR="005C5DCB" w:rsidRDefault="005C5DCB" w:rsidP="005C5DCB">
      <w:pPr>
        <w:jc w:val="center"/>
        <w:rPr>
          <w:rFonts w:ascii="Truetypewriter PolyglOTT" w:hAnsi="Truetypewriter PolyglOTT" w:cs="Truetypewriter PolyglOTT"/>
          <w:b/>
          <w:sz w:val="36"/>
          <w:szCs w:val="24"/>
        </w:rPr>
      </w:pPr>
      <w:r>
        <w:rPr>
          <w:rFonts w:ascii="Truetypewriter PolyglOTT" w:hAnsi="Truetypewriter PolyglOTT" w:cs="Truetypewriter PolyglOTT"/>
          <w:b/>
          <w:sz w:val="36"/>
          <w:szCs w:val="24"/>
        </w:rPr>
        <w:t>Глава 18. Старое прошлое</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8"/>
        </w:rPr>
        <w:t>134’20’’17 794 об</w:t>
      </w:r>
      <w:r w:rsidRPr="00C11101">
        <w:rPr>
          <w:rFonts w:ascii="Truetypewriter PolyglOTT" w:hAnsi="Truetypewriter PolyglOTT" w:cs="Truetypewriter PolyglOTT"/>
          <w:sz w:val="28"/>
          <w:szCs w:val="28"/>
        </w:rPr>
        <w:t>.</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Ши и Си к Ниссэ и Эниси: -Доброе утро, вы не спали?</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-Нет, зачем, Пимбазенцы в сне не нуждаются</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Си: -Ладно… Мы с Ши посоветовались и решили предложить вам назвать сына Исааком</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Ниссэ: -Идея хорошая, по крайней мере глаза и волосы под описание подходят</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-Хорошо, я тоже не против</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Си: -Давайте продолжим чтение…</w:t>
      </w:r>
      <w:r w:rsidR="00F24712">
        <w:rPr>
          <w:rFonts w:ascii="Truetypewriter PolyglOTT" w:hAnsi="Truetypewriter PolyglOTT" w:cs="Truetypewriter PolyglOTT"/>
          <w:sz w:val="28"/>
          <w:szCs w:val="24"/>
        </w:rPr>
        <w:t xml:space="preserve"> Без детей, они ещё спят…</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-Хорошо</w:t>
      </w:r>
      <w:r w:rsidR="00F24712">
        <w:rPr>
          <w:rFonts w:ascii="Truetypewriter PolyglOTT" w:hAnsi="Truetypewriter PolyglOTT" w:cs="Truetypewriter PolyglOTT"/>
          <w:sz w:val="28"/>
          <w:szCs w:val="24"/>
        </w:rPr>
        <w:t>, как скажешь…</w:t>
      </w:r>
    </w:p>
    <w:p w:rsidR="005C5DCB" w:rsidRPr="007C4E64" w:rsidRDefault="005C5DCB" w:rsidP="005C5DCB">
      <w:pPr>
        <w:spacing w:after="120" w:line="240" w:lineRule="auto"/>
        <w:jc w:val="center"/>
        <w:rPr>
          <w:rFonts w:ascii="Truetypewriter PolyglOTT" w:hAnsi="Truetypewriter PolyglOTT" w:cs="Truetypewriter PolyglOTT"/>
          <w:b/>
          <w:sz w:val="32"/>
          <w:szCs w:val="24"/>
        </w:rPr>
      </w:pPr>
      <w:r w:rsidRPr="007C4E6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18.</w:t>
      </w:r>
      <w:r w:rsidRPr="007C4E64">
        <w:rPr>
          <w:rFonts w:ascii="Truetypewriter PolyglOTT" w:hAnsi="Truetypewriter PolyglOTT" w:cs="Truetypewriter PolyglOTT"/>
          <w:b/>
          <w:sz w:val="32"/>
          <w:szCs w:val="24"/>
        </w:rPr>
        <w:t>13</w:t>
      </w:r>
    </w:p>
    <w:p w:rsidR="005C5DCB" w:rsidRPr="007C4E64" w:rsidRDefault="005C5DCB" w:rsidP="005C5DCB">
      <w:pPr>
        <w:spacing w:after="120" w:line="240" w:lineRule="auto"/>
        <w:jc w:val="both"/>
        <w:rPr>
          <w:rFonts w:ascii="Truetypewriter PolyglOTT" w:hAnsi="Truetypewriter PolyglOTT" w:cs="Truetypewriter PolyglOTT"/>
          <w:sz w:val="28"/>
          <w:szCs w:val="24"/>
        </w:rPr>
      </w:pPr>
      <w:r w:rsidRPr="007C4E64">
        <w:rPr>
          <w:rFonts w:ascii="Truetypewriter PolyglOTT" w:hAnsi="Truetypewriter PolyglOTT" w:cs="Truetypewriter PolyglOTT"/>
          <w:b/>
          <w:sz w:val="32"/>
          <w:szCs w:val="24"/>
        </w:rPr>
        <w:tab/>
      </w:r>
      <w:r w:rsidRPr="007C4E64">
        <w:rPr>
          <w:rFonts w:ascii="Truetypewriter PolyglOTT" w:hAnsi="Truetypewriter PolyglOTT" w:cs="Truetypewriter PolyglOTT"/>
          <w:sz w:val="28"/>
          <w:szCs w:val="24"/>
        </w:rPr>
        <w:t>Я помчался в Рортел</w:t>
      </w:r>
      <w:r w:rsidR="000B5831">
        <w:rPr>
          <w:rFonts w:ascii="Truetypewriter PolyglOTT" w:hAnsi="Truetypewriter PolyglOTT" w:cs="Truetypewriter PolyglOTT"/>
          <w:sz w:val="28"/>
          <w:szCs w:val="24"/>
        </w:rPr>
        <w:t xml:space="preserve">ьер на лошади. Мог бы, конечно, </w:t>
      </w:r>
      <w:r w:rsidRPr="007C4E64">
        <w:rPr>
          <w:rFonts w:ascii="Truetypewriter PolyglOTT" w:hAnsi="Truetypewriter PolyglOTT" w:cs="Truetypewriter PolyglOTT"/>
          <w:sz w:val="28"/>
          <w:szCs w:val="24"/>
        </w:rPr>
        <w:t>зайти в по</w:t>
      </w:r>
      <w:r w:rsidR="000B5831">
        <w:rPr>
          <w:rFonts w:ascii="Truetypewriter PolyglOTT" w:hAnsi="Truetypewriter PolyglOTT" w:cs="Truetypewriter PolyglOTT"/>
          <w:sz w:val="28"/>
          <w:szCs w:val="24"/>
        </w:rPr>
        <w:t xml:space="preserve">ртал, но в таком случае не </w:t>
      </w:r>
      <w:r w:rsidRPr="007C4E64">
        <w:rPr>
          <w:rFonts w:ascii="Truetypewriter PolyglOTT" w:hAnsi="Truetypewriter PolyglOTT" w:cs="Truetypewriter PolyglOTT"/>
          <w:sz w:val="28"/>
          <w:szCs w:val="24"/>
        </w:rPr>
        <w:t>смог взять с собой лошадь, вед</w:t>
      </w:r>
      <w:r w:rsidR="000B5831">
        <w:rPr>
          <w:rFonts w:ascii="Truetypewriter PolyglOTT" w:hAnsi="Truetypewriter PolyglOTT" w:cs="Truetypewriter PolyglOTT"/>
          <w:sz w:val="28"/>
          <w:szCs w:val="24"/>
        </w:rPr>
        <w:t>ь обратно бы пришлось как-то</w:t>
      </w:r>
      <w:r w:rsidRPr="007C4E64">
        <w:rPr>
          <w:rFonts w:ascii="Truetypewriter PolyglOTT" w:hAnsi="Truetypewriter PolyglOTT" w:cs="Truetypewriter PolyglOTT"/>
          <w:sz w:val="28"/>
          <w:szCs w:val="24"/>
        </w:rPr>
        <w:t xml:space="preserve"> возвращаться. Причина, по которой я не воспользовался порталом проста: животные в него не хотели никак идти, а люди, прошедшие через него, </w:t>
      </w:r>
      <w:r w:rsidRPr="007C4E64">
        <w:rPr>
          <w:rFonts w:ascii="Truetypewriter PolyglOTT" w:hAnsi="Truetypewriter PolyglOTT" w:cs="Truetypewriter PolyglOTT"/>
          <w:sz w:val="28"/>
          <w:szCs w:val="24"/>
        </w:rPr>
        <w:lastRenderedPageBreak/>
        <w:t>испытывали</w:t>
      </w:r>
      <w:r w:rsidR="000B5831">
        <w:rPr>
          <w:rFonts w:ascii="Truetypewriter PolyglOTT" w:hAnsi="Truetypewriter PolyglOTT" w:cs="Truetypewriter PolyglOTT"/>
          <w:sz w:val="28"/>
          <w:szCs w:val="24"/>
        </w:rPr>
        <w:t>,</w:t>
      </w:r>
      <w:r w:rsidRPr="007C4E64">
        <w:rPr>
          <w:rFonts w:ascii="Truetypewriter PolyglOTT" w:hAnsi="Truetypewriter PolyglOTT" w:cs="Truetypewriter PolyglOTT"/>
          <w:sz w:val="28"/>
          <w:szCs w:val="24"/>
        </w:rPr>
        <w:t xml:space="preserve"> в лучшем случае</w:t>
      </w:r>
      <w:r w:rsidR="000B5831">
        <w:rPr>
          <w:rFonts w:ascii="Truetypewriter PolyglOTT" w:hAnsi="Truetypewriter PolyglOTT" w:cs="Truetypewriter PolyglOTT"/>
          <w:sz w:val="28"/>
          <w:szCs w:val="24"/>
        </w:rPr>
        <w:t>, сильное</w:t>
      </w:r>
      <w:r w:rsidRPr="007C4E64">
        <w:rPr>
          <w:rFonts w:ascii="Truetypewriter PolyglOTT" w:hAnsi="Truetypewriter PolyglOTT" w:cs="Truetypewriter PolyglOTT"/>
          <w:sz w:val="28"/>
          <w:szCs w:val="24"/>
        </w:rPr>
        <w:t xml:space="preserve"> недомогание. </w:t>
      </w:r>
      <w:r w:rsidR="000B5831">
        <w:rPr>
          <w:rFonts w:ascii="Truetypewriter PolyglOTT" w:hAnsi="Truetypewriter PolyglOTT" w:cs="Truetypewriter PolyglOTT"/>
          <w:sz w:val="28"/>
          <w:szCs w:val="24"/>
        </w:rPr>
        <w:t>Поэтому дал</w:t>
      </w:r>
      <w:r w:rsidRPr="007C4E64">
        <w:rPr>
          <w:rFonts w:ascii="Truetypewriter PolyglOTT" w:hAnsi="Truetypewriter PolyglOTT" w:cs="Truetypewriter PolyglOTT"/>
          <w:sz w:val="28"/>
          <w:szCs w:val="24"/>
        </w:rPr>
        <w:t xml:space="preserve"> своей лошади эли</w:t>
      </w:r>
      <w:r w:rsidR="000B5831">
        <w:rPr>
          <w:rFonts w:ascii="Truetypewriter PolyglOTT" w:hAnsi="Truetypewriter PolyglOTT" w:cs="Truetypewriter PolyglOTT"/>
          <w:sz w:val="28"/>
          <w:szCs w:val="24"/>
        </w:rPr>
        <w:t>ксиры скорости и выносливости. Я</w:t>
      </w:r>
      <w:r w:rsidRPr="007C4E64">
        <w:rPr>
          <w:rFonts w:ascii="Truetypewriter PolyglOTT" w:hAnsi="Truetypewriter PolyglOTT" w:cs="Truetypewriter PolyglOTT"/>
          <w:sz w:val="28"/>
          <w:szCs w:val="24"/>
        </w:rPr>
        <w:t xml:space="preserve"> преодолел пять сотен миль за пять часов. </w:t>
      </w:r>
    </w:p>
    <w:p w:rsidR="005C5DCB" w:rsidRPr="007C4E64" w:rsidRDefault="005C5DCB" w:rsidP="005C5DCB">
      <w:pPr>
        <w:spacing w:after="120" w:line="240" w:lineRule="auto"/>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ab/>
        <w:t>Филип был в замке. Около него стояла свита, подначивавшая его под</w:t>
      </w:r>
      <w:r w:rsidR="000B5831">
        <w:rPr>
          <w:rFonts w:ascii="Truetypewriter PolyglOTT" w:hAnsi="Truetypewriter PolyglOTT" w:cs="Truetypewriter PolyglOTT"/>
          <w:sz w:val="28"/>
          <w:szCs w:val="24"/>
        </w:rPr>
        <w:t>писать указ, подобный указу Эдва</w:t>
      </w:r>
      <w:r w:rsidRPr="007C4E64">
        <w:rPr>
          <w:rFonts w:ascii="Truetypewriter PolyglOTT" w:hAnsi="Truetypewriter PolyglOTT" w:cs="Truetypewriter PolyglOTT"/>
          <w:sz w:val="28"/>
          <w:szCs w:val="24"/>
        </w:rPr>
        <w:t>рда. Я вошёл в тронный зал и сказал: «Ваше высочество, здравствуйте». Филип посмотрел на меня: «Ты пришёл за репарациями?» - сказал он. Я ему ответил: «Деньги меня не интересуют, да и отплатить за смерти тех, кого мне пришлось убить мне нечем, н</w:t>
      </w:r>
      <w:r w:rsidR="000B5831">
        <w:rPr>
          <w:rFonts w:ascii="Truetypewriter PolyglOTT" w:hAnsi="Truetypewriter PolyglOTT" w:cs="Truetypewriter PolyglOTT"/>
          <w:sz w:val="28"/>
          <w:szCs w:val="24"/>
        </w:rPr>
        <w:t>о, ваше высочество, мы поймали одну из виновниц, остальные две</w:t>
      </w:r>
      <w:r w:rsidRPr="007C4E64">
        <w:rPr>
          <w:rFonts w:ascii="Truetypewriter PolyglOTT" w:hAnsi="Truetypewriter PolyglOTT" w:cs="Truetypewriter PolyglOTT"/>
          <w:sz w:val="28"/>
          <w:szCs w:val="24"/>
        </w:rPr>
        <w:t xml:space="preserve">надцать погибли». Король не поверил своим ушам. Он сказал, что хочет её увидеть. Мы помчались обратно. </w:t>
      </w:r>
    </w:p>
    <w:p w:rsidR="005C5DCB" w:rsidRPr="007C4E64" w:rsidRDefault="005C5DCB" w:rsidP="005C5DCB">
      <w:pPr>
        <w:spacing w:after="120" w:line="240" w:lineRule="auto"/>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ab/>
        <w:t>На этот раз дорога не была такой однотонной. Король расспрашивал меня о том, кто я такой, как мы поймали ведьму, о лошади, которая неслась как ветер.</w:t>
      </w:r>
    </w:p>
    <w:p w:rsidR="005C5DCB" w:rsidRDefault="005C5DCB" w:rsidP="005C5DCB">
      <w:pPr>
        <w:spacing w:after="120" w:line="240" w:lineRule="auto"/>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ab/>
        <w:t>Мы прибыли в Имертер. Нас встретил улыбающийся Исаак со словами: «Вы не представляет, что вы нашли!»</w:t>
      </w:r>
    </w:p>
    <w:p w:rsidR="005C5DCB" w:rsidRDefault="005C5DCB" w:rsidP="005C5DCB">
      <w:pPr>
        <w:spacing w:after="120" w:line="240" w:lineRule="auto"/>
        <w:jc w:val="both"/>
        <w:rPr>
          <w:rFonts w:ascii="Truetypewriter PolyglOTT" w:hAnsi="Truetypewriter PolyglOTT" w:cs="Truetypewriter PolyglOTT"/>
          <w:b/>
          <w:sz w:val="28"/>
          <w:szCs w:val="24"/>
        </w:rPr>
      </w:pPr>
      <w:r w:rsidRPr="007C4E64">
        <w:rPr>
          <w:rFonts w:ascii="Truetypewriter PolyglOTT" w:hAnsi="Truetypewriter PolyglOTT" w:cs="Truetypewriter PolyglOTT"/>
          <w:b/>
          <w:sz w:val="28"/>
          <w:szCs w:val="24"/>
        </w:rPr>
        <w:t>*Ши* -Они нашли посох</w:t>
      </w:r>
    </w:p>
    <w:p w:rsidR="005C5DCB" w:rsidRPr="007C4E64" w:rsidRDefault="005C5DCB" w:rsidP="005C5DCB">
      <w:pPr>
        <w:spacing w:after="120" w:line="240" w:lineRule="auto"/>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*Эниси* -Терпение, Ши, терпение…</w:t>
      </w:r>
    </w:p>
    <w:p w:rsidR="005C5DCB" w:rsidRPr="007C4E64" w:rsidRDefault="005C5DCB" w:rsidP="005C5DCB">
      <w:pPr>
        <w:spacing w:after="120" w:line="240" w:lineRule="auto"/>
        <w:jc w:val="center"/>
        <w:rPr>
          <w:rFonts w:ascii="Truetypewriter PolyglOTT" w:hAnsi="Truetypewriter PolyglOTT" w:cs="Truetypewriter PolyglOTT"/>
          <w:b/>
          <w:sz w:val="32"/>
          <w:szCs w:val="24"/>
        </w:rPr>
      </w:pPr>
      <w:r w:rsidRPr="007C4E6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18.</w:t>
      </w:r>
      <w:r w:rsidRPr="007C4E64">
        <w:rPr>
          <w:rFonts w:ascii="Truetypewriter PolyglOTT" w:hAnsi="Truetypewriter PolyglOTT" w:cs="Truetypewriter PolyglOTT"/>
          <w:b/>
          <w:sz w:val="32"/>
          <w:szCs w:val="24"/>
        </w:rPr>
        <w:t>14</w:t>
      </w:r>
    </w:p>
    <w:p w:rsidR="005C5DCB" w:rsidRPr="007C4E64" w:rsidRDefault="005C5DCB" w:rsidP="005C5DCB">
      <w:pPr>
        <w:spacing w:after="120" w:line="240" w:lineRule="auto"/>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ab/>
        <w:t xml:space="preserve">Мы направились от ворот города в замок. </w:t>
      </w:r>
    </w:p>
    <w:p w:rsidR="005C5DCB" w:rsidRPr="007C4E64" w:rsidRDefault="005C5DCB" w:rsidP="005C5DCB">
      <w:pPr>
        <w:spacing w:after="120" w:line="240" w:lineRule="auto"/>
        <w:jc w:val="right"/>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-Эта ведьма не хотела ничьей смерти. – заявил Исаак.</w:t>
      </w:r>
    </w:p>
    <w:p w:rsidR="005C5DCB" w:rsidRPr="007C4E64" w:rsidRDefault="005C5DCB" w:rsidP="005C5DCB">
      <w:pPr>
        <w:spacing w:after="120" w:line="240" w:lineRule="auto"/>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-Как? И главное, что это за посох? – сказал я</w:t>
      </w:r>
    </w:p>
    <w:p w:rsidR="005C5DCB" w:rsidRPr="007C4E64" w:rsidRDefault="005C5DCB" w:rsidP="005C5DCB">
      <w:pPr>
        <w:spacing w:after="120" w:line="240" w:lineRule="auto"/>
        <w:jc w:val="right"/>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-Иосиф, помните</w:t>
      </w:r>
      <w:r>
        <w:rPr>
          <w:rFonts w:ascii="Truetypewriter PolyglOTT" w:hAnsi="Truetypewriter PolyglOTT" w:cs="Truetypewriter PolyglOTT"/>
          <w:sz w:val="28"/>
          <w:szCs w:val="24"/>
        </w:rPr>
        <w:t>,</w:t>
      </w:r>
      <w:r w:rsidRPr="007C4E64">
        <w:rPr>
          <w:rFonts w:ascii="Truetypewriter PolyglOTT" w:hAnsi="Truetypewriter PolyglOTT" w:cs="Truetypewriter PolyglOTT"/>
          <w:sz w:val="28"/>
          <w:szCs w:val="24"/>
        </w:rPr>
        <w:t xml:space="preserve"> что случилось с королевскими драконами?</w:t>
      </w:r>
    </w:p>
    <w:p w:rsidR="005C5DCB" w:rsidRPr="007C4E64" w:rsidRDefault="005C5DCB" w:rsidP="005C5DCB">
      <w:pPr>
        <w:spacing w:after="120" w:line="240" w:lineRule="auto"/>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-Да, это написано на первых страницах книг о истории Малендера.</w:t>
      </w:r>
    </w:p>
    <w:p w:rsidR="005C5DCB" w:rsidRPr="007C4E64" w:rsidRDefault="005C5DCB" w:rsidP="005C5DCB">
      <w:pPr>
        <w:spacing w:after="120" w:line="240" w:lineRule="auto"/>
        <w:ind w:firstLine="708"/>
        <w:jc w:val="right"/>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-Забу</w:t>
      </w:r>
      <w:r w:rsidR="00777DC0">
        <w:rPr>
          <w:rFonts w:ascii="Truetypewriter PolyglOTT" w:hAnsi="Truetypewriter PolyglOTT" w:cs="Truetypewriter PolyglOTT"/>
          <w:sz w:val="28"/>
          <w:szCs w:val="24"/>
        </w:rPr>
        <w:t>дьте эту чушь! Дракону не вымерли</w:t>
      </w:r>
      <w:r w:rsidRPr="007C4E64">
        <w:rPr>
          <w:rFonts w:ascii="Truetypewriter PolyglOTT" w:hAnsi="Truetypewriter PolyglOTT" w:cs="Truetypewriter PolyglOTT"/>
          <w:sz w:val="28"/>
          <w:szCs w:val="24"/>
        </w:rPr>
        <w:t>, а были истреблены при помощи этого посоха, его название: «Убийца драконов».</w:t>
      </w:r>
    </w:p>
    <w:p w:rsidR="005C5DCB" w:rsidRPr="007C4E64" w:rsidRDefault="005C5DCB" w:rsidP="005C5DCB">
      <w:pPr>
        <w:spacing w:after="120" w:line="240" w:lineRule="auto"/>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-С чего ты это взял?</w:t>
      </w:r>
    </w:p>
    <w:p w:rsidR="005C5DCB" w:rsidRPr="007C4E64" w:rsidRDefault="005C5DCB" w:rsidP="005C5DCB">
      <w:pPr>
        <w:spacing w:after="120" w:line="240" w:lineRule="auto"/>
        <w:jc w:val="right"/>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-Видите ли</w:t>
      </w:r>
      <w:r w:rsidR="00777DC0">
        <w:rPr>
          <w:rFonts w:ascii="Truetypewriter PolyglOTT" w:hAnsi="Truetypewriter PolyglOTT" w:cs="Truetypewriter PolyglOTT"/>
          <w:sz w:val="28"/>
          <w:szCs w:val="24"/>
        </w:rPr>
        <w:t>,</w:t>
      </w:r>
      <w:r w:rsidRPr="007C4E64">
        <w:rPr>
          <w:rFonts w:ascii="Truetypewriter PolyglOTT" w:hAnsi="Truetypewriter PolyglOTT" w:cs="Truetypewriter PolyglOTT"/>
          <w:sz w:val="28"/>
          <w:szCs w:val="24"/>
        </w:rPr>
        <w:t xml:space="preserve"> это написано только лишь в книгах ведьм.</w:t>
      </w:r>
    </w:p>
    <w:p w:rsidR="005C5DCB" w:rsidRPr="007C4E64" w:rsidRDefault="005C5DCB" w:rsidP="005C5DCB">
      <w:pPr>
        <w:spacing w:after="120" w:line="240" w:lineRule="auto"/>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-Исаак, да ты с ума сошёл</w:t>
      </w:r>
    </w:p>
    <w:p w:rsidR="005C5DCB" w:rsidRPr="007C4E64" w:rsidRDefault="005C5DCB" w:rsidP="005C5DCB">
      <w:pPr>
        <w:spacing w:after="120" w:line="240" w:lineRule="auto"/>
        <w:ind w:firstLine="708"/>
        <w:jc w:val="right"/>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-Если бы, там и про вас написано. Помните кости в той пещере? Это кости тех, кто пожелал обрести безграничную силу, стать королём всего мира.</w:t>
      </w:r>
    </w:p>
    <w:p w:rsidR="005C5DCB" w:rsidRPr="007C4E64" w:rsidRDefault="005C5DCB" w:rsidP="005C5DCB">
      <w:pPr>
        <w:spacing w:after="120" w:line="240" w:lineRule="auto"/>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 Исаак, не пугай меня пожалуйста. Кристалл, да и сама пещера были созданы древними друидами.</w:t>
      </w:r>
    </w:p>
    <w:p w:rsidR="005C5DCB" w:rsidRPr="007C4E64" w:rsidRDefault="005C5DCB" w:rsidP="005C5DCB">
      <w:pPr>
        <w:spacing w:after="120" w:line="240" w:lineRule="auto"/>
        <w:ind w:firstLine="708"/>
        <w:jc w:val="right"/>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-Это были маги, а не друиды, их было двенадцать, дальше нечего сказать не могу, листы вырваны из книги.</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Сказать</w:t>
      </w:r>
      <w:r>
        <w:rPr>
          <w:rFonts w:ascii="Truetypewriter PolyglOTT" w:hAnsi="Truetypewriter PolyglOTT" w:cs="Truetypewriter PolyglOTT"/>
          <w:sz w:val="28"/>
          <w:szCs w:val="24"/>
        </w:rPr>
        <w:t>,</w:t>
      </w:r>
      <w:r w:rsidRPr="007C4E64">
        <w:rPr>
          <w:rFonts w:ascii="Truetypewriter PolyglOTT" w:hAnsi="Truetypewriter PolyglOTT" w:cs="Truetypewriter PolyglOTT"/>
          <w:sz w:val="28"/>
          <w:szCs w:val="24"/>
        </w:rPr>
        <w:t xml:space="preserve"> что я был в замешательстве, нечего не</w:t>
      </w:r>
      <w:r w:rsidR="00777DC0">
        <w:rPr>
          <w:rFonts w:ascii="Truetypewriter PolyglOTT" w:hAnsi="Truetypewriter PolyglOTT" w:cs="Truetypewriter PolyglOTT"/>
          <w:sz w:val="28"/>
          <w:szCs w:val="24"/>
        </w:rPr>
        <w:t xml:space="preserve"> сказать. Мы вошли в замок. Эдва</w:t>
      </w:r>
      <w:r w:rsidRPr="007C4E64">
        <w:rPr>
          <w:rFonts w:ascii="Truetypewriter PolyglOTT" w:hAnsi="Truetypewriter PolyglOTT" w:cs="Truetypewriter PolyglOTT"/>
          <w:sz w:val="28"/>
          <w:szCs w:val="24"/>
        </w:rPr>
        <w:t xml:space="preserve">рд встретил нас, спросив о подлинности Филипа. </w:t>
      </w:r>
    </w:p>
    <w:p w:rsidR="005C5DCB" w:rsidRPr="00E734BE" w:rsidRDefault="005C5DCB" w:rsidP="005C5DCB">
      <w:pPr>
        <w:spacing w:after="120" w:line="240" w:lineRule="auto"/>
        <w:ind w:firstLine="708"/>
        <w:jc w:val="both"/>
        <w:rPr>
          <w:rFonts w:ascii="Truetypewriter PolyglOTT" w:hAnsi="Truetypewriter PolyglOTT" w:cs="Truetypewriter PolyglOTT"/>
          <w:b/>
          <w:sz w:val="28"/>
          <w:szCs w:val="24"/>
        </w:rPr>
      </w:pPr>
      <w:r w:rsidRPr="007C4E64">
        <w:rPr>
          <w:rFonts w:ascii="Truetypewriter PolyglOTT" w:hAnsi="Truetypewriter PolyglOTT" w:cs="Truetypewriter PolyglOTT"/>
          <w:sz w:val="28"/>
          <w:szCs w:val="24"/>
        </w:rPr>
        <w:t>Мы направлялись к камере ведьмы. Но тут начальник стражи выхватил из ножны гордензинитовый клинок и ударил мне в спину.</w:t>
      </w:r>
    </w:p>
    <w:p w:rsidR="005C5DCB" w:rsidRPr="00E734BE" w:rsidRDefault="005C5DCB" w:rsidP="005C5DCB">
      <w:pPr>
        <w:spacing w:after="120" w:line="240" w:lineRule="auto"/>
        <w:ind w:firstLine="708"/>
        <w:jc w:val="both"/>
        <w:rPr>
          <w:rFonts w:ascii="Truetypewriter PolyglOTT" w:hAnsi="Truetypewriter PolyglOTT" w:cs="Truetypewriter PolyglOTT"/>
          <w:b/>
          <w:sz w:val="28"/>
          <w:szCs w:val="24"/>
        </w:rPr>
      </w:pPr>
      <w:r w:rsidRPr="00E734BE">
        <w:rPr>
          <w:rFonts w:ascii="Truetypewriter PolyglOTT" w:hAnsi="Truetypewriter PolyglOTT" w:cs="Truetypewriter PolyglOTT"/>
          <w:b/>
          <w:sz w:val="28"/>
          <w:szCs w:val="24"/>
        </w:rPr>
        <w:lastRenderedPageBreak/>
        <w:t>*Си* -Клинком, это звучит страшно</w:t>
      </w:r>
    </w:p>
    <w:p w:rsidR="005C5DCB" w:rsidRPr="00E734BE" w:rsidRDefault="005C5DCB" w:rsidP="005C5DCB">
      <w:pPr>
        <w:spacing w:after="120" w:line="240" w:lineRule="auto"/>
        <w:ind w:firstLine="708"/>
        <w:jc w:val="both"/>
        <w:rPr>
          <w:rFonts w:ascii="Truetypewriter PolyglOTT" w:hAnsi="Truetypewriter PolyglOTT" w:cs="Truetypewriter PolyglOTT"/>
          <w:b/>
          <w:sz w:val="28"/>
          <w:szCs w:val="24"/>
        </w:rPr>
      </w:pPr>
      <w:r w:rsidRPr="00E734BE">
        <w:rPr>
          <w:rFonts w:ascii="Truetypewriter PolyglOTT" w:hAnsi="Truetypewriter PolyglOTT" w:cs="Truetypewriter PolyglOTT"/>
          <w:b/>
          <w:sz w:val="28"/>
          <w:szCs w:val="24"/>
        </w:rPr>
        <w:t>*Ниссэ*-Если не знать продолжения, то да</w:t>
      </w:r>
    </w:p>
    <w:p w:rsidR="005C5DCB" w:rsidRPr="007C4E64" w:rsidRDefault="005C5DCB" w:rsidP="005C5DCB">
      <w:pPr>
        <w:spacing w:after="120" w:line="240" w:lineRule="auto"/>
        <w:jc w:val="center"/>
        <w:rPr>
          <w:rFonts w:ascii="Truetypewriter PolyglOTT" w:hAnsi="Truetypewriter PolyglOTT" w:cs="Truetypewriter PolyglOTT"/>
          <w:b/>
          <w:sz w:val="32"/>
          <w:szCs w:val="24"/>
        </w:rPr>
      </w:pPr>
      <w:r w:rsidRPr="007C4E6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18.</w:t>
      </w:r>
      <w:r w:rsidRPr="007C4E64">
        <w:rPr>
          <w:rFonts w:ascii="Truetypewriter PolyglOTT" w:hAnsi="Truetypewriter PolyglOTT" w:cs="Truetypewriter PolyglOTT"/>
          <w:b/>
          <w:sz w:val="32"/>
          <w:szCs w:val="24"/>
        </w:rPr>
        <w:t>15</w:t>
      </w:r>
    </w:p>
    <w:p w:rsidR="005C5DCB" w:rsidRPr="007C4E64" w:rsidRDefault="005C5DCB" w:rsidP="005C5DCB">
      <w:pPr>
        <w:spacing w:after="120" w:line="240" w:lineRule="auto"/>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ab/>
        <w:t>«Измена!!!» - закричал король и вонзил свой клинок в начальника охраны. Потом Эдв</w:t>
      </w:r>
      <w:r w:rsidR="00777DC0">
        <w:rPr>
          <w:rFonts w:ascii="Truetypewriter PolyglOTT" w:hAnsi="Truetypewriter PolyglOTT" w:cs="Truetypewriter PolyglOTT"/>
          <w:sz w:val="28"/>
          <w:szCs w:val="24"/>
        </w:rPr>
        <w:t>а</w:t>
      </w:r>
      <w:r w:rsidRPr="007C4E64">
        <w:rPr>
          <w:rFonts w:ascii="Truetypewriter PolyglOTT" w:hAnsi="Truetypewriter PolyglOTT" w:cs="Truetypewriter PolyglOTT"/>
          <w:sz w:val="28"/>
          <w:szCs w:val="24"/>
        </w:rPr>
        <w:t>рд посмотрел на меня, вокруг меня валялись осколки меча. «Ты ранен?» - спросил</w:t>
      </w:r>
      <w:r w:rsidR="00777DC0">
        <w:rPr>
          <w:rFonts w:ascii="Truetypewriter PolyglOTT" w:hAnsi="Truetypewriter PolyglOTT" w:cs="Truetypewriter PolyglOTT"/>
          <w:sz w:val="28"/>
          <w:szCs w:val="24"/>
        </w:rPr>
        <w:t xml:space="preserve"> король. Я ответил: «Не волнуйтесь</w:t>
      </w:r>
      <w:r w:rsidRPr="007C4E64">
        <w:rPr>
          <w:rFonts w:ascii="Truetypewriter PolyglOTT" w:hAnsi="Truetypewriter PolyglOTT" w:cs="Truetypewriter PolyglOTT"/>
          <w:sz w:val="28"/>
          <w:szCs w:val="24"/>
        </w:rPr>
        <w:t>, со мной всё в порядке.</w:t>
      </w:r>
      <w:r w:rsidR="00777DC0">
        <w:rPr>
          <w:rFonts w:ascii="Truetypewriter PolyglOTT" w:hAnsi="Truetypewriter PolyglOTT" w:cs="Truetypewriter PolyglOTT"/>
          <w:sz w:val="28"/>
          <w:szCs w:val="24"/>
        </w:rPr>
        <w:t xml:space="preserve"> Нет причин для беспокойства</w:t>
      </w:r>
      <w:r w:rsidRPr="007C4E64">
        <w:rPr>
          <w:rFonts w:ascii="Truetypewriter PolyglOTT" w:hAnsi="Truetypewriter PolyglOTT" w:cs="Truetypewriter PolyglOTT"/>
          <w:sz w:val="28"/>
          <w:szCs w:val="24"/>
        </w:rPr>
        <w:t>».</w:t>
      </w:r>
    </w:p>
    <w:p w:rsidR="005C5DCB" w:rsidRPr="007C4E64" w:rsidRDefault="00777DC0" w:rsidP="005C5DCB">
      <w:pPr>
        <w:spacing w:after="12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ab/>
        <w:t>Мы подошли к темнице: в</w:t>
      </w:r>
      <w:r w:rsidR="005C5DCB" w:rsidRPr="007C4E64">
        <w:rPr>
          <w:rFonts w:ascii="Truetypewriter PolyglOTT" w:hAnsi="Truetypewriter PolyglOTT" w:cs="Truetypewriter PolyglOTT"/>
          <w:sz w:val="28"/>
          <w:szCs w:val="24"/>
        </w:rPr>
        <w:t>едьмы выцарапывала на стенах руны. Я спросил: «Кто ты?» Ведьмы ответила: «Меня зовут Ирен. Я</w:t>
      </w:r>
      <w:r>
        <w:rPr>
          <w:rFonts w:ascii="Truetypewriter PolyglOTT" w:hAnsi="Truetypewriter PolyglOTT" w:cs="Truetypewriter PolyglOTT"/>
          <w:sz w:val="28"/>
          <w:szCs w:val="24"/>
        </w:rPr>
        <w:t xml:space="preserve"> -</w:t>
      </w:r>
      <w:r w:rsidR="005C5DCB" w:rsidRPr="007C4E64">
        <w:rPr>
          <w:rFonts w:ascii="Truetypewriter PolyglOTT" w:hAnsi="Truetypewriter PolyglOTT" w:cs="Truetypewriter PolyglOTT"/>
          <w:sz w:val="28"/>
          <w:szCs w:val="24"/>
        </w:rPr>
        <w:t xml:space="preserve"> королева ведьм. Я так полагаю твой подмастерье уже прочитал книгу до вырванных листов. Ты пришёл сюда узнать где остальные? Все вы маги предсказуемые». «Сначала ответ</w:t>
      </w:r>
      <w:r>
        <w:rPr>
          <w:rFonts w:ascii="Truetypewriter PolyglOTT" w:hAnsi="Truetypewriter PolyglOTT" w:cs="Truetypewriter PolyglOTT"/>
          <w:sz w:val="28"/>
          <w:szCs w:val="24"/>
        </w:rPr>
        <w:t>ь мне кто я. Ответь почему упоми</w:t>
      </w:r>
      <w:r w:rsidR="005C5DCB">
        <w:rPr>
          <w:rFonts w:ascii="Truetypewriter PolyglOTT" w:hAnsi="Truetypewriter PolyglOTT" w:cs="Truetypewriter PolyglOTT"/>
          <w:sz w:val="28"/>
          <w:szCs w:val="24"/>
        </w:rPr>
        <w:t>наюсь</w:t>
      </w:r>
      <w:r w:rsidR="005C5DCB" w:rsidRPr="007C4E64">
        <w:rPr>
          <w:rFonts w:ascii="Truetypewriter PolyglOTT" w:hAnsi="Truetypewriter PolyglOTT" w:cs="Truetypewriter PolyglOTT"/>
          <w:sz w:val="28"/>
          <w:szCs w:val="24"/>
        </w:rPr>
        <w:t xml:space="preserve"> только лишь в одной книге, да и то ведьм</w:t>
      </w:r>
      <w:r w:rsidR="005C5DCB">
        <w:rPr>
          <w:rFonts w:ascii="Truetypewriter PolyglOTT" w:hAnsi="Truetypewriter PolyglOTT" w:cs="Truetypewriter PolyglOTT"/>
          <w:sz w:val="28"/>
          <w:szCs w:val="24"/>
        </w:rPr>
        <w:t>и</w:t>
      </w:r>
      <w:r w:rsidR="005C5DCB" w:rsidRPr="007C4E64">
        <w:rPr>
          <w:rFonts w:ascii="Truetypewriter PolyglOTT" w:hAnsi="Truetypewriter PolyglOTT" w:cs="Truetypewriter PolyglOTT"/>
          <w:sz w:val="28"/>
          <w:szCs w:val="24"/>
        </w:rPr>
        <w:t>нской». «Ты король магов, Иосиф, большего сказать не могу, остальное написано на вырванных листах, а я их никогда не видела. Книга не ведьм</w:t>
      </w:r>
      <w:r w:rsidR="005C5DCB">
        <w:rPr>
          <w:rFonts w:ascii="Truetypewriter PolyglOTT" w:hAnsi="Truetypewriter PolyglOTT" w:cs="Truetypewriter PolyglOTT"/>
          <w:sz w:val="28"/>
          <w:szCs w:val="24"/>
        </w:rPr>
        <w:t>и</w:t>
      </w:r>
      <w:r w:rsidR="005C5DCB" w:rsidRPr="007C4E64">
        <w:rPr>
          <w:rFonts w:ascii="Truetypewriter PolyglOTT" w:hAnsi="Truetypewriter PolyglOTT" w:cs="Truetypewriter PolyglOTT"/>
          <w:sz w:val="28"/>
          <w:szCs w:val="24"/>
        </w:rPr>
        <w:t>нская, а тех самых двенадцати магов. Видно твой друг забыл тебе сказать, что только лишь один единственный достойный маг может коснуться его не умерев, остальные коснувшись могут произнести одно заклинание, а затем умрут», - сказала ведьма.</w:t>
      </w:r>
    </w:p>
    <w:p w:rsidR="005C5DCB" w:rsidRDefault="005C5DCB" w:rsidP="005C5DCB">
      <w:pPr>
        <w:spacing w:after="120" w:line="240" w:lineRule="auto"/>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ab/>
        <w:t>Я долго размышлял над словами Ирен. Мои сомнения развеял Исаак</w:t>
      </w:r>
      <w:r w:rsidR="005272F3">
        <w:rPr>
          <w:rFonts w:ascii="Truetypewriter PolyglOTT" w:hAnsi="Truetypewriter PolyglOTT" w:cs="Truetypewriter PolyglOTT"/>
          <w:sz w:val="28"/>
          <w:szCs w:val="24"/>
        </w:rPr>
        <w:t>. Он нашептал</w:t>
      </w:r>
      <w:r>
        <w:rPr>
          <w:rFonts w:ascii="Truetypewriter PolyglOTT" w:hAnsi="Truetypewriter PolyglOTT" w:cs="Truetypewriter PolyglOTT"/>
          <w:sz w:val="28"/>
          <w:szCs w:val="24"/>
        </w:rPr>
        <w:t xml:space="preserve"> мне</w:t>
      </w:r>
      <w:r w:rsidR="005272F3">
        <w:rPr>
          <w:rFonts w:ascii="Truetypewriter PolyglOTT" w:hAnsi="Truetypewriter PolyglOTT" w:cs="Truetypewriter PolyglOTT"/>
          <w:sz w:val="28"/>
          <w:szCs w:val="24"/>
        </w:rPr>
        <w:t xml:space="preserve"> идею:</w:t>
      </w:r>
      <w:r>
        <w:rPr>
          <w:rFonts w:ascii="Truetypewriter PolyglOTT" w:hAnsi="Truetypewriter PolyglOTT" w:cs="Truetypewriter PolyglOTT"/>
          <w:sz w:val="28"/>
          <w:szCs w:val="24"/>
        </w:rPr>
        <w:t xml:space="preserve"> предложить</w:t>
      </w:r>
      <w:r w:rsidRPr="007C4E64">
        <w:rPr>
          <w:rFonts w:ascii="Truetypewriter PolyglOTT" w:hAnsi="Truetypewriter PolyglOTT" w:cs="Truetypewriter PolyglOTT"/>
          <w:sz w:val="28"/>
          <w:szCs w:val="24"/>
        </w:rPr>
        <w:t xml:space="preserve"> ведьме сделку. Тогда я сказал: «Ире</w:t>
      </w:r>
      <w:r w:rsidR="005272F3">
        <w:rPr>
          <w:rFonts w:ascii="Truetypewriter PolyglOTT" w:hAnsi="Truetypewriter PolyglOTT" w:cs="Truetypewriter PolyglOTT"/>
          <w:sz w:val="28"/>
          <w:szCs w:val="24"/>
        </w:rPr>
        <w:t>н, я могу предложить простой уговор</w:t>
      </w:r>
      <w:r w:rsidRPr="007C4E64">
        <w:rPr>
          <w:rFonts w:ascii="Truetypewriter PolyglOTT" w:hAnsi="Truetypewriter PolyglOTT" w:cs="Truetypewriter PolyglOTT"/>
          <w:sz w:val="28"/>
          <w:szCs w:val="24"/>
        </w:rPr>
        <w:t xml:space="preserve">: </w:t>
      </w:r>
      <w:r w:rsidR="005272F3">
        <w:rPr>
          <w:rFonts w:ascii="Truetypewriter PolyglOTT" w:hAnsi="Truetypewriter PolyglOTT" w:cs="Truetypewriter PolyglOTT"/>
          <w:sz w:val="28"/>
          <w:szCs w:val="24"/>
        </w:rPr>
        <w:t>свобода и богатство,</w:t>
      </w:r>
      <w:r w:rsidRPr="007C4E64">
        <w:rPr>
          <w:rFonts w:ascii="Truetypewriter PolyglOTT" w:hAnsi="Truetypewriter PolyglOTT" w:cs="Truetypewriter PolyglOTT"/>
          <w:sz w:val="28"/>
          <w:szCs w:val="24"/>
        </w:rPr>
        <w:t xml:space="preserve"> в обмен на помощь в поисках». Ведьма не верила мне, но</w:t>
      </w:r>
      <w:r>
        <w:rPr>
          <w:rFonts w:ascii="Truetypewriter PolyglOTT" w:hAnsi="Truetypewriter PolyglOTT" w:cs="Truetypewriter PolyglOTT"/>
          <w:sz w:val="28"/>
          <w:szCs w:val="24"/>
        </w:rPr>
        <w:t>,</w:t>
      </w:r>
      <w:r w:rsidRPr="007C4E64">
        <w:rPr>
          <w:rFonts w:ascii="Truetypewriter PolyglOTT" w:hAnsi="Truetypewriter PolyglOTT" w:cs="Truetypewriter PolyglOTT"/>
          <w:sz w:val="28"/>
          <w:szCs w:val="24"/>
        </w:rPr>
        <w:t xml:space="preserve"> когда я достал из кармана камзола перстень, на подобии тех, что были описаны в книгах по созданию источников бессмертия, только гораздо меньше. В своё время я готовил его для той, что будет со мной вечно, но так и не смог её найти.</w:t>
      </w:r>
      <w:r w:rsidR="005272F3">
        <w:rPr>
          <w:rFonts w:ascii="Truetypewriter PolyglOTT" w:hAnsi="Truetypewriter PolyglOTT" w:cs="Truetypewriter PolyglOTT"/>
          <w:sz w:val="28"/>
          <w:szCs w:val="24"/>
        </w:rPr>
        <w:t xml:space="preserve"> Любой маг или ведьма отдали бы за это кольцо жизнь…</w:t>
      </w:r>
      <w:r>
        <w:rPr>
          <w:rFonts w:ascii="Truetypewriter PolyglOTT" w:hAnsi="Truetypewriter PolyglOTT" w:cs="Truetypewriter PolyglOTT"/>
          <w:sz w:val="28"/>
          <w:szCs w:val="24"/>
        </w:rPr>
        <w:t xml:space="preserve"> </w:t>
      </w:r>
    </w:p>
    <w:p w:rsidR="005C5DCB" w:rsidRPr="00E734BE" w:rsidRDefault="005C5DCB" w:rsidP="005C5DCB">
      <w:pPr>
        <w:spacing w:after="120" w:line="240" w:lineRule="auto"/>
        <w:jc w:val="both"/>
        <w:rPr>
          <w:rFonts w:ascii="Truetypewriter PolyglOTT" w:hAnsi="Truetypewriter PolyglOTT" w:cs="Truetypewriter PolyglOTT"/>
          <w:b/>
          <w:sz w:val="28"/>
          <w:szCs w:val="24"/>
        </w:rPr>
      </w:pPr>
      <w:r w:rsidRPr="00E734BE">
        <w:rPr>
          <w:rFonts w:ascii="Truetypewriter PolyglOTT" w:hAnsi="Truetypewriter PolyglOTT" w:cs="Truetypewriter PolyglOTT"/>
          <w:b/>
          <w:sz w:val="28"/>
          <w:szCs w:val="24"/>
        </w:rPr>
        <w:t>*Ши* -От ненависти к любви…</w:t>
      </w:r>
    </w:p>
    <w:p w:rsidR="005C5DCB" w:rsidRDefault="005C5DCB" w:rsidP="005C5DCB">
      <w:pPr>
        <w:spacing w:after="120" w:line="240" w:lineRule="auto"/>
        <w:jc w:val="both"/>
        <w:rPr>
          <w:rFonts w:ascii="Truetypewriter PolyglOTT" w:hAnsi="Truetypewriter PolyglOTT" w:cs="Truetypewriter PolyglOTT"/>
          <w:b/>
          <w:sz w:val="28"/>
          <w:szCs w:val="24"/>
        </w:rPr>
      </w:pPr>
      <w:r w:rsidRPr="00E734BE">
        <w:rPr>
          <w:rFonts w:ascii="Truetypewriter PolyglOTT" w:hAnsi="Truetypewriter PolyglOTT" w:cs="Truetypewriter PolyglOTT"/>
          <w:b/>
          <w:sz w:val="28"/>
          <w:szCs w:val="24"/>
        </w:rPr>
        <w:t>*Си* -Пока ещё нет</w:t>
      </w:r>
      <w:r>
        <w:rPr>
          <w:rFonts w:ascii="Truetypewriter PolyglOTT" w:hAnsi="Truetypewriter PolyglOTT" w:cs="Truetypewriter PolyglOTT"/>
          <w:b/>
          <w:sz w:val="28"/>
          <w:szCs w:val="24"/>
        </w:rPr>
        <w:t>, насколько я поняла</w:t>
      </w:r>
    </w:p>
    <w:p w:rsidR="005C5DCB" w:rsidRPr="00E734BE" w:rsidRDefault="005C5DCB" w:rsidP="005C5DCB">
      <w:pPr>
        <w:spacing w:after="120" w:line="240" w:lineRule="auto"/>
        <w:jc w:val="both"/>
        <w:rPr>
          <w:rFonts w:ascii="Truetypewriter PolyglOTT" w:hAnsi="Truetypewriter PolyglOTT" w:cs="Truetypewriter PolyglOTT"/>
          <w:b/>
          <w:sz w:val="28"/>
          <w:szCs w:val="24"/>
        </w:rPr>
      </w:pPr>
      <w:r>
        <w:rPr>
          <w:rFonts w:ascii="Truetypewriter PolyglOTT" w:hAnsi="Truetypewriter PolyglOTT" w:cs="Truetypewriter PolyglOTT"/>
          <w:b/>
          <w:sz w:val="28"/>
          <w:szCs w:val="24"/>
        </w:rPr>
        <w:t>*Ши* -Ладно…</w:t>
      </w:r>
    </w:p>
    <w:p w:rsidR="005C5DCB" w:rsidRPr="007C4E64" w:rsidRDefault="005C5DCB" w:rsidP="005C5DCB">
      <w:pPr>
        <w:spacing w:after="120" w:line="240" w:lineRule="auto"/>
        <w:jc w:val="center"/>
        <w:rPr>
          <w:rFonts w:ascii="Truetypewriter PolyglOTT" w:hAnsi="Truetypewriter PolyglOTT" w:cs="Truetypewriter PolyglOTT"/>
          <w:b/>
          <w:sz w:val="32"/>
          <w:szCs w:val="24"/>
        </w:rPr>
      </w:pPr>
      <w:r w:rsidRPr="007C4E6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18.</w:t>
      </w:r>
      <w:r w:rsidRPr="007C4E64">
        <w:rPr>
          <w:rFonts w:ascii="Truetypewriter PolyglOTT" w:hAnsi="Truetypewriter PolyglOTT" w:cs="Truetypewriter PolyglOTT"/>
          <w:b/>
          <w:sz w:val="32"/>
          <w:szCs w:val="24"/>
        </w:rPr>
        <w:t>16</w:t>
      </w:r>
    </w:p>
    <w:p w:rsidR="00B9336B" w:rsidRDefault="00B9336B" w:rsidP="00B9336B">
      <w:pPr>
        <w:jc w:val="both"/>
        <w:rPr>
          <w:rFonts w:ascii="Truetypewriter PolyglOTT" w:hAnsi="Truetypewriter PolyglOTT" w:cs="Truetypewriter PolyglOTT"/>
          <w:sz w:val="28"/>
          <w:szCs w:val="28"/>
        </w:rPr>
      </w:pPr>
      <w:r w:rsidRPr="00B9336B">
        <w:rPr>
          <w:rFonts w:ascii="Truetypewriter PolyglOTT" w:hAnsi="Truetypewriter PolyglOTT" w:cs="Truetypewriter PolyglOTT"/>
          <w:sz w:val="28"/>
          <w:szCs w:val="28"/>
        </w:rPr>
        <w:t xml:space="preserve">Мы выпустили Ирен, и она повела нас под замок. Я сказал Исааку, </w:t>
      </w:r>
      <w:r w:rsidRPr="00B9336B">
        <w:rPr>
          <w:rFonts w:ascii="Truetypewriter PolyglOTT" w:hAnsi="Truetypewriter PolyglOTT" w:cs="Truetypewriter PolyglOTT"/>
          <w:sz w:val="28"/>
          <w:szCs w:val="28"/>
        </w:rPr>
        <w:br/>
        <w:t xml:space="preserve">чтоб он пока не при каких условия не возвращал книгу, так как я </w:t>
      </w:r>
      <w:r w:rsidRPr="00B9336B">
        <w:rPr>
          <w:rFonts w:ascii="Truetypewriter PolyglOTT" w:hAnsi="Truetypewriter PolyglOTT" w:cs="Truetypewriter PolyglOTT"/>
          <w:sz w:val="28"/>
          <w:szCs w:val="28"/>
        </w:rPr>
        <w:br/>
        <w:t>сам хотел прочитать и переписать её.</w:t>
      </w:r>
    </w:p>
    <w:p w:rsidR="00261919" w:rsidRDefault="00B9336B" w:rsidP="00B9336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r>
      <w:r w:rsidRPr="00B9336B">
        <w:rPr>
          <w:rFonts w:ascii="Truetypewriter PolyglOTT" w:hAnsi="Truetypewriter PolyglOTT" w:cs="Truetypewriter PolyglOTT"/>
          <w:sz w:val="28"/>
          <w:szCs w:val="28"/>
        </w:rPr>
        <w:t xml:space="preserve">Опять </w:t>
      </w:r>
      <w:r>
        <w:rPr>
          <w:rFonts w:ascii="Truetypewriter PolyglOTT" w:hAnsi="Truetypewriter PolyglOTT" w:cs="Truetypewriter PolyglOTT"/>
          <w:sz w:val="28"/>
          <w:szCs w:val="28"/>
        </w:rPr>
        <w:t>мы прошли тот долгий спуск. Эдва</w:t>
      </w:r>
      <w:r w:rsidRPr="00B9336B">
        <w:rPr>
          <w:rFonts w:ascii="Truetypewriter PolyglOTT" w:hAnsi="Truetypewriter PolyglOTT" w:cs="Truetypewriter PolyglOTT"/>
          <w:sz w:val="28"/>
          <w:szCs w:val="28"/>
        </w:rPr>
        <w:t xml:space="preserve">рд решил посчитать </w:t>
      </w:r>
      <w:r w:rsidRPr="00B9336B">
        <w:rPr>
          <w:rFonts w:ascii="Truetypewriter PolyglOTT" w:hAnsi="Truetypewriter PolyglOTT" w:cs="Truetypewriter PolyglOTT"/>
          <w:sz w:val="28"/>
          <w:szCs w:val="28"/>
        </w:rPr>
        <w:br/>
        <w:t>количество ступеней, чтоб опред</w:t>
      </w:r>
      <w:r>
        <w:rPr>
          <w:rFonts w:ascii="Truetypewriter PolyglOTT" w:hAnsi="Truetypewriter PolyglOTT" w:cs="Truetypewriter PolyglOTT"/>
          <w:sz w:val="28"/>
          <w:szCs w:val="28"/>
        </w:rPr>
        <w:t>елить примерную глубину, вышло что-то</w:t>
      </w:r>
      <w:r w:rsidR="00261919">
        <w:rPr>
          <w:rFonts w:ascii="Truetypewriter PolyglOTT" w:hAnsi="Truetypewriter PolyglOTT" w:cs="Truetypewriter PolyglOTT"/>
          <w:sz w:val="28"/>
          <w:szCs w:val="28"/>
        </w:rPr>
        <w:t xml:space="preserve"> около сотни </w:t>
      </w:r>
      <w:r w:rsidRPr="00B9336B">
        <w:rPr>
          <w:rFonts w:ascii="Truetypewriter PolyglOTT" w:hAnsi="Truetypewriter PolyglOTT" w:cs="Truetypewriter PolyglOTT"/>
          <w:sz w:val="28"/>
          <w:szCs w:val="28"/>
        </w:rPr>
        <w:t>метров.</w:t>
      </w:r>
      <w:r w:rsidR="00261919">
        <w:rPr>
          <w:rFonts w:ascii="Truetypewriter PolyglOTT" w:hAnsi="Truetypewriter PolyglOTT" w:cs="Truetypewriter PolyglOTT"/>
          <w:sz w:val="28"/>
          <w:szCs w:val="28"/>
        </w:rPr>
        <w:t xml:space="preserve"> </w:t>
      </w:r>
    </w:p>
    <w:p w:rsidR="00261919" w:rsidRDefault="00261919" w:rsidP="00261919">
      <w:pPr>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Ведьма во</w:t>
      </w:r>
      <w:r w:rsidR="00B9336B" w:rsidRPr="00B9336B">
        <w:rPr>
          <w:rFonts w:ascii="Truetypewriter PolyglOTT" w:hAnsi="Truetypewriter PolyglOTT" w:cs="Truetypewriter PolyglOTT"/>
          <w:sz w:val="28"/>
          <w:szCs w:val="28"/>
        </w:rPr>
        <w:t xml:space="preserve">шла в зал и указала на руны: «Я не могу их прочесть, </w:t>
      </w:r>
      <w:r w:rsidR="00B9336B" w:rsidRPr="00B9336B">
        <w:rPr>
          <w:rFonts w:ascii="Truetypewriter PolyglOTT" w:hAnsi="Truetypewriter PolyglOTT" w:cs="Truetypewriter PolyglOTT"/>
          <w:sz w:val="28"/>
          <w:szCs w:val="28"/>
        </w:rPr>
        <w:br/>
        <w:t>но по наличию у вас заклинания для снятия защиты</w:t>
      </w:r>
      <w:r>
        <w:rPr>
          <w:rFonts w:ascii="Truetypewriter PolyglOTT" w:hAnsi="Truetypewriter PolyglOTT" w:cs="Truetypewriter PolyglOTT"/>
          <w:sz w:val="28"/>
          <w:szCs w:val="28"/>
        </w:rPr>
        <w:t xml:space="preserve"> </w:t>
      </w:r>
      <w:r w:rsidR="00B9336B" w:rsidRPr="00B9336B">
        <w:rPr>
          <w:rFonts w:ascii="Truetypewriter PolyglOTT" w:hAnsi="Truetypewriter PolyglOTT" w:cs="Truetypewriter PolyglOTT"/>
          <w:sz w:val="28"/>
          <w:szCs w:val="28"/>
        </w:rPr>
        <w:t>мыслей, могу предположить,</w:t>
      </w:r>
      <w:r>
        <w:rPr>
          <w:rFonts w:ascii="Truetypewriter PolyglOTT" w:hAnsi="Truetypewriter PolyglOTT" w:cs="Truetypewriter PolyglOTT"/>
          <w:sz w:val="28"/>
          <w:szCs w:val="28"/>
        </w:rPr>
        <w:t xml:space="preserve"> что кое-кто</w:t>
      </w:r>
      <w:r w:rsidR="00B9336B" w:rsidRPr="00B9336B">
        <w:rPr>
          <w:rFonts w:ascii="Truetypewriter PolyglOTT" w:hAnsi="Truetypewriter PolyglOTT" w:cs="Truetypewriter PolyglOTT"/>
          <w:sz w:val="28"/>
          <w:szCs w:val="28"/>
        </w:rPr>
        <w:t xml:space="preserve"> умеет читать их. Так как это заклинание, по</w:t>
      </w:r>
      <w:r>
        <w:rPr>
          <w:rFonts w:ascii="Truetypewriter PolyglOTT" w:hAnsi="Truetypewriter PolyglOTT" w:cs="Truetypewriter PolyglOTT"/>
          <w:sz w:val="28"/>
          <w:szCs w:val="28"/>
        </w:rPr>
        <w:t xml:space="preserve"> </w:t>
      </w:r>
      <w:r w:rsidR="00B9336B" w:rsidRPr="00B9336B">
        <w:rPr>
          <w:rFonts w:ascii="Truetypewriter PolyglOTT" w:hAnsi="Truetypewriter PolyglOTT" w:cs="Truetypewriter PolyglOTT"/>
          <w:sz w:val="28"/>
          <w:szCs w:val="28"/>
        </w:rPr>
        <w:t>древним приданиям ведьм, находится в древних библиотеках,</w:t>
      </w:r>
      <w:r>
        <w:rPr>
          <w:rFonts w:ascii="Truetypewriter PolyglOTT" w:hAnsi="Truetypewriter PolyglOTT" w:cs="Truetypewriter PolyglOTT"/>
          <w:sz w:val="28"/>
          <w:szCs w:val="28"/>
        </w:rPr>
        <w:t xml:space="preserve"> </w:t>
      </w:r>
      <w:r w:rsidR="00B9336B" w:rsidRPr="00B9336B">
        <w:rPr>
          <w:rFonts w:ascii="Truetypewriter PolyglOTT" w:hAnsi="Truetypewriter PolyglOTT" w:cs="Truetypewriter PolyglOTT"/>
          <w:sz w:val="28"/>
          <w:szCs w:val="28"/>
        </w:rPr>
        <w:t xml:space="preserve">созданных </w:t>
      </w:r>
      <w:r>
        <w:rPr>
          <w:rFonts w:ascii="Truetypewriter PolyglOTT" w:hAnsi="Truetypewriter PolyglOTT" w:cs="Truetypewriter PolyglOTT"/>
          <w:sz w:val="28"/>
          <w:szCs w:val="28"/>
        </w:rPr>
        <w:t xml:space="preserve">магами стихий. Ирен </w:t>
      </w:r>
      <w:r>
        <w:rPr>
          <w:rFonts w:ascii="Truetypewriter PolyglOTT" w:hAnsi="Truetypewriter PolyglOTT" w:cs="Truetypewriter PolyglOTT"/>
          <w:sz w:val="28"/>
          <w:szCs w:val="28"/>
        </w:rPr>
        <w:lastRenderedPageBreak/>
        <w:t>взглянула на меня, и я</w:t>
      </w:r>
      <w:r w:rsidR="00B9336B" w:rsidRPr="00B9336B">
        <w:rPr>
          <w:rFonts w:ascii="Truetypewriter PolyglOTT" w:hAnsi="Truetypewriter PolyglOTT" w:cs="Truetypewriter PolyglOTT"/>
          <w:sz w:val="28"/>
          <w:szCs w:val="28"/>
        </w:rPr>
        <w:t xml:space="preserve"> спросил: «Ты</w:t>
      </w:r>
      <w:r>
        <w:rPr>
          <w:rFonts w:ascii="Truetypewriter PolyglOTT" w:hAnsi="Truetypewriter PolyglOTT" w:cs="Truetypewriter PolyglOTT"/>
          <w:sz w:val="28"/>
          <w:szCs w:val="28"/>
        </w:rPr>
        <w:t xml:space="preserve"> </w:t>
      </w:r>
      <w:r w:rsidR="00B9336B" w:rsidRPr="00B9336B">
        <w:rPr>
          <w:rFonts w:ascii="Truetypewriter PolyglOTT" w:hAnsi="Truetypewriter PolyglOTT" w:cs="Truetypewriter PolyglOTT"/>
          <w:sz w:val="28"/>
          <w:szCs w:val="28"/>
        </w:rPr>
        <w:t>уверена, что это не приведёт к сиюминутному апокалипсису». Ведьма</w:t>
      </w:r>
      <w:r>
        <w:rPr>
          <w:rFonts w:ascii="Truetypewriter PolyglOTT" w:hAnsi="Truetypewriter PolyglOTT" w:cs="Truetypewriter PolyglOTT"/>
          <w:sz w:val="28"/>
          <w:szCs w:val="28"/>
        </w:rPr>
        <w:t xml:space="preserve"> </w:t>
      </w:r>
      <w:r w:rsidR="00B9336B" w:rsidRPr="00B9336B">
        <w:rPr>
          <w:rFonts w:ascii="Truetypewriter PolyglOTT" w:hAnsi="Truetypewriter PolyglOTT" w:cs="Truetypewriter PolyglOTT"/>
          <w:sz w:val="28"/>
          <w:szCs w:val="28"/>
        </w:rPr>
        <w:t xml:space="preserve">ответила, что это просто вход в очередную библиотеку. </w:t>
      </w:r>
    </w:p>
    <w:p w:rsidR="00261919" w:rsidRDefault="00B9336B" w:rsidP="00261919">
      <w:pPr>
        <w:ind w:firstLine="708"/>
        <w:jc w:val="both"/>
        <w:rPr>
          <w:rFonts w:ascii="Truetypewriter PolyglOTT" w:hAnsi="Truetypewriter PolyglOTT" w:cs="Truetypewriter PolyglOTT"/>
          <w:sz w:val="28"/>
          <w:szCs w:val="28"/>
        </w:rPr>
      </w:pPr>
      <w:r w:rsidRPr="00B9336B">
        <w:rPr>
          <w:rFonts w:ascii="Truetypewriter PolyglOTT" w:hAnsi="Truetypewriter PolyglOTT" w:cs="Truetypewriter PolyglOTT"/>
          <w:sz w:val="28"/>
          <w:szCs w:val="28"/>
        </w:rPr>
        <w:t>Я прочёл</w:t>
      </w:r>
      <w:r w:rsidR="00261919">
        <w:rPr>
          <w:rFonts w:ascii="Truetypewriter PolyglOTT" w:hAnsi="Truetypewriter PolyglOTT" w:cs="Truetypewriter PolyglOTT"/>
          <w:sz w:val="28"/>
          <w:szCs w:val="28"/>
        </w:rPr>
        <w:t xml:space="preserve"> </w:t>
      </w:r>
      <w:r w:rsidRPr="00B9336B">
        <w:rPr>
          <w:rFonts w:ascii="Truetypewriter PolyglOTT" w:hAnsi="Truetypewriter PolyglOTT" w:cs="Truetypewriter PolyglOTT"/>
          <w:sz w:val="28"/>
          <w:szCs w:val="28"/>
        </w:rPr>
        <w:t>заклинания.</w:t>
      </w:r>
      <w:r w:rsidR="00261919">
        <w:rPr>
          <w:rFonts w:ascii="Truetypewriter PolyglOTT" w:hAnsi="Truetypewriter PolyglOTT" w:cs="Truetypewriter PolyglOTT"/>
          <w:sz w:val="28"/>
          <w:szCs w:val="28"/>
        </w:rPr>
        <w:t xml:space="preserve"> </w:t>
      </w:r>
      <w:r w:rsidRPr="00B9336B">
        <w:rPr>
          <w:rFonts w:ascii="Truetypewriter PolyglOTT" w:hAnsi="Truetypewriter PolyglOTT" w:cs="Truetypewriter PolyglOTT"/>
          <w:sz w:val="28"/>
          <w:szCs w:val="28"/>
        </w:rPr>
        <w:t xml:space="preserve">На этот раз это была не обычная библиотека. Как только я дочитал заклинания, яйца драконов зашевелились. По лицу ведьмы </w:t>
      </w:r>
      <w:r w:rsidRPr="00B9336B">
        <w:rPr>
          <w:rFonts w:ascii="Truetypewriter PolyglOTT" w:hAnsi="Truetypewriter PolyglOTT" w:cs="Truetypewriter PolyglOTT"/>
          <w:sz w:val="28"/>
          <w:szCs w:val="28"/>
        </w:rPr>
        <w:br/>
        <w:t>было видно, что была не готова к подобному сценарию. Из яиц вылупились малюсенькие короле</w:t>
      </w:r>
      <w:r w:rsidR="00261919">
        <w:rPr>
          <w:rFonts w:ascii="Truetypewriter PolyglOTT" w:hAnsi="Truetypewriter PolyglOTT" w:cs="Truetypewriter PolyglOTT"/>
          <w:sz w:val="28"/>
          <w:szCs w:val="28"/>
        </w:rPr>
        <w:t>вские драконы</w:t>
      </w:r>
      <w:r w:rsidRPr="00B9336B">
        <w:rPr>
          <w:rFonts w:ascii="Truetypewriter PolyglOTT" w:hAnsi="Truetypewriter PolyglOTT" w:cs="Truetypewriter PolyglOTT"/>
          <w:sz w:val="28"/>
          <w:szCs w:val="28"/>
        </w:rPr>
        <w:t xml:space="preserve">, </w:t>
      </w:r>
      <w:r w:rsidR="00261919">
        <w:rPr>
          <w:rFonts w:ascii="Truetypewriter PolyglOTT" w:hAnsi="Truetypewriter PolyglOTT" w:cs="Truetypewriter PolyglOTT"/>
          <w:sz w:val="28"/>
          <w:szCs w:val="28"/>
        </w:rPr>
        <w:t>величественные и могущественные существа, последние в своём роде. Чёрная чешуя с золотыми акцентами, зелёные глаза и ум, недоступный людям</w:t>
      </w:r>
      <w:r w:rsidRPr="00B9336B">
        <w:rPr>
          <w:rFonts w:ascii="Truetypewriter PolyglOTT" w:hAnsi="Truetypewriter PolyglOTT" w:cs="Truetypewriter PolyglOTT"/>
          <w:sz w:val="28"/>
          <w:szCs w:val="28"/>
        </w:rPr>
        <w:t>.</w:t>
      </w:r>
    </w:p>
    <w:p w:rsidR="00261919" w:rsidRDefault="00261919" w:rsidP="00261919">
      <w:pPr>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Основной удар</w:t>
      </w:r>
      <w:r w:rsidR="00B9336B" w:rsidRPr="00B9336B">
        <w:rPr>
          <w:rFonts w:ascii="Truetypewriter PolyglOTT" w:hAnsi="Truetypewriter PolyglOTT" w:cs="Truetypewriter PolyglOTT"/>
          <w:sz w:val="28"/>
          <w:szCs w:val="28"/>
        </w:rPr>
        <w:t xml:space="preserve"> приняли Исаак, я и Ирен. Мы создали защитный </w:t>
      </w:r>
      <w:r w:rsidR="00B9336B" w:rsidRPr="00B9336B">
        <w:rPr>
          <w:rFonts w:ascii="Truetypewriter PolyglOTT" w:hAnsi="Truetypewriter PolyglOTT" w:cs="Truetypewriter PolyglOTT"/>
          <w:sz w:val="28"/>
          <w:szCs w:val="28"/>
        </w:rPr>
        <w:br/>
      </w:r>
      <w:r>
        <w:rPr>
          <w:rFonts w:ascii="Truetypewriter PolyglOTT" w:hAnsi="Truetypewriter PolyglOTT" w:cs="Truetypewriter PolyglOTT"/>
          <w:sz w:val="28"/>
          <w:szCs w:val="28"/>
        </w:rPr>
        <w:t>купол, позволивший Эдва</w:t>
      </w:r>
      <w:r w:rsidR="00B9336B" w:rsidRPr="00B9336B">
        <w:rPr>
          <w:rFonts w:ascii="Truetypewriter PolyglOTT" w:hAnsi="Truetypewriter PolyglOTT" w:cs="Truetypewriter PolyglOTT"/>
          <w:sz w:val="28"/>
          <w:szCs w:val="28"/>
        </w:rPr>
        <w:t>рду и Филипу прыгнуть в открытый мною</w:t>
      </w:r>
      <w:r>
        <w:rPr>
          <w:rFonts w:ascii="Truetypewriter PolyglOTT" w:hAnsi="Truetypewriter PolyglOTT" w:cs="Truetypewriter PolyglOTT"/>
          <w:sz w:val="28"/>
          <w:szCs w:val="28"/>
        </w:rPr>
        <w:t xml:space="preserve"> </w:t>
      </w:r>
      <w:r w:rsidR="00B9336B" w:rsidRPr="00B9336B">
        <w:rPr>
          <w:rFonts w:ascii="Truetypewriter PolyglOTT" w:hAnsi="Truetypewriter PolyglOTT" w:cs="Truetypewriter PolyglOTT"/>
          <w:sz w:val="28"/>
          <w:szCs w:val="28"/>
        </w:rPr>
        <w:t xml:space="preserve">портал. Он </w:t>
      </w:r>
      <w:r>
        <w:rPr>
          <w:rFonts w:ascii="Truetypewriter PolyglOTT" w:hAnsi="Truetypewriter PolyglOTT" w:cs="Truetypewriter PolyglOTT"/>
          <w:sz w:val="28"/>
          <w:szCs w:val="28"/>
        </w:rPr>
        <w:t>п</w:t>
      </w:r>
      <w:r w:rsidR="00B9336B" w:rsidRPr="00B9336B">
        <w:rPr>
          <w:rFonts w:ascii="Truetypewriter PolyglOTT" w:hAnsi="Truetypewriter PolyglOTT" w:cs="Truetypewriter PolyglOTT"/>
          <w:sz w:val="28"/>
          <w:szCs w:val="28"/>
        </w:rPr>
        <w:t xml:space="preserve">редусмотрительно вёл в лучшую цирюльню Имертера. </w:t>
      </w:r>
    </w:p>
    <w:p w:rsidR="00261919" w:rsidRDefault="00B9336B" w:rsidP="00261919">
      <w:pPr>
        <w:ind w:firstLine="708"/>
        <w:jc w:val="both"/>
        <w:rPr>
          <w:rFonts w:ascii="Truetypewriter PolyglOTT" w:hAnsi="Truetypewriter PolyglOTT" w:cs="Truetypewriter PolyglOTT"/>
          <w:sz w:val="28"/>
          <w:szCs w:val="28"/>
        </w:rPr>
      </w:pPr>
      <w:r w:rsidRPr="00B9336B">
        <w:rPr>
          <w:rFonts w:ascii="Truetypewriter PolyglOTT" w:hAnsi="Truetypewriter PolyglOTT" w:cs="Truetypewriter PolyglOTT"/>
          <w:sz w:val="28"/>
          <w:szCs w:val="28"/>
        </w:rPr>
        <w:t>Драконов было, как не странно, двенадцать. Ирен поинтересовалась у меня, знаком ли я с заклинанием клети. Я напомнил ей о том, что его применение к крайне умным королевски</w:t>
      </w:r>
      <w:r w:rsidR="00261919">
        <w:rPr>
          <w:rFonts w:ascii="Truetypewriter PolyglOTT" w:hAnsi="Truetypewriter PolyglOTT" w:cs="Truetypewriter PolyglOTT"/>
          <w:sz w:val="28"/>
          <w:szCs w:val="28"/>
        </w:rPr>
        <w:t xml:space="preserve">м </w:t>
      </w:r>
      <w:r w:rsidRPr="00B9336B">
        <w:rPr>
          <w:rFonts w:ascii="Truetypewriter PolyglOTT" w:hAnsi="Truetypewriter PolyglOTT" w:cs="Truetypewriter PolyglOTT"/>
          <w:sz w:val="28"/>
          <w:szCs w:val="28"/>
        </w:rPr>
        <w:t>драконом, достаточно жестоко, но понимая, что</w:t>
      </w:r>
      <w:r w:rsidR="00261919">
        <w:rPr>
          <w:rFonts w:ascii="Truetypewriter PolyglOTT" w:hAnsi="Truetypewriter PolyglOTT" w:cs="Truetypewriter PolyglOTT"/>
          <w:sz w:val="28"/>
          <w:szCs w:val="28"/>
        </w:rPr>
        <w:t xml:space="preserve"> </w:t>
      </w:r>
      <w:r w:rsidRPr="00B9336B">
        <w:rPr>
          <w:rFonts w:ascii="Truetypewriter PolyglOTT" w:hAnsi="Truetypewriter PolyglOTT" w:cs="Truetypewriter PolyglOTT"/>
          <w:sz w:val="28"/>
          <w:szCs w:val="28"/>
        </w:rPr>
        <w:t>другого пути нет, мы втроём усадили</w:t>
      </w:r>
      <w:r w:rsidR="00261919">
        <w:rPr>
          <w:rFonts w:ascii="Truetypewriter PolyglOTT" w:hAnsi="Truetypewriter PolyglOTT" w:cs="Truetypewriter PolyglOTT"/>
          <w:sz w:val="28"/>
          <w:szCs w:val="28"/>
        </w:rPr>
        <w:t xml:space="preserve"> </w:t>
      </w:r>
      <w:r w:rsidRPr="00B9336B">
        <w:rPr>
          <w:rFonts w:ascii="Truetypewriter PolyglOTT" w:hAnsi="Truetypewriter PolyglOTT" w:cs="Truetypewriter PolyglOTT"/>
          <w:sz w:val="28"/>
          <w:szCs w:val="28"/>
        </w:rPr>
        <w:t>драконов в клети. Затем под клетями я</w:t>
      </w:r>
      <w:r w:rsidR="00261919">
        <w:rPr>
          <w:rFonts w:ascii="Truetypewriter PolyglOTT" w:hAnsi="Truetypewriter PolyglOTT" w:cs="Truetypewriter PolyglOTT"/>
          <w:sz w:val="28"/>
          <w:szCs w:val="28"/>
        </w:rPr>
        <w:t xml:space="preserve"> </w:t>
      </w:r>
      <w:r w:rsidRPr="00B9336B">
        <w:rPr>
          <w:rFonts w:ascii="Truetypewriter PolyglOTT" w:hAnsi="Truetypewriter PolyglOTT" w:cs="Truetypewriter PolyglOTT"/>
          <w:sz w:val="28"/>
          <w:szCs w:val="28"/>
        </w:rPr>
        <w:t>открыл портал в королевские стойла. Нам я открыл портал к королям.</w:t>
      </w:r>
    </w:p>
    <w:p w:rsidR="00B9336B" w:rsidRPr="00B9336B" w:rsidRDefault="00261919" w:rsidP="00261919">
      <w:pPr>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 Ирен зашла первой</w:t>
      </w:r>
      <w:r w:rsidR="00B9336B" w:rsidRPr="00B9336B">
        <w:rPr>
          <w:rFonts w:ascii="Truetypewriter PolyglOTT" w:hAnsi="Truetypewriter PolyglOTT" w:cs="Truetypewriter PolyglOTT"/>
          <w:sz w:val="28"/>
          <w:szCs w:val="28"/>
        </w:rPr>
        <w:t>. За ней проследовал Исаак. Последним вошёл я.</w:t>
      </w:r>
      <w:r>
        <w:rPr>
          <w:rFonts w:ascii="Truetypewriter PolyglOTT" w:hAnsi="Truetypewriter PolyglOTT" w:cs="Truetypewriter PolyglOTT"/>
          <w:sz w:val="28"/>
          <w:szCs w:val="28"/>
        </w:rPr>
        <w:t xml:space="preserve"> </w:t>
      </w:r>
      <w:r w:rsidR="00B9336B" w:rsidRPr="00B9336B">
        <w:rPr>
          <w:rFonts w:ascii="Truetypewriter PolyglOTT" w:hAnsi="Truetypewriter PolyglOTT" w:cs="Truetypewriter PolyglOTT"/>
          <w:sz w:val="28"/>
          <w:szCs w:val="28"/>
        </w:rPr>
        <w:t xml:space="preserve">Нас заходило пятеро человек. Мы все возвращались через мои порталы, и что странно, Ирен так же не испытала недомогания после прохода через </w:t>
      </w:r>
      <w:r>
        <w:rPr>
          <w:rFonts w:ascii="Truetypewriter PolyglOTT" w:hAnsi="Truetypewriter PolyglOTT" w:cs="Truetypewriter PolyglOTT"/>
          <w:sz w:val="28"/>
          <w:szCs w:val="28"/>
        </w:rPr>
        <w:t>них</w:t>
      </w:r>
      <w:r w:rsidR="00B9336B" w:rsidRPr="00B9336B">
        <w:rPr>
          <w:rFonts w:ascii="Truetypewriter PolyglOTT" w:hAnsi="Truetypewriter PolyglOTT" w:cs="Truetypewriter PolyglOTT"/>
          <w:sz w:val="28"/>
          <w:szCs w:val="28"/>
        </w:rPr>
        <w:t>.</w:t>
      </w:r>
    </w:p>
    <w:p w:rsidR="005C5DCB" w:rsidRPr="007C4E64" w:rsidRDefault="005C5DCB" w:rsidP="005C5DCB">
      <w:pPr>
        <w:spacing w:after="120" w:line="240" w:lineRule="auto"/>
        <w:ind w:firstLine="708"/>
        <w:jc w:val="center"/>
        <w:rPr>
          <w:rFonts w:ascii="Truetypewriter PolyglOTT" w:hAnsi="Truetypewriter PolyglOTT" w:cs="Truetypewriter PolyglOTT"/>
          <w:b/>
          <w:sz w:val="32"/>
          <w:szCs w:val="24"/>
        </w:rPr>
      </w:pPr>
      <w:r w:rsidRPr="007C4E6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18.</w:t>
      </w:r>
      <w:r w:rsidRPr="007C4E64">
        <w:rPr>
          <w:rFonts w:ascii="Truetypewriter PolyglOTT" w:hAnsi="Truetypewriter PolyglOTT" w:cs="Truetypewriter PolyglOTT"/>
          <w:b/>
          <w:sz w:val="32"/>
          <w:szCs w:val="24"/>
        </w:rPr>
        <w:t>17</w:t>
      </w:r>
    </w:p>
    <w:p w:rsidR="005272F3" w:rsidRDefault="00066EA8" w:rsidP="00066EA8">
      <w:pPr>
        <w:jc w:val="both"/>
        <w:rPr>
          <w:rFonts w:ascii="Truetypewriter PolyglOTT" w:hAnsi="Truetypewriter PolyglOTT" w:cs="Truetypewriter PolyglOTT"/>
          <w:sz w:val="28"/>
          <w:szCs w:val="28"/>
        </w:rPr>
      </w:pPr>
      <w:r w:rsidRPr="00066EA8">
        <w:rPr>
          <w:rFonts w:ascii="Truetypewriter PolyglOTT" w:hAnsi="Truetypewriter PolyglOTT" w:cs="Truetypewriter PolyglOTT"/>
          <w:sz w:val="28"/>
          <w:szCs w:val="28"/>
        </w:rPr>
        <w:t xml:space="preserve">Я хотел спросить у ведьмы о том, почему ей не стало плохо после </w:t>
      </w:r>
      <w:r w:rsidRPr="00066EA8">
        <w:rPr>
          <w:rFonts w:ascii="Truetypewriter PolyglOTT" w:hAnsi="Truetypewriter PolyglOTT" w:cs="Truetypewriter PolyglOTT"/>
          <w:sz w:val="28"/>
          <w:szCs w:val="28"/>
        </w:rPr>
        <w:br/>
        <w:t xml:space="preserve">этого. Ирен меня опередила: «Иосиф, ты не знаешь почему всем, кто </w:t>
      </w:r>
      <w:r w:rsidRPr="00066EA8">
        <w:rPr>
          <w:rFonts w:ascii="Truetypewriter PolyglOTT" w:hAnsi="Truetypewriter PolyglOTT" w:cs="Truetypewriter PolyglOTT"/>
          <w:sz w:val="28"/>
          <w:szCs w:val="28"/>
        </w:rPr>
        <w:br/>
        <w:t xml:space="preserve">проходит через твои порталы становится плохо, а со мной не чего не </w:t>
      </w:r>
      <w:r w:rsidRPr="00066EA8">
        <w:rPr>
          <w:rFonts w:ascii="Truetypewriter PolyglOTT" w:hAnsi="Truetypewriter PolyglOTT" w:cs="Truetypewriter PolyglOTT"/>
          <w:sz w:val="28"/>
          <w:szCs w:val="28"/>
        </w:rPr>
        <w:br/>
        <w:t xml:space="preserve">происходит?» Я не знал, что ответить. Мы долго говорили об этом. </w:t>
      </w:r>
    </w:p>
    <w:p w:rsidR="005272F3" w:rsidRDefault="00066EA8" w:rsidP="005272F3">
      <w:pPr>
        <w:ind w:firstLine="708"/>
        <w:jc w:val="both"/>
        <w:rPr>
          <w:rFonts w:ascii="Truetypewriter PolyglOTT" w:hAnsi="Truetypewriter PolyglOTT" w:cs="Truetypewriter PolyglOTT"/>
          <w:sz w:val="28"/>
          <w:szCs w:val="28"/>
        </w:rPr>
      </w:pPr>
      <w:r w:rsidRPr="00066EA8">
        <w:rPr>
          <w:rFonts w:ascii="Truetypewriter PolyglOTT" w:hAnsi="Truetypewriter PolyglOTT" w:cs="Truetypewriter PolyglOTT"/>
          <w:sz w:val="28"/>
          <w:szCs w:val="28"/>
        </w:rPr>
        <w:t xml:space="preserve">Ирен спросила меня, почему я носил с собой кольцо, похожее на </w:t>
      </w:r>
      <w:r w:rsidRPr="00066EA8">
        <w:rPr>
          <w:rFonts w:ascii="Truetypewriter PolyglOTT" w:hAnsi="Truetypewriter PolyglOTT" w:cs="Truetypewriter PolyglOTT"/>
          <w:sz w:val="28"/>
          <w:szCs w:val="28"/>
        </w:rPr>
        <w:br/>
      </w:r>
      <w:r>
        <w:rPr>
          <w:rFonts w:ascii="Truetypewriter PolyglOTT" w:hAnsi="Truetypewriter PolyglOTT" w:cs="Truetypewriter PolyglOTT"/>
          <w:sz w:val="28"/>
          <w:szCs w:val="28"/>
        </w:rPr>
        <w:t xml:space="preserve">свадебное. </w:t>
      </w:r>
      <w:r w:rsidRPr="00066EA8">
        <w:rPr>
          <w:rFonts w:ascii="Truetypewriter PolyglOTT" w:hAnsi="Truetypewriter PolyglOTT" w:cs="Truetypewriter PolyglOTT"/>
          <w:sz w:val="28"/>
          <w:szCs w:val="28"/>
        </w:rPr>
        <w:t xml:space="preserve">Я ответил, что изначально кольцо предназначалось той </w:t>
      </w:r>
      <w:r w:rsidRPr="00066EA8">
        <w:rPr>
          <w:rFonts w:ascii="Truetypewriter PolyglOTT" w:hAnsi="Truetypewriter PolyglOTT" w:cs="Truetypewriter PolyglOTT"/>
          <w:sz w:val="28"/>
          <w:szCs w:val="28"/>
        </w:rPr>
        <w:br/>
        <w:t xml:space="preserve">женщине, с которой я бы хотел провести вечность, но судьба </w:t>
      </w:r>
      <w:r w:rsidRPr="00066EA8">
        <w:rPr>
          <w:rFonts w:ascii="Truetypewriter PolyglOTT" w:hAnsi="Truetypewriter PolyglOTT" w:cs="Truetypewriter PolyglOTT"/>
          <w:sz w:val="28"/>
          <w:szCs w:val="28"/>
        </w:rPr>
        <w:br/>
        <w:t xml:space="preserve">сложилась иначе. Ирен выслушала и сказала: «А что если я и есть та </w:t>
      </w:r>
      <w:r w:rsidRPr="00066EA8">
        <w:rPr>
          <w:rFonts w:ascii="Truetypewriter PolyglOTT" w:hAnsi="Truetypewriter PolyglOTT" w:cs="Truetypewriter PolyglOTT"/>
          <w:sz w:val="28"/>
          <w:szCs w:val="28"/>
        </w:rPr>
        <w:br/>
        <w:t xml:space="preserve">самая?» «Нет, это не так. У нас сделка. Напомнить, кто хотел меня </w:t>
      </w:r>
      <w:r w:rsidRPr="00066EA8">
        <w:rPr>
          <w:rFonts w:ascii="Truetypewriter PolyglOTT" w:hAnsi="Truetypewriter PolyglOTT" w:cs="Truetypewriter PolyglOTT"/>
          <w:sz w:val="28"/>
          <w:szCs w:val="28"/>
        </w:rPr>
        <w:br/>
        <w:t xml:space="preserve">убить несколько дней назад», - сухо ответил я, эх если бы она могла понять всю мою боль… Но в том и проблема, что я привык всё хранить </w:t>
      </w:r>
      <w:r w:rsidRPr="00066EA8">
        <w:rPr>
          <w:rFonts w:ascii="Truetypewriter PolyglOTT" w:hAnsi="Truetypewriter PolyglOTT" w:cs="Truetypewriter PolyglOTT"/>
          <w:sz w:val="28"/>
          <w:szCs w:val="28"/>
        </w:rPr>
        <w:br/>
        <w:t xml:space="preserve">в себе, не показывая свои страдания другим. </w:t>
      </w:r>
    </w:p>
    <w:p w:rsidR="005272F3" w:rsidRDefault="00066EA8" w:rsidP="005272F3">
      <w:pPr>
        <w:ind w:firstLine="708"/>
        <w:jc w:val="both"/>
        <w:rPr>
          <w:rFonts w:ascii="Truetypewriter PolyglOTT" w:hAnsi="Truetypewriter PolyglOTT" w:cs="Truetypewriter PolyglOTT"/>
          <w:sz w:val="28"/>
          <w:szCs w:val="28"/>
        </w:rPr>
      </w:pPr>
      <w:r w:rsidRPr="00066EA8">
        <w:rPr>
          <w:rFonts w:ascii="Truetypewriter PolyglOTT" w:hAnsi="Truetypewriter PolyglOTT" w:cs="Truetypewriter PolyglOTT"/>
          <w:sz w:val="28"/>
          <w:szCs w:val="28"/>
        </w:rPr>
        <w:t xml:space="preserve">Исаак пришёл в себя, и мы отправились в конюшни, чтобы изучить </w:t>
      </w:r>
      <w:r w:rsidRPr="00066EA8">
        <w:rPr>
          <w:rFonts w:ascii="Truetypewriter PolyglOTT" w:hAnsi="Truetypewriter PolyglOTT" w:cs="Truetypewriter PolyglOTT"/>
          <w:sz w:val="28"/>
          <w:szCs w:val="28"/>
        </w:rPr>
        <w:br/>
        <w:t xml:space="preserve">королевских драконов. Драконы отлично понимали, что мы с Ирен и </w:t>
      </w:r>
      <w:r w:rsidRPr="00066EA8">
        <w:rPr>
          <w:rFonts w:ascii="Truetypewriter PolyglOTT" w:hAnsi="Truetypewriter PolyglOTT" w:cs="Truetypewriter PolyglOTT"/>
          <w:sz w:val="28"/>
          <w:szCs w:val="28"/>
        </w:rPr>
        <w:br/>
        <w:t xml:space="preserve">Исааком с ними сделали. Они долго на нас ругались и требовали </w:t>
      </w:r>
      <w:r w:rsidRPr="00066EA8">
        <w:rPr>
          <w:rFonts w:ascii="Truetypewriter PolyglOTT" w:hAnsi="Truetypewriter PolyglOTT" w:cs="Truetypewriter PolyglOTT"/>
          <w:sz w:val="28"/>
          <w:szCs w:val="28"/>
        </w:rPr>
        <w:br/>
      </w:r>
      <w:r w:rsidR="005272F3">
        <w:rPr>
          <w:rFonts w:ascii="Truetypewriter PolyglOTT" w:hAnsi="Truetypewriter PolyglOTT" w:cs="Truetypewriter PolyglOTT"/>
          <w:sz w:val="28"/>
          <w:szCs w:val="28"/>
        </w:rPr>
        <w:t xml:space="preserve">цитата: «…Наших шкур…». </w:t>
      </w:r>
      <w:r w:rsidR="005272F3">
        <w:rPr>
          <w:rFonts w:ascii="Truetypewriter PolyglOTT" w:hAnsi="Truetypewriter PolyglOTT" w:cs="Truetypewriter PolyglOTT"/>
          <w:sz w:val="28"/>
          <w:szCs w:val="28"/>
          <w:lang w:val="en-US"/>
        </w:rPr>
        <w:t>N</w:t>
      </w:r>
      <w:r w:rsidRPr="00066EA8">
        <w:rPr>
          <w:rFonts w:ascii="Truetypewriter PolyglOTT" w:hAnsi="Truetypewriter PolyglOTT" w:cs="Truetypewriter PolyglOTT"/>
          <w:sz w:val="28"/>
          <w:szCs w:val="28"/>
        </w:rPr>
        <w:t>огда</w:t>
      </w:r>
      <w:r w:rsidR="005272F3">
        <w:rPr>
          <w:rFonts w:ascii="Truetypewriter PolyglOTT" w:hAnsi="Truetypewriter PolyglOTT" w:cs="Truetypewriter PolyglOTT"/>
          <w:sz w:val="28"/>
          <w:szCs w:val="28"/>
        </w:rPr>
        <w:t xml:space="preserve"> я спросил</w:t>
      </w:r>
      <w:r w:rsidR="005272F3" w:rsidRPr="00FA7E70">
        <w:rPr>
          <w:rFonts w:ascii="Truetypewriter PolyglOTT" w:hAnsi="Truetypewriter PolyglOTT" w:cs="Truetypewriter PolyglOTT"/>
          <w:sz w:val="28"/>
          <w:szCs w:val="28"/>
        </w:rPr>
        <w:t xml:space="preserve"> </w:t>
      </w:r>
      <w:r w:rsidR="005272F3">
        <w:rPr>
          <w:rFonts w:ascii="Truetypewriter PolyglOTT" w:hAnsi="Truetypewriter PolyglOTT" w:cs="Truetypewriter PolyglOTT"/>
          <w:sz w:val="28"/>
          <w:szCs w:val="28"/>
        </w:rPr>
        <w:t>о причинах их нападения</w:t>
      </w:r>
      <w:r w:rsidRPr="00066EA8">
        <w:rPr>
          <w:rFonts w:ascii="Truetypewriter PolyglOTT" w:hAnsi="Truetypewriter PolyglOTT" w:cs="Truetypewriter PolyglOTT"/>
          <w:sz w:val="28"/>
          <w:szCs w:val="28"/>
        </w:rPr>
        <w:br/>
        <w:t xml:space="preserve">на нас. Они ответили, что войти в библиотеку может лишь один маг. </w:t>
      </w:r>
      <w:r w:rsidRPr="00066EA8">
        <w:rPr>
          <w:rFonts w:ascii="Truetypewriter PolyglOTT" w:hAnsi="Truetypewriter PolyglOTT" w:cs="Truetypewriter PolyglOTT"/>
          <w:sz w:val="28"/>
          <w:szCs w:val="28"/>
        </w:rPr>
        <w:br/>
        <w:t xml:space="preserve">Тогда я показал им заклинание разрушения на примере дерева. Одно из тех, что </w:t>
      </w:r>
      <w:r w:rsidRPr="00066EA8">
        <w:rPr>
          <w:rFonts w:ascii="Truetypewriter PolyglOTT" w:hAnsi="Truetypewriter PolyglOTT" w:cs="Truetypewriter PolyglOTT"/>
          <w:sz w:val="28"/>
          <w:szCs w:val="28"/>
        </w:rPr>
        <w:lastRenderedPageBreak/>
        <w:t xml:space="preserve">были в библиотеке, заклинание для в хода в которую </w:t>
      </w:r>
      <w:r w:rsidRPr="00066EA8">
        <w:rPr>
          <w:rFonts w:ascii="Truetypewriter PolyglOTT" w:hAnsi="Truetypewriter PolyglOTT" w:cs="Truetypewriter PolyglOTT"/>
          <w:sz w:val="28"/>
          <w:szCs w:val="28"/>
        </w:rPr>
        <w:br/>
        <w:t xml:space="preserve">было выгравировано на кристалле. </w:t>
      </w:r>
    </w:p>
    <w:p w:rsidR="00066EA8" w:rsidRDefault="00066EA8" w:rsidP="005272F3">
      <w:pPr>
        <w:ind w:firstLine="708"/>
        <w:jc w:val="both"/>
        <w:rPr>
          <w:rFonts w:ascii="Truetypewriter PolyglOTT" w:hAnsi="Truetypewriter PolyglOTT" w:cs="Truetypewriter PolyglOTT"/>
          <w:sz w:val="28"/>
          <w:szCs w:val="28"/>
        </w:rPr>
      </w:pPr>
      <w:r w:rsidRPr="00066EA8">
        <w:rPr>
          <w:rFonts w:ascii="Truetypewriter PolyglOTT" w:hAnsi="Truetypewriter PolyglOTT" w:cs="Truetypewriter PolyglOTT"/>
          <w:sz w:val="28"/>
          <w:szCs w:val="28"/>
        </w:rPr>
        <w:t>Драконы,</w:t>
      </w:r>
      <w:r w:rsidR="005272F3">
        <w:rPr>
          <w:rFonts w:ascii="Truetypewriter PolyglOTT" w:hAnsi="Truetypewriter PolyglOTT" w:cs="Truetypewriter PolyglOTT"/>
          <w:sz w:val="28"/>
          <w:szCs w:val="28"/>
        </w:rPr>
        <w:t xml:space="preserve"> </w:t>
      </w:r>
      <w:r w:rsidRPr="00066EA8">
        <w:rPr>
          <w:rFonts w:ascii="Truetypewriter PolyglOTT" w:hAnsi="Truetypewriter PolyglOTT" w:cs="Truetypewriter PolyglOTT"/>
          <w:sz w:val="28"/>
          <w:szCs w:val="28"/>
        </w:rPr>
        <w:t>поклонились</w:t>
      </w:r>
      <w:r w:rsidR="005272F3">
        <w:rPr>
          <w:rFonts w:ascii="Truetypewriter PolyglOTT" w:hAnsi="Truetypewriter PolyglOTT" w:cs="Truetypewriter PolyglOTT"/>
          <w:sz w:val="28"/>
          <w:szCs w:val="28"/>
        </w:rPr>
        <w:t xml:space="preserve"> </w:t>
      </w:r>
      <w:r w:rsidRPr="00066EA8">
        <w:rPr>
          <w:rFonts w:ascii="Truetypewriter PolyglOTT" w:hAnsi="Truetypewriter PolyglOTT" w:cs="Truetypewriter PolyglOTT"/>
          <w:sz w:val="28"/>
          <w:szCs w:val="28"/>
        </w:rPr>
        <w:t>мне и, попросив отнести их на место, обернулись яйцами.</w:t>
      </w:r>
      <w:r w:rsidR="005272F3">
        <w:rPr>
          <w:rFonts w:ascii="Truetypewriter PolyglOTT" w:hAnsi="Truetypewriter PolyglOTT" w:cs="Truetypewriter PolyglOTT"/>
          <w:sz w:val="28"/>
          <w:szCs w:val="28"/>
        </w:rPr>
        <w:t xml:space="preserve"> </w:t>
      </w:r>
      <w:r w:rsidRPr="00066EA8">
        <w:rPr>
          <w:rFonts w:ascii="Truetypewriter PolyglOTT" w:hAnsi="Truetypewriter PolyglOTT" w:cs="Truetypewriter PolyglOTT"/>
          <w:sz w:val="28"/>
          <w:szCs w:val="28"/>
        </w:rPr>
        <w:t>Мы с Ирен, тоже не боявшейся воздействия моих порталов</w:t>
      </w:r>
      <w:r w:rsidR="005272F3">
        <w:rPr>
          <w:rFonts w:ascii="Truetypewriter PolyglOTT" w:hAnsi="Truetypewriter PolyglOTT" w:cs="Truetypewriter PolyglOTT"/>
          <w:sz w:val="28"/>
          <w:szCs w:val="28"/>
        </w:rPr>
        <w:t>,</w:t>
      </w:r>
      <w:r w:rsidRPr="00066EA8">
        <w:rPr>
          <w:rFonts w:ascii="Truetypewriter PolyglOTT" w:hAnsi="Truetypewriter PolyglOTT" w:cs="Truetypewriter PolyglOTT"/>
          <w:sz w:val="28"/>
          <w:szCs w:val="28"/>
        </w:rPr>
        <w:t xml:space="preserve"> </w:t>
      </w:r>
      <w:r w:rsidRPr="00066EA8">
        <w:rPr>
          <w:rFonts w:ascii="Truetypewriter PolyglOTT" w:hAnsi="Truetypewriter PolyglOTT" w:cs="Truetypewriter PolyglOTT"/>
          <w:sz w:val="28"/>
          <w:szCs w:val="28"/>
        </w:rPr>
        <w:br/>
        <w:t xml:space="preserve">аккуратно разложили яйца. Далее, во избежание, повторения ситуации, </w:t>
      </w:r>
      <w:r w:rsidRPr="00066EA8">
        <w:rPr>
          <w:rFonts w:ascii="Truetypewriter PolyglOTT" w:hAnsi="Truetypewriter PolyglOTT" w:cs="Truetypewriter PolyglOTT"/>
          <w:sz w:val="28"/>
          <w:szCs w:val="28"/>
        </w:rPr>
        <w:br/>
        <w:t xml:space="preserve">я отправил ведьму к Исааку. После, открыл портал и зашёл в библиотеку. </w:t>
      </w:r>
      <w:r w:rsidRPr="00066EA8">
        <w:rPr>
          <w:rFonts w:ascii="Truetypewriter PolyglOTT" w:hAnsi="Truetypewriter PolyglOTT" w:cs="Truetypewriter PolyglOTT"/>
          <w:sz w:val="28"/>
          <w:szCs w:val="28"/>
        </w:rPr>
        <w:br/>
        <w:t xml:space="preserve">Там было множество новых для меня заклинаний, но главное, там была </w:t>
      </w:r>
      <w:r w:rsidRPr="00066EA8">
        <w:rPr>
          <w:rFonts w:ascii="Truetypewriter PolyglOTT" w:hAnsi="Truetypewriter PolyglOTT" w:cs="Truetypewriter PolyglOTT"/>
          <w:sz w:val="28"/>
          <w:szCs w:val="28"/>
        </w:rPr>
        <w:br/>
        <w:t>книга «Vale in malefici». Я заглянул в неё и увидел вырванные страницы</w:t>
      </w:r>
      <w:r w:rsidR="005272F3">
        <w:rPr>
          <w:rFonts w:ascii="Truetypewriter PolyglOTT" w:hAnsi="Truetypewriter PolyglOTT" w:cs="Truetypewriter PolyglOTT"/>
          <w:sz w:val="28"/>
          <w:szCs w:val="28"/>
        </w:rPr>
        <w:t xml:space="preserve"> из ведьминской книги, после </w:t>
      </w:r>
      <w:r w:rsidRPr="00066EA8">
        <w:rPr>
          <w:rFonts w:ascii="Truetypewriter PolyglOTT" w:hAnsi="Truetypewriter PolyglOTT" w:cs="Truetypewriter PolyglOTT"/>
          <w:sz w:val="28"/>
          <w:szCs w:val="28"/>
        </w:rPr>
        <w:t>воспользовался</w:t>
      </w:r>
      <w:r w:rsidR="005272F3">
        <w:rPr>
          <w:rFonts w:ascii="Truetypewriter PolyglOTT" w:hAnsi="Truetypewriter PolyglOTT" w:cs="Truetypewriter PolyglOTT"/>
          <w:sz w:val="28"/>
          <w:szCs w:val="28"/>
        </w:rPr>
        <w:t xml:space="preserve"> </w:t>
      </w:r>
      <w:r w:rsidRPr="00066EA8">
        <w:rPr>
          <w:rFonts w:ascii="Truetypewriter PolyglOTT" w:hAnsi="Truetypewriter PolyglOTT" w:cs="Truetypewriter PolyglOTT"/>
          <w:sz w:val="28"/>
          <w:szCs w:val="28"/>
        </w:rPr>
        <w:t>заклинанием</w:t>
      </w:r>
      <w:r w:rsidR="005272F3">
        <w:rPr>
          <w:rFonts w:ascii="Truetypewriter PolyglOTT" w:hAnsi="Truetypewriter PolyglOTT" w:cs="Truetypewriter PolyglOTT"/>
          <w:sz w:val="28"/>
          <w:szCs w:val="28"/>
        </w:rPr>
        <w:t xml:space="preserve"> </w:t>
      </w:r>
      <w:r w:rsidRPr="00066EA8">
        <w:rPr>
          <w:rFonts w:ascii="Truetypewriter PolyglOTT" w:hAnsi="Truetypewriter PolyglOTT" w:cs="Truetypewriter PolyglOTT"/>
          <w:sz w:val="28"/>
          <w:szCs w:val="28"/>
        </w:rPr>
        <w:t>дублирования и взял с собой копии.</w:t>
      </w:r>
    </w:p>
    <w:p w:rsidR="005C5DCB" w:rsidRPr="00403D4B" w:rsidRDefault="005C5DCB" w:rsidP="00066EA8">
      <w:pPr>
        <w:rPr>
          <w:rFonts w:ascii="Truetypewriter PolyglOTT" w:hAnsi="Truetypewriter PolyglOTT" w:cs="Truetypewriter PolyglOTT"/>
          <w:b/>
          <w:sz w:val="28"/>
          <w:szCs w:val="24"/>
        </w:rPr>
      </w:pPr>
      <w:r w:rsidRPr="00066EA8">
        <w:rPr>
          <w:rFonts w:ascii="Truetypewriter PolyglOTT" w:hAnsi="Truetypewriter PolyglOTT" w:cs="Truetypewriter PolyglOTT"/>
          <w:b/>
          <w:sz w:val="28"/>
          <w:szCs w:val="24"/>
        </w:rPr>
        <w:t>*</w:t>
      </w:r>
      <w:r w:rsidRPr="00403D4B">
        <w:rPr>
          <w:rFonts w:ascii="Truetypewriter PolyglOTT" w:hAnsi="Truetypewriter PolyglOTT" w:cs="Truetypewriter PolyglOTT"/>
          <w:b/>
          <w:sz w:val="28"/>
          <w:szCs w:val="24"/>
        </w:rPr>
        <w:t>Ши* -Очевидно же, что он любит её, почему он не отвечает ей взаимностью</w:t>
      </w:r>
    </w:p>
    <w:p w:rsidR="005C5DCB" w:rsidRPr="00403D4B" w:rsidRDefault="005C5DCB" w:rsidP="00066EA8">
      <w:pPr>
        <w:spacing w:after="120" w:line="240" w:lineRule="auto"/>
        <w:jc w:val="both"/>
        <w:rPr>
          <w:rFonts w:ascii="Truetypewriter PolyglOTT" w:hAnsi="Truetypewriter PolyglOTT" w:cs="Truetypewriter PolyglOTT"/>
          <w:b/>
          <w:sz w:val="28"/>
          <w:szCs w:val="24"/>
        </w:rPr>
      </w:pPr>
      <w:r w:rsidRPr="00403D4B">
        <w:rPr>
          <w:rFonts w:ascii="Truetypewriter PolyglOTT" w:hAnsi="Truetypewriter PolyglOTT" w:cs="Truetypewriter PolyglOTT"/>
          <w:b/>
          <w:sz w:val="28"/>
          <w:szCs w:val="24"/>
        </w:rPr>
        <w:t xml:space="preserve">*Эниси* -Понимаешь, Ши, Иосифа </w:t>
      </w:r>
      <w:r>
        <w:rPr>
          <w:rFonts w:ascii="Truetypewriter PolyglOTT" w:hAnsi="Truetypewriter PolyglOTT" w:cs="Truetypewriter PolyglOTT"/>
          <w:b/>
          <w:sz w:val="28"/>
          <w:szCs w:val="24"/>
        </w:rPr>
        <w:t xml:space="preserve">до этого много раз бросали женщины, много раз предавали кто непоподя, не удивительно, что он стал максимально недоверчив к женщинам, там дальше будет момент, когда друг поможет в трудную минуту </w:t>
      </w:r>
    </w:p>
    <w:p w:rsidR="005C5DCB" w:rsidRPr="007C4E64" w:rsidRDefault="005C5DCB" w:rsidP="005C5DCB">
      <w:pPr>
        <w:spacing w:after="120" w:line="240" w:lineRule="auto"/>
        <w:jc w:val="center"/>
        <w:rPr>
          <w:rFonts w:ascii="Truetypewriter PolyglOTT" w:hAnsi="Truetypewriter PolyglOTT" w:cs="Truetypewriter PolyglOTT"/>
          <w:b/>
          <w:sz w:val="32"/>
          <w:szCs w:val="24"/>
        </w:rPr>
      </w:pPr>
      <w:r w:rsidRPr="007C4E6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18.</w:t>
      </w:r>
      <w:r w:rsidRPr="007C4E64">
        <w:rPr>
          <w:rFonts w:ascii="Truetypewriter PolyglOTT" w:hAnsi="Truetypewriter PolyglOTT" w:cs="Truetypewriter PolyglOTT"/>
          <w:b/>
          <w:sz w:val="32"/>
          <w:szCs w:val="24"/>
        </w:rPr>
        <w:t>18</w:t>
      </w:r>
    </w:p>
    <w:p w:rsidR="005C5DCB" w:rsidRPr="007C4E64" w:rsidRDefault="005C5DCB" w:rsidP="005C5DCB">
      <w:pPr>
        <w:spacing w:after="120" w:line="240" w:lineRule="auto"/>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ab/>
        <w:t>Я зашёл в свой дом. Там были Ирен и Исаак. Они не отходили от посоха и ведьменской книги. Я сказал: «Исаак, Ирен, я нашёл кое-что</w:t>
      </w:r>
      <w:r w:rsidR="006A3B52">
        <w:rPr>
          <w:rFonts w:ascii="Truetypewriter PolyglOTT" w:hAnsi="Truetypewriter PolyglOTT" w:cs="Truetypewriter PolyglOTT"/>
          <w:sz w:val="28"/>
          <w:szCs w:val="24"/>
        </w:rPr>
        <w:t>,</w:t>
      </w:r>
      <w:r w:rsidRPr="007C4E64">
        <w:rPr>
          <w:rFonts w:ascii="Truetypewriter PolyglOTT" w:hAnsi="Truetypewriter PolyglOTT" w:cs="Truetypewriter PolyglOTT"/>
          <w:sz w:val="28"/>
          <w:szCs w:val="24"/>
        </w:rPr>
        <w:t xml:space="preserve"> и это кое-что перевернёт наше представление». </w:t>
      </w:r>
    </w:p>
    <w:p w:rsidR="005C5DCB" w:rsidRPr="007C4E64" w:rsidRDefault="005C5DCB" w:rsidP="005C5DCB">
      <w:pPr>
        <w:spacing w:after="120" w:line="240" w:lineRule="auto"/>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ab/>
        <w:t>Они подошли ко мне, и я протянул им книгу. Первым её открыл Исаак и ахнул: «Это же вырванные страницы!» «Да, эта книга попалась мне последней, я её даже не читал», - ответил я. «А как же запрет на вынос книг?» - спросила Ирен. Я отв</w:t>
      </w:r>
      <w:r w:rsidR="006A3B52">
        <w:rPr>
          <w:rFonts w:ascii="Truetypewriter PolyglOTT" w:hAnsi="Truetypewriter PolyglOTT" w:cs="Truetypewriter PolyglOTT"/>
          <w:sz w:val="28"/>
          <w:szCs w:val="24"/>
        </w:rPr>
        <w:t>етил: «Ч</w:t>
      </w:r>
      <w:r w:rsidRPr="007C4E64">
        <w:rPr>
          <w:rFonts w:ascii="Truetypewriter PolyglOTT" w:hAnsi="Truetypewriter PolyglOTT" w:cs="Truetypewriter PolyglOTT"/>
          <w:sz w:val="28"/>
          <w:szCs w:val="24"/>
        </w:rPr>
        <w:t>удное заклинание дублирования».</w:t>
      </w:r>
    </w:p>
    <w:p w:rsidR="005C5DCB" w:rsidRPr="007C4E64" w:rsidRDefault="006A3B52" w:rsidP="005C5DCB">
      <w:pPr>
        <w:spacing w:after="12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ab/>
        <w:t>Исаак вставил не</w:t>
      </w:r>
      <w:r w:rsidR="005C5DCB" w:rsidRPr="007C4E64">
        <w:rPr>
          <w:rFonts w:ascii="Truetypewriter PolyglOTT" w:hAnsi="Truetypewriter PolyglOTT" w:cs="Truetypewriter PolyglOTT"/>
          <w:sz w:val="28"/>
          <w:szCs w:val="24"/>
        </w:rPr>
        <w:t xml:space="preserve">достающие страницы в книгу. На них было </w:t>
      </w:r>
      <w:r>
        <w:rPr>
          <w:rFonts w:ascii="Truetypewriter PolyglOTT" w:hAnsi="Truetypewriter PolyglOTT" w:cs="Truetypewriter PolyglOTT"/>
          <w:sz w:val="28"/>
          <w:szCs w:val="24"/>
        </w:rPr>
        <w:t>написано: «После создания этой п</w:t>
      </w:r>
      <w:r w:rsidR="005C5DCB" w:rsidRPr="007C4E64">
        <w:rPr>
          <w:rFonts w:ascii="Truetypewriter PolyglOTT" w:hAnsi="Truetypewriter PolyglOTT" w:cs="Truetypewriter PolyglOTT"/>
          <w:sz w:val="28"/>
          <w:szCs w:val="24"/>
        </w:rPr>
        <w:t xml:space="preserve">ещеры хранители четырёх стихий отправились </w:t>
      </w:r>
      <w:r>
        <w:rPr>
          <w:rFonts w:ascii="Truetypewriter PolyglOTT" w:hAnsi="Truetypewriter PolyglOTT" w:cs="Truetypewriter PolyglOTT"/>
          <w:sz w:val="28"/>
          <w:szCs w:val="24"/>
        </w:rPr>
        <w:t>на</w:t>
      </w:r>
      <w:r w:rsidR="005C5DCB" w:rsidRPr="007C4E64">
        <w:rPr>
          <w:rFonts w:ascii="Truetypewriter PolyglOTT" w:hAnsi="Truetypewriter PolyglOTT" w:cs="Truetypewriter PolyglOTT"/>
          <w:sz w:val="28"/>
          <w:szCs w:val="24"/>
        </w:rPr>
        <w:t xml:space="preserve"> вечный сон в Гермаздера</w:t>
      </w:r>
      <w:r>
        <w:rPr>
          <w:rFonts w:ascii="Truetypewriter PolyglOTT" w:hAnsi="Truetypewriter PolyglOTT" w:cs="Truetypewriter PolyglOTT"/>
          <w:sz w:val="28"/>
          <w:szCs w:val="24"/>
        </w:rPr>
        <w:t>ль</w:t>
      </w:r>
      <w:r w:rsidR="005C5DCB" w:rsidRPr="007C4E64">
        <w:rPr>
          <w:rFonts w:ascii="Truetypewriter PolyglOTT" w:hAnsi="Truetypewriter PolyglOTT" w:cs="Truetypewriter PolyglOTT"/>
          <w:sz w:val="28"/>
          <w:szCs w:val="24"/>
        </w:rPr>
        <w:t>. Они пришли не из этого мира</w:t>
      </w:r>
      <w:r>
        <w:rPr>
          <w:rFonts w:ascii="Truetypewriter PolyglOTT" w:hAnsi="Truetypewriter PolyglOTT" w:cs="Truetypewriter PolyglOTT"/>
          <w:sz w:val="28"/>
          <w:szCs w:val="24"/>
        </w:rPr>
        <w:t xml:space="preserve"> и принесли с собой источник не</w:t>
      </w:r>
      <w:r w:rsidR="005C5DCB" w:rsidRPr="007C4E64">
        <w:rPr>
          <w:rFonts w:ascii="Truetypewriter PolyglOTT" w:hAnsi="Truetypewriter PolyglOTT" w:cs="Truetypewriter PolyglOTT"/>
          <w:sz w:val="28"/>
          <w:szCs w:val="24"/>
        </w:rPr>
        <w:t>вида</w:t>
      </w:r>
      <w:r>
        <w:rPr>
          <w:rFonts w:ascii="Truetypewriter PolyglOTT" w:hAnsi="Truetypewriter PolyglOTT" w:cs="Truetypewriter PolyglOTT"/>
          <w:sz w:val="28"/>
          <w:szCs w:val="24"/>
        </w:rPr>
        <w:t>н</w:t>
      </w:r>
      <w:r w:rsidR="005C5DCB" w:rsidRPr="007C4E64">
        <w:rPr>
          <w:rFonts w:ascii="Truetypewriter PolyglOTT" w:hAnsi="Truetypewriter PolyglOTT" w:cs="Truetypewriter PolyglOTT"/>
          <w:sz w:val="28"/>
          <w:szCs w:val="24"/>
        </w:rPr>
        <w:t>ной и недосту</w:t>
      </w:r>
      <w:r>
        <w:rPr>
          <w:rFonts w:ascii="Truetypewriter PolyglOTT" w:hAnsi="Truetypewriter PolyglOTT" w:cs="Truetypewriter PolyglOTT"/>
          <w:sz w:val="28"/>
          <w:szCs w:val="24"/>
        </w:rPr>
        <w:t xml:space="preserve">пной никому силе. Однажды родится последний король магов, тот, кто выровняет баланс света и тьмы и станет истинным владельцем кристалла. </w:t>
      </w:r>
      <w:r w:rsidR="005C5DCB" w:rsidRPr="007C4E64">
        <w:rPr>
          <w:rFonts w:ascii="Truetypewriter PolyglOTT" w:hAnsi="Truetypewriter PolyglOTT" w:cs="Truetypewriter PolyglOTT"/>
          <w:sz w:val="28"/>
          <w:szCs w:val="24"/>
        </w:rPr>
        <w:t>А посох будет его спутником. Кристалл - это пятая сти</w:t>
      </w:r>
      <w:r w:rsidR="00707DA7">
        <w:rPr>
          <w:rFonts w:ascii="Truetypewriter PolyglOTT" w:hAnsi="Truetypewriter PolyglOTT" w:cs="Truetypewriter PolyglOTT"/>
          <w:sz w:val="28"/>
          <w:szCs w:val="24"/>
        </w:rPr>
        <w:t>хия, самая сильная, но самая не</w:t>
      </w:r>
      <w:r w:rsidR="005C5DCB" w:rsidRPr="007C4E64">
        <w:rPr>
          <w:rFonts w:ascii="Truetypewriter PolyglOTT" w:hAnsi="Truetypewriter PolyglOTT" w:cs="Truetypewriter PolyglOTT"/>
          <w:sz w:val="28"/>
          <w:szCs w:val="24"/>
        </w:rPr>
        <w:t>изведанная, это бесконечность.</w:t>
      </w:r>
    </w:p>
    <w:p w:rsidR="005C5DCB" w:rsidRPr="007C4E64" w:rsidRDefault="005C5DCB" w:rsidP="005C5DCB">
      <w:pPr>
        <w:spacing w:after="120" w:line="240" w:lineRule="auto"/>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ab/>
        <w:t xml:space="preserve">В моей голове всё потихоньку начало становиться на места. </w:t>
      </w:r>
      <w:r w:rsidR="00707DA7">
        <w:rPr>
          <w:rFonts w:ascii="Truetypewriter PolyglOTT" w:hAnsi="Truetypewriter PolyglOTT" w:cs="Truetypewriter PolyglOTT"/>
          <w:sz w:val="28"/>
          <w:szCs w:val="24"/>
        </w:rPr>
        <w:t>Мы помчались к Эдва</w:t>
      </w:r>
      <w:r w:rsidRPr="007C4E64">
        <w:rPr>
          <w:rFonts w:ascii="Truetypewriter PolyglOTT" w:hAnsi="Truetypewriter PolyglOTT" w:cs="Truetypewriter PolyglOTT"/>
          <w:sz w:val="28"/>
          <w:szCs w:val="24"/>
        </w:rPr>
        <w:t>рду, чтобы сообщить прекрасную новость. На</w:t>
      </w:r>
      <w:r w:rsidR="00707DA7">
        <w:rPr>
          <w:rFonts w:ascii="Truetypewriter PolyglOTT" w:hAnsi="Truetypewriter PolyglOTT" w:cs="Truetypewriter PolyglOTT"/>
          <w:sz w:val="28"/>
          <w:szCs w:val="24"/>
        </w:rPr>
        <w:t>с встретил Филип и сказал: «Эдва</w:t>
      </w:r>
      <w:r w:rsidRPr="007C4E64">
        <w:rPr>
          <w:rFonts w:ascii="Truetypewriter PolyglOTT" w:hAnsi="Truetypewriter PolyglOTT" w:cs="Truetypewriter PolyglOTT"/>
          <w:sz w:val="28"/>
          <w:szCs w:val="24"/>
        </w:rPr>
        <w:t>рд… Я хочу сказать по мягче, но он решил объединить Гарто и Рортельер. Сегодня на званном ужине он хочет убить меня, помогите».</w:t>
      </w:r>
    </w:p>
    <w:p w:rsidR="005C5DCB" w:rsidRPr="007C4E64" w:rsidRDefault="005C5DCB" w:rsidP="005C5DCB">
      <w:pPr>
        <w:spacing w:after="120" w:line="240" w:lineRule="auto"/>
        <w:jc w:val="center"/>
        <w:rPr>
          <w:rFonts w:ascii="Truetypewriter PolyglOTT" w:hAnsi="Truetypewriter PolyglOTT" w:cs="Truetypewriter PolyglOTT"/>
          <w:b/>
          <w:sz w:val="32"/>
          <w:szCs w:val="24"/>
        </w:rPr>
      </w:pPr>
      <w:r w:rsidRPr="007C4E6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18.</w:t>
      </w:r>
      <w:r w:rsidRPr="007C4E64">
        <w:rPr>
          <w:rFonts w:ascii="Truetypewriter PolyglOTT" w:hAnsi="Truetypewriter PolyglOTT" w:cs="Truetypewriter PolyglOTT"/>
          <w:b/>
          <w:sz w:val="32"/>
          <w:szCs w:val="24"/>
        </w:rPr>
        <w:t>19</w:t>
      </w:r>
    </w:p>
    <w:p w:rsidR="005C5DCB" w:rsidRPr="007C4E64" w:rsidRDefault="005C5DCB" w:rsidP="005C5DCB">
      <w:pPr>
        <w:spacing w:after="120" w:line="240" w:lineRule="auto"/>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ab/>
        <w:t>Я заставил Филипа выпить эликсир для снятия заклинаний и эликсир истины. Филип рассказал мне всё тоже самое. Я спросил его, с чего он это взял. Ответ Филипа был логичен, ему донесла его разведка. Я не верил своим ушам. Эдв</w:t>
      </w:r>
      <w:r w:rsidR="00707DA7">
        <w:rPr>
          <w:rFonts w:ascii="Truetypewriter PolyglOTT" w:hAnsi="Truetypewriter PolyglOTT" w:cs="Truetypewriter PolyglOTT"/>
          <w:sz w:val="28"/>
          <w:szCs w:val="24"/>
        </w:rPr>
        <w:t>а</w:t>
      </w:r>
      <w:r w:rsidRPr="007C4E64">
        <w:rPr>
          <w:rFonts w:ascii="Truetypewriter PolyglOTT" w:hAnsi="Truetypewriter PolyglOTT" w:cs="Truetypewriter PolyglOTT"/>
          <w:sz w:val="28"/>
          <w:szCs w:val="24"/>
        </w:rPr>
        <w:t>рд, зачем, ты же мог просто выдать замуж за Рортельерского принца свою дочь.</w:t>
      </w:r>
    </w:p>
    <w:p w:rsidR="005C5DCB" w:rsidRPr="007C4E64" w:rsidRDefault="005C5DCB" w:rsidP="005C5DCB">
      <w:pPr>
        <w:spacing w:after="120" w:line="240" w:lineRule="auto"/>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ab/>
        <w:t xml:space="preserve">Мы дождались вечера. Перед званным ужином я дал Филипу универсальный антидот, и на всякий случай заставил выпить этот же антидот Исаака и Ирен. </w:t>
      </w:r>
      <w:r w:rsidRPr="007C4E64">
        <w:rPr>
          <w:rFonts w:ascii="Truetypewriter PolyglOTT" w:hAnsi="Truetypewriter PolyglOTT" w:cs="Truetypewriter PolyglOTT"/>
          <w:sz w:val="28"/>
          <w:szCs w:val="24"/>
        </w:rPr>
        <w:lastRenderedPageBreak/>
        <w:t>Начался банкет. Утка, фаршированная курицей, свинья, набитая яблоками, каре ягнёнка, все виды ик</w:t>
      </w:r>
      <w:r w:rsidR="00707DA7">
        <w:rPr>
          <w:rFonts w:ascii="Truetypewriter PolyglOTT" w:hAnsi="Truetypewriter PolyglOTT" w:cs="Truetypewriter PolyglOTT"/>
          <w:sz w:val="28"/>
          <w:szCs w:val="24"/>
        </w:rPr>
        <w:t>ры, вина, из лучших запасов Эдва</w:t>
      </w:r>
      <w:r w:rsidRPr="007C4E64">
        <w:rPr>
          <w:rFonts w:ascii="Truetypewriter PolyglOTT" w:hAnsi="Truetypewriter PolyglOTT" w:cs="Truetypewriter PolyglOTT"/>
          <w:sz w:val="28"/>
          <w:szCs w:val="24"/>
        </w:rPr>
        <w:t>рда.</w:t>
      </w:r>
    </w:p>
    <w:p w:rsidR="005C5DCB" w:rsidRPr="007C4E64" w:rsidRDefault="005C5DCB" w:rsidP="005C5DCB">
      <w:pPr>
        <w:spacing w:after="120" w:line="240" w:lineRule="auto"/>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ab/>
        <w:t>Вино меня и насто</w:t>
      </w:r>
      <w:r w:rsidR="00707DA7">
        <w:rPr>
          <w:rFonts w:ascii="Truetypewriter PolyglOTT" w:hAnsi="Truetypewriter PolyglOTT" w:cs="Truetypewriter PolyglOTT"/>
          <w:sz w:val="28"/>
          <w:szCs w:val="24"/>
        </w:rPr>
        <w:t>рожило. Незаметно я добавил Эдва</w:t>
      </w:r>
      <w:r w:rsidRPr="007C4E64">
        <w:rPr>
          <w:rFonts w:ascii="Truetypewriter PolyglOTT" w:hAnsi="Truetypewriter PolyglOTT" w:cs="Truetypewriter PolyglOTT"/>
          <w:sz w:val="28"/>
          <w:szCs w:val="24"/>
        </w:rPr>
        <w:t>рду три эликсира: правды, снятия чар и защиты от ядов. Ужин б</w:t>
      </w:r>
      <w:r w:rsidR="00707DA7">
        <w:rPr>
          <w:rFonts w:ascii="Truetypewriter PolyglOTT" w:hAnsi="Truetypewriter PolyglOTT" w:cs="Truetypewriter PolyglOTT"/>
          <w:sz w:val="28"/>
          <w:szCs w:val="24"/>
        </w:rPr>
        <w:t>ыл знатный. В конце трапезы Эдва</w:t>
      </w:r>
      <w:r w:rsidRPr="007C4E64">
        <w:rPr>
          <w:rFonts w:ascii="Truetypewriter PolyglOTT" w:hAnsi="Truetypewriter PolyglOTT" w:cs="Truetypewriter PolyglOTT"/>
          <w:sz w:val="28"/>
          <w:szCs w:val="24"/>
        </w:rPr>
        <w:t xml:space="preserve">рд сказал: «Уважаемые гости, я хочу вам представить мою прекрасную дочь Лире. Ваше высочество король Филип, я жду теперь от вас представления вашего сына Нотре. Давайте же выпьем за это вино», - закончил он. </w:t>
      </w:r>
    </w:p>
    <w:p w:rsidR="005C5DCB" w:rsidRPr="00947C23" w:rsidRDefault="005C5DCB" w:rsidP="005C5DCB">
      <w:pPr>
        <w:spacing w:after="120" w:line="240" w:lineRule="auto"/>
        <w:jc w:val="both"/>
        <w:rPr>
          <w:rFonts w:ascii="Truetypewriter PolyglOTT" w:hAnsi="Truetypewriter PolyglOTT" w:cs="Truetypewriter PolyglOTT"/>
          <w:b/>
          <w:sz w:val="28"/>
          <w:szCs w:val="24"/>
        </w:rPr>
      </w:pPr>
      <w:r w:rsidRPr="007C4E64">
        <w:rPr>
          <w:rFonts w:ascii="Truetypewriter PolyglOTT" w:hAnsi="Truetypewriter PolyglOTT" w:cs="Truetypewriter PolyglOTT"/>
          <w:sz w:val="28"/>
          <w:szCs w:val="24"/>
        </w:rPr>
        <w:tab/>
        <w:t>Мы выпили вино. Моё вино было очень горькое</w:t>
      </w:r>
      <w:r w:rsidR="00707DA7">
        <w:rPr>
          <w:rFonts w:ascii="Truetypewriter PolyglOTT" w:hAnsi="Truetypewriter PolyglOTT" w:cs="Truetypewriter PolyglOTT"/>
          <w:sz w:val="28"/>
          <w:szCs w:val="24"/>
        </w:rPr>
        <w:t>. Будто кто-то знал, что малого количества яда для меня точно будет мало. Но и от этого убойного эликсира мне тоже ничего не было. Мне показалось странным</w:t>
      </w:r>
      <w:r w:rsidRPr="007C4E64">
        <w:rPr>
          <w:rFonts w:ascii="Truetypewriter PolyglOTT" w:hAnsi="Truetypewriter PolyglOTT" w:cs="Truetypewriter PolyglOTT"/>
          <w:sz w:val="28"/>
          <w:szCs w:val="24"/>
        </w:rPr>
        <w:t>, что Эдв</w:t>
      </w:r>
      <w:r w:rsidR="00707DA7">
        <w:rPr>
          <w:rFonts w:ascii="Truetypewriter PolyglOTT" w:hAnsi="Truetypewriter PolyglOTT" w:cs="Truetypewriter PolyglOTT"/>
          <w:sz w:val="28"/>
          <w:szCs w:val="24"/>
        </w:rPr>
        <w:t>а</w:t>
      </w:r>
      <w:r w:rsidRPr="007C4E64">
        <w:rPr>
          <w:rFonts w:ascii="Truetypewriter PolyglOTT" w:hAnsi="Truetypewriter PolyglOTT" w:cs="Truetypewriter PolyglOTT"/>
          <w:sz w:val="28"/>
          <w:szCs w:val="24"/>
        </w:rPr>
        <w:t>рд готови</w:t>
      </w:r>
      <w:r w:rsidR="00707DA7">
        <w:rPr>
          <w:rFonts w:ascii="Truetypewriter PolyglOTT" w:hAnsi="Truetypewriter PolyglOTT" w:cs="Truetypewriter PolyglOTT"/>
          <w:sz w:val="28"/>
          <w:szCs w:val="24"/>
        </w:rPr>
        <w:t xml:space="preserve">л убийство Филипа. Я </w:t>
      </w:r>
      <w:r w:rsidRPr="007C4E64">
        <w:rPr>
          <w:rFonts w:ascii="Truetypewriter PolyglOTT" w:hAnsi="Truetypewriter PolyglOTT" w:cs="Truetypewriter PolyglOTT"/>
          <w:sz w:val="28"/>
          <w:szCs w:val="24"/>
        </w:rPr>
        <w:t>спросил: «Кто готовил вино?» В этот момент все, кто пил вино упали замертво, кроме на</w:t>
      </w:r>
      <w:r w:rsidR="00707DA7">
        <w:rPr>
          <w:rFonts w:ascii="Truetypewriter PolyglOTT" w:hAnsi="Truetypewriter PolyglOTT" w:cs="Truetypewriter PolyglOTT"/>
          <w:sz w:val="28"/>
          <w:szCs w:val="24"/>
        </w:rPr>
        <w:t>с пятерых. В зале послышался не</w:t>
      </w:r>
      <w:r w:rsidRPr="007C4E64">
        <w:rPr>
          <w:rFonts w:ascii="Truetypewriter PolyglOTT" w:hAnsi="Truetypewriter PolyglOTT" w:cs="Truetypewriter PolyglOTT"/>
          <w:sz w:val="28"/>
          <w:szCs w:val="24"/>
        </w:rPr>
        <w:t>здоровый смех. Филип обернулся, за ним стоял его придворный маг. «Ты хотел меня казнить!? Теперь я убью всех причастных к этому!» - просмеялс</w:t>
      </w:r>
      <w:r>
        <w:rPr>
          <w:rFonts w:ascii="Truetypewriter PolyglOTT" w:hAnsi="Truetypewriter PolyglOTT" w:cs="Truetypewriter PolyglOTT"/>
          <w:sz w:val="28"/>
          <w:szCs w:val="24"/>
        </w:rPr>
        <w:t>я он. Вокруг него был тёмный оре</w:t>
      </w:r>
      <w:r w:rsidRPr="007C4E64">
        <w:rPr>
          <w:rFonts w:ascii="Truetypewriter PolyglOTT" w:hAnsi="Truetypewriter PolyglOTT" w:cs="Truetypewriter PolyglOTT"/>
          <w:sz w:val="28"/>
          <w:szCs w:val="24"/>
        </w:rPr>
        <w:t>ол: он стал тёмным магом. М</w:t>
      </w:r>
      <w:r>
        <w:rPr>
          <w:rFonts w:ascii="Truetypewriter PolyglOTT" w:hAnsi="Truetypewriter PolyglOTT" w:cs="Truetypewriter PolyglOTT"/>
          <w:sz w:val="28"/>
          <w:szCs w:val="24"/>
        </w:rPr>
        <w:t>аг направил в нас ту самую гильё</w:t>
      </w:r>
      <w:r w:rsidRPr="007C4E64">
        <w:rPr>
          <w:rFonts w:ascii="Truetypewriter PolyglOTT" w:hAnsi="Truetypewriter PolyglOTT" w:cs="Truetypewriter PolyglOTT"/>
          <w:sz w:val="28"/>
          <w:szCs w:val="24"/>
        </w:rPr>
        <w:t>тину, стоявшую ещё с времён казни волшебников Гарто,</w:t>
      </w:r>
      <w:r w:rsidR="00707DA7">
        <w:rPr>
          <w:rFonts w:ascii="Truetypewriter PolyglOTT" w:hAnsi="Truetypewriter PolyglOTT" w:cs="Truetypewriter PolyglOTT"/>
          <w:sz w:val="28"/>
          <w:szCs w:val="24"/>
        </w:rPr>
        <w:t xml:space="preserve"> на ней периодически казнили не</w:t>
      </w:r>
      <w:r w:rsidRPr="007C4E64">
        <w:rPr>
          <w:rFonts w:ascii="Truetypewriter PolyglOTT" w:hAnsi="Truetypewriter PolyglOTT" w:cs="Truetypewriter PolyglOTT"/>
          <w:sz w:val="28"/>
          <w:szCs w:val="24"/>
        </w:rPr>
        <w:t>исправимых убийц. Я создал вокруг нас защитный купол и при помощи заклинания левитации поднял нас пятерых. Я, Исаак и Ирен сконцентрировали свою силу в одну точку, как до этого делали это с драконами. От придворного мага осталась лишь горстка пыли, потому что Ирен использовала заклинание огненного ша</w:t>
      </w:r>
      <w:r w:rsidR="00707DA7">
        <w:rPr>
          <w:rFonts w:ascii="Truetypewriter PolyglOTT" w:hAnsi="Truetypewriter PolyglOTT" w:cs="Truetypewriter PolyglOTT"/>
          <w:sz w:val="28"/>
          <w:szCs w:val="24"/>
        </w:rPr>
        <w:t xml:space="preserve">ра, я заклинание расщепления, </w:t>
      </w:r>
      <w:r w:rsidRPr="007C4E64">
        <w:rPr>
          <w:rFonts w:ascii="Truetypewriter PolyglOTT" w:hAnsi="Truetypewriter PolyglOTT" w:cs="Truetypewriter PolyglOTT"/>
          <w:sz w:val="28"/>
          <w:szCs w:val="24"/>
        </w:rPr>
        <w:t>Исаак заклинание усиления, которое усилило наши с Ирен заклинания.</w:t>
      </w:r>
    </w:p>
    <w:p w:rsidR="005C5DCB" w:rsidRPr="00947C23" w:rsidRDefault="005C5DCB" w:rsidP="005C5DCB">
      <w:pPr>
        <w:spacing w:after="120" w:line="240" w:lineRule="auto"/>
        <w:jc w:val="both"/>
        <w:rPr>
          <w:rFonts w:ascii="Truetypewriter PolyglOTT" w:hAnsi="Truetypewriter PolyglOTT" w:cs="Truetypewriter PolyglOTT"/>
          <w:b/>
          <w:sz w:val="28"/>
          <w:szCs w:val="24"/>
        </w:rPr>
      </w:pPr>
      <w:r w:rsidRPr="00947C23">
        <w:rPr>
          <w:rFonts w:ascii="Truetypewriter PolyglOTT" w:hAnsi="Truetypewriter PolyglOTT" w:cs="Truetypewriter PolyglOTT"/>
          <w:b/>
          <w:sz w:val="28"/>
          <w:szCs w:val="24"/>
        </w:rPr>
        <w:t>*Ниссэ* -Весёлая история, неправда ли</w:t>
      </w:r>
    </w:p>
    <w:p w:rsidR="005C5DCB" w:rsidRPr="00947C23" w:rsidRDefault="005C5DCB" w:rsidP="005C5DCB">
      <w:pPr>
        <w:spacing w:after="120" w:line="240" w:lineRule="auto"/>
        <w:jc w:val="both"/>
        <w:rPr>
          <w:rFonts w:ascii="Truetypewriter PolyglOTT" w:hAnsi="Truetypewriter PolyglOTT" w:cs="Truetypewriter PolyglOTT"/>
          <w:b/>
          <w:sz w:val="28"/>
          <w:szCs w:val="24"/>
        </w:rPr>
      </w:pPr>
      <w:r w:rsidRPr="00947C23">
        <w:rPr>
          <w:rFonts w:ascii="Truetypewriter PolyglOTT" w:hAnsi="Truetypewriter PolyglOTT" w:cs="Truetypewriter PolyglOTT"/>
          <w:b/>
          <w:sz w:val="28"/>
          <w:szCs w:val="24"/>
        </w:rPr>
        <w:t>*Си* -Всё же я при своём: это не сказка, но всё равно интересно</w:t>
      </w:r>
    </w:p>
    <w:p w:rsidR="005C5DCB" w:rsidRPr="007C4E64" w:rsidRDefault="005C5DCB" w:rsidP="005C5DCB">
      <w:pPr>
        <w:spacing w:after="120" w:line="240" w:lineRule="auto"/>
        <w:jc w:val="center"/>
        <w:rPr>
          <w:rFonts w:ascii="Truetypewriter PolyglOTT" w:hAnsi="Truetypewriter PolyglOTT" w:cs="Truetypewriter PolyglOTT"/>
          <w:b/>
          <w:sz w:val="32"/>
          <w:szCs w:val="24"/>
        </w:rPr>
      </w:pPr>
      <w:r w:rsidRPr="007C4E6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18.</w:t>
      </w:r>
      <w:r w:rsidRPr="007C4E64">
        <w:rPr>
          <w:rFonts w:ascii="Truetypewriter PolyglOTT" w:hAnsi="Truetypewriter PolyglOTT" w:cs="Truetypewriter PolyglOTT"/>
          <w:b/>
          <w:sz w:val="32"/>
          <w:szCs w:val="24"/>
        </w:rPr>
        <w:t>20</w:t>
      </w:r>
    </w:p>
    <w:p w:rsidR="005C5DCB" w:rsidRPr="007C4E64" w:rsidRDefault="005C5DCB" w:rsidP="005C5DCB">
      <w:pPr>
        <w:spacing w:after="120" w:line="240" w:lineRule="auto"/>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ab/>
        <w:t>После пары заклинаний, которые успел применить тёмный маг, замок был разрушен до основания, единственное</w:t>
      </w:r>
      <w:r w:rsidR="00707DA7">
        <w:rPr>
          <w:rFonts w:ascii="Truetypewriter PolyglOTT" w:hAnsi="Truetypewriter PolyglOTT" w:cs="Truetypewriter PolyglOTT"/>
          <w:sz w:val="28"/>
          <w:szCs w:val="24"/>
        </w:rPr>
        <w:t>,</w:t>
      </w:r>
      <w:r w:rsidRPr="007C4E64">
        <w:rPr>
          <w:rFonts w:ascii="Truetypewriter PolyglOTT" w:hAnsi="Truetypewriter PolyglOTT" w:cs="Truetypewriter PolyglOTT"/>
          <w:sz w:val="28"/>
          <w:szCs w:val="24"/>
        </w:rPr>
        <w:t xml:space="preserve"> что уцелело это гордензинитовая лестница. Маг и был ответом на загадку атаковавшего меня королевского стражника и сплетен про желание Эдворда отравить Филипа, чтобы их поссорить.</w:t>
      </w:r>
      <w:r w:rsidR="00707DA7">
        <w:rPr>
          <w:rFonts w:ascii="Truetypewriter PolyglOTT" w:hAnsi="Truetypewriter PolyglOTT" w:cs="Truetypewriter PolyglOTT"/>
          <w:sz w:val="28"/>
          <w:szCs w:val="24"/>
        </w:rPr>
        <w:t xml:space="preserve"> Это правильно, что он боялся меня… Но он не всё учёл…</w:t>
      </w:r>
    </w:p>
    <w:p w:rsidR="005C5DCB" w:rsidRPr="007C4E64" w:rsidRDefault="005C5DCB" w:rsidP="005C5DCB">
      <w:pPr>
        <w:spacing w:after="120" w:line="240" w:lineRule="auto"/>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ab/>
        <w:t xml:space="preserve">Мы отправились в ту злополучную пещеру в которой лежал кристалл. На этот раз мы прошли туда через портал. Короли были </w:t>
      </w:r>
      <w:r w:rsidR="00707DA7">
        <w:rPr>
          <w:rFonts w:ascii="Truetypewriter PolyglOTT" w:hAnsi="Truetypewriter PolyglOTT" w:cs="Truetypewriter PolyglOTT"/>
          <w:sz w:val="28"/>
          <w:szCs w:val="24"/>
        </w:rPr>
        <w:t>в не себя от красоты</w:t>
      </w:r>
      <w:r w:rsidRPr="007C4E64">
        <w:rPr>
          <w:rFonts w:ascii="Truetypewriter PolyglOTT" w:hAnsi="Truetypewriter PolyglOTT" w:cs="Truetypewriter PolyglOTT"/>
          <w:sz w:val="28"/>
          <w:szCs w:val="24"/>
        </w:rPr>
        <w:t>. Исаак был рад что наконец-то попал в эту легендарную пещеру. Ирен подошла близко к кристаллу. «Стой!» - закричал я. «Иосиф, успокойся, смерть в мои планы не входи. Я хочу прочитать надписи на кристалле. Кстати ты его со всех сторон осматривал?» - произнесла Ирен. Я пожал плечами и решил посмотреть на него с задней стороны. Там была вырезана надпись: «Подлежит уменьшению». Я произнёс заклинание, уменьшения, которое было указано в книге «</w:t>
      </w:r>
      <w:r w:rsidRPr="007C4E64">
        <w:rPr>
          <w:rFonts w:ascii="Truetypewriter PolyglOTT" w:hAnsi="Truetypewriter PolyglOTT" w:cs="Truetypewriter PolyglOTT"/>
          <w:sz w:val="28"/>
          <w:szCs w:val="24"/>
          <w:lang w:val="en-US"/>
        </w:rPr>
        <w:t>Vale</w:t>
      </w:r>
      <w:r w:rsidRPr="007C4E64">
        <w:rPr>
          <w:rFonts w:ascii="Truetypewriter PolyglOTT" w:hAnsi="Truetypewriter PolyglOTT" w:cs="Truetypewriter PolyglOTT"/>
          <w:sz w:val="28"/>
          <w:szCs w:val="24"/>
        </w:rPr>
        <w:t xml:space="preserve"> </w:t>
      </w:r>
      <w:r w:rsidRPr="007C4E64">
        <w:rPr>
          <w:rFonts w:ascii="Truetypewriter PolyglOTT" w:hAnsi="Truetypewriter PolyglOTT" w:cs="Truetypewriter PolyglOTT"/>
          <w:sz w:val="28"/>
          <w:szCs w:val="24"/>
          <w:lang w:val="en-US"/>
        </w:rPr>
        <w:t>in</w:t>
      </w:r>
      <w:r w:rsidRPr="007C4E64">
        <w:rPr>
          <w:rFonts w:ascii="Truetypewriter PolyglOTT" w:hAnsi="Truetypewriter PolyglOTT" w:cs="Truetypewriter PolyglOTT"/>
          <w:sz w:val="28"/>
          <w:szCs w:val="24"/>
        </w:rPr>
        <w:t xml:space="preserve"> </w:t>
      </w:r>
      <w:r w:rsidRPr="007C4E64">
        <w:rPr>
          <w:rFonts w:ascii="Truetypewriter PolyglOTT" w:hAnsi="Truetypewriter PolyglOTT" w:cs="Truetypewriter PolyglOTT"/>
          <w:sz w:val="28"/>
          <w:szCs w:val="24"/>
          <w:lang w:val="en-US"/>
        </w:rPr>
        <w:t>malefici</w:t>
      </w:r>
      <w:r w:rsidR="00707DA7">
        <w:rPr>
          <w:rFonts w:ascii="Truetypewriter PolyglOTT" w:hAnsi="Truetypewriter PolyglOTT" w:cs="Truetypewriter PolyglOTT"/>
          <w:sz w:val="28"/>
          <w:szCs w:val="24"/>
        </w:rPr>
        <w:t>»</w:t>
      </w:r>
      <w:r w:rsidRPr="007C4E64">
        <w:rPr>
          <w:rFonts w:ascii="Truetypewriter PolyglOTT" w:hAnsi="Truetypewriter PolyglOTT" w:cs="Truetypewriter PolyglOTT"/>
          <w:sz w:val="28"/>
          <w:szCs w:val="24"/>
        </w:rPr>
        <w:t>.</w:t>
      </w:r>
    </w:p>
    <w:p w:rsidR="005C5DCB" w:rsidRPr="007C4E64" w:rsidRDefault="005C5DCB" w:rsidP="005C5DCB">
      <w:pPr>
        <w:spacing w:after="120" w:line="240" w:lineRule="auto"/>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ab/>
        <w:t xml:space="preserve">Кристалл поднялся, и ужался до размеров около двух дюймов в длину и треть дюйма в диаметре. Я создал для него верёвку и пытаясь продеть её в образовавшееся ушко, не задумываясь сжал кристалл в руке. Я увидел прошлое, настоящие и будущее, я познал всё то, чего не успел познать. Все </w:t>
      </w:r>
      <w:r w:rsidRPr="007C4E64">
        <w:rPr>
          <w:rFonts w:ascii="Truetypewriter PolyglOTT" w:hAnsi="Truetypewriter PolyglOTT" w:cs="Truetypewriter PolyglOTT"/>
          <w:sz w:val="28"/>
          <w:szCs w:val="24"/>
        </w:rPr>
        <w:lastRenderedPageBreak/>
        <w:t>присутствующие смотрели на меня открыв рот. Я спустился и сказал: «Мы отправляемся в Гермаздераль!»</w:t>
      </w:r>
    </w:p>
    <w:p w:rsidR="005C5DCB" w:rsidRPr="007C4E64" w:rsidRDefault="005C5DCB" w:rsidP="005C5DCB">
      <w:pPr>
        <w:spacing w:after="120" w:line="240" w:lineRule="auto"/>
        <w:jc w:val="center"/>
        <w:rPr>
          <w:rFonts w:ascii="Truetypewriter PolyglOTT" w:hAnsi="Truetypewriter PolyglOTT" w:cs="Truetypewriter PolyglOTT"/>
          <w:b/>
          <w:sz w:val="32"/>
          <w:szCs w:val="24"/>
        </w:rPr>
      </w:pPr>
      <w:r w:rsidRPr="007C4E6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18.</w:t>
      </w:r>
      <w:r w:rsidRPr="007C4E64">
        <w:rPr>
          <w:rFonts w:ascii="Truetypewriter PolyglOTT" w:hAnsi="Truetypewriter PolyglOTT" w:cs="Truetypewriter PolyglOTT"/>
          <w:b/>
          <w:sz w:val="32"/>
          <w:szCs w:val="24"/>
        </w:rPr>
        <w:t>21</w:t>
      </w:r>
    </w:p>
    <w:p w:rsidR="005C5DCB" w:rsidRPr="007C4E64" w:rsidRDefault="005C5DCB" w:rsidP="005C5DCB">
      <w:pPr>
        <w:spacing w:after="120" w:line="240" w:lineRule="auto"/>
        <w:jc w:val="center"/>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Тёмные леса, тёмные болота.</w:t>
      </w:r>
    </w:p>
    <w:p w:rsidR="005C5DCB" w:rsidRPr="007C4E64" w:rsidRDefault="005C5DCB" w:rsidP="005C5DCB">
      <w:pPr>
        <w:spacing w:after="120" w:line="240" w:lineRule="auto"/>
        <w:jc w:val="center"/>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Наш ведьменский народ пройдёт невзгоды.</w:t>
      </w:r>
    </w:p>
    <w:p w:rsidR="005C5DCB" w:rsidRPr="007C4E64" w:rsidRDefault="005C5DCB" w:rsidP="005C5DCB">
      <w:pPr>
        <w:spacing w:after="120" w:line="240" w:lineRule="auto"/>
        <w:jc w:val="center"/>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Вы верим и скорбим, мы в сердце ожидаем</w:t>
      </w:r>
    </w:p>
    <w:p w:rsidR="005C5DCB" w:rsidRPr="007C4E64" w:rsidRDefault="005C5DCB" w:rsidP="005C5DCB">
      <w:pPr>
        <w:spacing w:after="120" w:line="240" w:lineRule="auto"/>
        <w:jc w:val="center"/>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Когда настанет день где нас освобождают.</w:t>
      </w:r>
    </w:p>
    <w:p w:rsidR="005C5DCB" w:rsidRPr="007C4E64" w:rsidRDefault="005C5DCB" w:rsidP="005C5DCB">
      <w:pPr>
        <w:spacing w:after="120" w:line="240" w:lineRule="auto"/>
        <w:jc w:val="center"/>
        <w:rPr>
          <w:rFonts w:ascii="Truetypewriter PolyglOTT" w:hAnsi="Truetypewriter PolyglOTT" w:cs="Truetypewriter PolyglOTT"/>
          <w:sz w:val="28"/>
          <w:szCs w:val="24"/>
        </w:rPr>
      </w:pPr>
    </w:p>
    <w:p w:rsidR="005C5DCB" w:rsidRPr="007C4E64" w:rsidRDefault="005C5DCB" w:rsidP="005C5DCB">
      <w:pPr>
        <w:spacing w:after="120" w:line="240" w:lineRule="auto"/>
        <w:jc w:val="center"/>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Мы жительницы тьмы, мы дети тёмных сил,</w:t>
      </w:r>
    </w:p>
    <w:p w:rsidR="005C5DCB" w:rsidRPr="007C4E64" w:rsidRDefault="005C5DCB" w:rsidP="005C5DCB">
      <w:pPr>
        <w:spacing w:after="120" w:line="240" w:lineRule="auto"/>
        <w:jc w:val="center"/>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Но есть один лишь маг, что свет в нас возродил.</w:t>
      </w:r>
    </w:p>
    <w:p w:rsidR="005C5DCB" w:rsidRPr="007C4E64" w:rsidRDefault="005C5DCB" w:rsidP="005C5DCB">
      <w:pPr>
        <w:spacing w:after="120" w:line="240" w:lineRule="auto"/>
        <w:jc w:val="center"/>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Все наши представленья, всё наше колдовство,</w:t>
      </w:r>
    </w:p>
    <w:p w:rsidR="005C5DCB" w:rsidRPr="007C4E64" w:rsidRDefault="005C5DCB" w:rsidP="005C5DCB">
      <w:pPr>
        <w:spacing w:after="120" w:line="240" w:lineRule="auto"/>
        <w:jc w:val="center"/>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 xml:space="preserve"> Идёт с времён тех давних, когда пришло «оно».</w:t>
      </w:r>
    </w:p>
    <w:p w:rsidR="005C5DCB" w:rsidRPr="007C4E64" w:rsidRDefault="005C5DCB" w:rsidP="005C5DCB">
      <w:pPr>
        <w:spacing w:after="120" w:line="240" w:lineRule="auto"/>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ab/>
        <w:t xml:space="preserve">Ирен напевала эту ведьменскую песню, а затем спросила: «Иосиф, зачем мы скачем в Гермаздераль?» Я ответил: «Скоро ты всё узнаешь». </w:t>
      </w:r>
    </w:p>
    <w:p w:rsidR="005C5DCB" w:rsidRPr="007C4E64" w:rsidRDefault="00D06A46" w:rsidP="005C5DCB">
      <w:pPr>
        <w:spacing w:after="120" w:line="240" w:lineRule="auto"/>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Мы прибыли на место и встали у</w:t>
      </w:r>
      <w:r w:rsidR="005C5DCB" w:rsidRPr="007C4E64">
        <w:rPr>
          <w:rFonts w:ascii="Truetypewriter PolyglOTT" w:hAnsi="Truetypewriter PolyglOTT" w:cs="Truetypewriter PolyglOTT"/>
          <w:sz w:val="28"/>
          <w:szCs w:val="24"/>
        </w:rPr>
        <w:t xml:space="preserve"> </w:t>
      </w:r>
      <w:r>
        <w:rPr>
          <w:rFonts w:ascii="Truetypewriter PolyglOTT" w:hAnsi="Truetypewriter PolyglOTT" w:cs="Truetypewriter PolyglOTT"/>
          <w:sz w:val="28"/>
          <w:szCs w:val="24"/>
        </w:rPr>
        <w:t xml:space="preserve">вторых </w:t>
      </w:r>
      <w:r w:rsidR="005C5DCB" w:rsidRPr="007C4E64">
        <w:rPr>
          <w:rFonts w:ascii="Truetypewriter PolyglOTT" w:hAnsi="Truetypewriter PolyglOTT" w:cs="Truetypewriter PolyglOTT"/>
          <w:sz w:val="28"/>
          <w:szCs w:val="24"/>
        </w:rPr>
        <w:t>ворот</w:t>
      </w:r>
      <w:r>
        <w:rPr>
          <w:rFonts w:ascii="Truetypewriter PolyglOTT" w:hAnsi="Truetypewriter PolyglOTT" w:cs="Truetypewriter PolyglOTT"/>
          <w:sz w:val="28"/>
          <w:szCs w:val="24"/>
        </w:rPr>
        <w:t>, но до того, как</w:t>
      </w:r>
      <w:r w:rsidR="005C5DCB" w:rsidRPr="007C4E64">
        <w:rPr>
          <w:rFonts w:ascii="Truetypewriter PolyglOTT" w:hAnsi="Truetypewriter PolyglOTT" w:cs="Truetypewriter PolyglOTT"/>
          <w:sz w:val="28"/>
          <w:szCs w:val="24"/>
        </w:rPr>
        <w:t xml:space="preserve"> я открыл их Исаак сказал: «Прежде чем вы войдёте, скажите друг другу правду! Как вы не замечаете, что любите друг друга. Только Иосиф боится очередного предательства со стороны женщин, а Ирен думает, что тот никак её не может простить!» </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Я оцепенел и Ирен тоже. Первым начал я: «Столько времени я живу, а женщины для меня больша</w:t>
      </w:r>
      <w:r w:rsidR="00D06A46">
        <w:rPr>
          <w:rFonts w:ascii="Truetypewriter PolyglOTT" w:hAnsi="Truetypewriter PolyglOTT" w:cs="Truetypewriter PolyglOTT"/>
          <w:sz w:val="28"/>
          <w:szCs w:val="24"/>
        </w:rPr>
        <w:t>я загадка. Если бы не те</w:t>
      </w:r>
      <w:r w:rsidRPr="007C4E64">
        <w:rPr>
          <w:rFonts w:ascii="Truetypewriter PolyglOTT" w:hAnsi="Truetypewriter PolyglOTT" w:cs="Truetypewriter PolyglOTT"/>
          <w:sz w:val="28"/>
          <w:szCs w:val="24"/>
        </w:rPr>
        <w:t>, что оставляли меня одного у порога церкви с двумя обручальными кольцами… Прости, Ирен». На глазах её я впервые увидел слёзы. Она бросилась ко мне в объятия и спросила: «Кольцо ведь обручальное?» Я улыбнулся и кивнул головой.</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Мы открыли двери в склеп. Там спали двенадцать магов. Я прочёл заклинание, показанное мне кристалло</w:t>
      </w:r>
      <w:r w:rsidR="00D06A46">
        <w:rPr>
          <w:rFonts w:ascii="Truetypewriter PolyglOTT" w:hAnsi="Truetypewriter PolyglOTT" w:cs="Truetypewriter PolyglOTT"/>
          <w:sz w:val="28"/>
          <w:szCs w:val="24"/>
        </w:rPr>
        <w:t>м</w:t>
      </w:r>
      <w:r w:rsidRPr="007C4E64">
        <w:rPr>
          <w:rFonts w:ascii="Truetypewriter PolyglOTT" w:hAnsi="Truetypewriter PolyglOTT" w:cs="Truetypewriter PolyglOTT"/>
          <w:sz w:val="28"/>
          <w:szCs w:val="24"/>
        </w:rPr>
        <w:t>, и маги проснулись. Двенадцать м</w:t>
      </w:r>
      <w:r w:rsidR="00D06A46">
        <w:rPr>
          <w:rFonts w:ascii="Truetypewriter PolyglOTT" w:hAnsi="Truetypewriter PolyglOTT" w:cs="Truetypewriter PolyglOTT"/>
          <w:sz w:val="28"/>
          <w:szCs w:val="24"/>
        </w:rPr>
        <w:t xml:space="preserve">агов, по три на каждую стихию, на каждое </w:t>
      </w:r>
      <w:r w:rsidRPr="007C4E64">
        <w:rPr>
          <w:rFonts w:ascii="Truetypewriter PolyglOTT" w:hAnsi="Truetypewriter PolyglOTT" w:cs="Truetypewriter PolyglOTT"/>
          <w:sz w:val="28"/>
          <w:szCs w:val="24"/>
        </w:rPr>
        <w:t>время года, по одному на каждый месяц.</w:t>
      </w:r>
      <w:r w:rsidR="00D06A46">
        <w:rPr>
          <w:rFonts w:ascii="Truetypewriter PolyglOTT" w:hAnsi="Truetypewriter PolyglOTT" w:cs="Truetypewriter PolyglOTT"/>
          <w:sz w:val="28"/>
          <w:szCs w:val="24"/>
        </w:rPr>
        <w:t xml:space="preserve"> Истинный символ магии замкнулся: Огонь, Воздух, Вода, Земля… А в центре – бесконечность…</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Маги подошли к нам с Ирен и произнесли: «Вы, король магов Иосиф и, вы, королева ведьм Ирен, мы вас очень д</w:t>
      </w:r>
      <w:r w:rsidR="00D06A46">
        <w:rPr>
          <w:rFonts w:ascii="Truetypewriter PolyglOTT" w:hAnsi="Truetypewriter PolyglOTT" w:cs="Truetypewriter PolyglOTT"/>
          <w:sz w:val="28"/>
          <w:szCs w:val="24"/>
        </w:rPr>
        <w:t>олго ждали. Мы полагаем, что вы</w:t>
      </w:r>
      <w:r w:rsidRPr="007C4E64">
        <w:rPr>
          <w:rFonts w:ascii="Truetypewriter PolyglOTT" w:hAnsi="Truetypewriter PolyglOTT" w:cs="Truetypewriter PolyglOTT"/>
          <w:sz w:val="28"/>
          <w:szCs w:val="24"/>
        </w:rPr>
        <w:t>, уже знакомы с понятием общей вселенной</w:t>
      </w:r>
      <w:r w:rsidR="00D06A46">
        <w:rPr>
          <w:rFonts w:ascii="Truetypewriter PolyglOTT" w:hAnsi="Truetypewriter PolyglOTT" w:cs="Truetypewriter PolyglOTT"/>
          <w:sz w:val="28"/>
          <w:szCs w:val="24"/>
        </w:rPr>
        <w:t xml:space="preserve">. Ведь Аутсайд ждёт нас… </w:t>
      </w:r>
      <w:r w:rsidRPr="007C4E64">
        <w:rPr>
          <w:rFonts w:ascii="Truetypewriter PolyglOTT" w:hAnsi="Truetypewriter PolyglOTT" w:cs="Truetypewriter PolyglOTT"/>
          <w:sz w:val="28"/>
          <w:szCs w:val="24"/>
        </w:rPr>
        <w:t>».</w:t>
      </w:r>
    </w:p>
    <w:p w:rsidR="005C5DCB" w:rsidRPr="00947C23" w:rsidRDefault="005C5DCB" w:rsidP="005C5DCB">
      <w:pPr>
        <w:spacing w:after="120" w:line="240" w:lineRule="auto"/>
        <w:ind w:firstLine="708"/>
        <w:jc w:val="both"/>
        <w:rPr>
          <w:rFonts w:ascii="Truetypewriter PolyglOTT" w:hAnsi="Truetypewriter PolyglOTT" w:cs="Truetypewriter PolyglOTT"/>
          <w:b/>
          <w:sz w:val="28"/>
          <w:szCs w:val="24"/>
        </w:rPr>
      </w:pPr>
      <w:r w:rsidRPr="007C4E64">
        <w:rPr>
          <w:rFonts w:ascii="Truetypewriter PolyglOTT" w:hAnsi="Truetypewriter PolyglOTT" w:cs="Truetypewriter PolyglOTT"/>
          <w:sz w:val="28"/>
          <w:szCs w:val="24"/>
        </w:rPr>
        <w:t>Я открыл портал</w:t>
      </w:r>
      <w:r w:rsidR="00D06A46">
        <w:rPr>
          <w:rFonts w:ascii="Truetypewriter PolyglOTT" w:hAnsi="Truetypewriter PolyglOTT" w:cs="Truetypewriter PolyglOTT"/>
          <w:sz w:val="28"/>
          <w:szCs w:val="24"/>
        </w:rPr>
        <w:t>,</w:t>
      </w:r>
      <w:r w:rsidRPr="007C4E64">
        <w:rPr>
          <w:rFonts w:ascii="Truetypewriter PolyglOTT" w:hAnsi="Truetypewriter PolyglOTT" w:cs="Truetypewriter PolyglOTT"/>
          <w:sz w:val="28"/>
          <w:szCs w:val="24"/>
        </w:rPr>
        <w:t xml:space="preserve"> туда прошли маги и Ирен. Я перед уходом создал для Филипа корону, подобную короне Эдв</w:t>
      </w:r>
      <w:r w:rsidR="00D06A46">
        <w:rPr>
          <w:rFonts w:ascii="Truetypewriter PolyglOTT" w:hAnsi="Truetypewriter PolyglOTT" w:cs="Truetypewriter PolyglOTT"/>
          <w:sz w:val="28"/>
          <w:szCs w:val="24"/>
        </w:rPr>
        <w:t>а</w:t>
      </w:r>
      <w:r w:rsidRPr="007C4E64">
        <w:rPr>
          <w:rFonts w:ascii="Truetypewriter PolyglOTT" w:hAnsi="Truetypewriter PolyglOTT" w:cs="Truetypewriter PolyglOTT"/>
          <w:sz w:val="28"/>
          <w:szCs w:val="24"/>
        </w:rPr>
        <w:t>рда. И дал наставление: «Исаак, спасибо тебе за всё, я думаю</w:t>
      </w:r>
      <w:r w:rsidR="00D06A46">
        <w:rPr>
          <w:rFonts w:ascii="Truetypewriter PolyglOTT" w:hAnsi="Truetypewriter PolyglOTT" w:cs="Truetypewriter PolyglOTT"/>
          <w:sz w:val="28"/>
          <w:szCs w:val="24"/>
        </w:rPr>
        <w:t>,</w:t>
      </w:r>
      <w:r w:rsidRPr="007C4E64">
        <w:rPr>
          <w:rFonts w:ascii="Truetypewriter PolyglOTT" w:hAnsi="Truetypewriter PolyglOTT" w:cs="Truetypewriter PolyglOTT"/>
          <w:sz w:val="28"/>
          <w:szCs w:val="24"/>
        </w:rPr>
        <w:t xml:space="preserve"> </w:t>
      </w:r>
      <w:r w:rsidR="00D06A46">
        <w:rPr>
          <w:rFonts w:ascii="Truetypewriter PolyglOTT" w:hAnsi="Truetypewriter PolyglOTT" w:cs="Truetypewriter PolyglOTT"/>
          <w:sz w:val="28"/>
          <w:szCs w:val="24"/>
        </w:rPr>
        <w:t>что ты хорошо присмотришь за этим миром, шли весточки, если будет нужно. Эдва</w:t>
      </w:r>
      <w:r w:rsidRPr="007C4E64">
        <w:rPr>
          <w:rFonts w:ascii="Truetypewriter PolyglOTT" w:hAnsi="Truetypewriter PolyglOTT" w:cs="Truetypewriter PolyglOTT"/>
          <w:sz w:val="28"/>
          <w:szCs w:val="24"/>
        </w:rPr>
        <w:t>рд и Филип, дерзайте, объедините королевства, для ваших детей я оставил две короны. Главное живите в мире</w:t>
      </w:r>
      <w:r w:rsidR="00D06A46">
        <w:rPr>
          <w:rFonts w:ascii="Truetypewriter PolyglOTT" w:hAnsi="Truetypewriter PolyglOTT" w:cs="Truetypewriter PolyglOTT"/>
          <w:sz w:val="28"/>
          <w:szCs w:val="24"/>
        </w:rPr>
        <w:t>…</w:t>
      </w:r>
      <w:r w:rsidRPr="007C4E64">
        <w:rPr>
          <w:rFonts w:ascii="Truetypewriter PolyglOTT" w:hAnsi="Truetypewriter PolyglOTT" w:cs="Truetypewriter PolyglOTT"/>
          <w:sz w:val="28"/>
          <w:szCs w:val="24"/>
        </w:rPr>
        <w:t>». Затем я вошёл в портал</w:t>
      </w:r>
      <w:r w:rsidR="00D06A46">
        <w:rPr>
          <w:rFonts w:ascii="Truetypewriter PolyglOTT" w:hAnsi="Truetypewriter PolyglOTT" w:cs="Truetypewriter PolyglOTT"/>
          <w:sz w:val="28"/>
          <w:szCs w:val="24"/>
        </w:rPr>
        <w:t>…</w:t>
      </w:r>
    </w:p>
    <w:p w:rsidR="005C5DCB" w:rsidRPr="00947C23" w:rsidRDefault="005C5DCB" w:rsidP="005C5DCB">
      <w:pPr>
        <w:spacing w:after="120" w:line="240" w:lineRule="auto"/>
        <w:ind w:firstLine="708"/>
        <w:jc w:val="both"/>
        <w:rPr>
          <w:rFonts w:ascii="Truetypewriter PolyglOTT" w:hAnsi="Truetypewriter PolyglOTT" w:cs="Truetypewriter PolyglOTT"/>
          <w:b/>
          <w:sz w:val="28"/>
          <w:szCs w:val="24"/>
        </w:rPr>
      </w:pPr>
      <w:r w:rsidRPr="00947C23">
        <w:rPr>
          <w:rFonts w:ascii="Truetypewriter PolyglOTT" w:hAnsi="Truetypewriter PolyglOTT" w:cs="Truetypewriter PolyglOTT"/>
          <w:b/>
          <w:sz w:val="28"/>
          <w:szCs w:val="24"/>
        </w:rPr>
        <w:t>*Си* -Ши, вот тот момент</w:t>
      </w:r>
      <w:r w:rsidR="00F24712">
        <w:rPr>
          <w:rFonts w:ascii="Truetypewriter PolyglOTT" w:hAnsi="Truetypewriter PolyglOTT" w:cs="Truetypewriter PolyglOTT"/>
          <w:b/>
          <w:sz w:val="28"/>
          <w:szCs w:val="24"/>
        </w:rPr>
        <w:t>,</w:t>
      </w:r>
      <w:r w:rsidRPr="00947C23">
        <w:rPr>
          <w:rFonts w:ascii="Truetypewriter PolyglOTT" w:hAnsi="Truetypewriter PolyglOTT" w:cs="Truetypewriter PolyglOTT"/>
          <w:b/>
          <w:sz w:val="28"/>
          <w:szCs w:val="24"/>
        </w:rPr>
        <w:t xml:space="preserve"> с помощью друга</w:t>
      </w:r>
    </w:p>
    <w:p w:rsidR="005C5DCB" w:rsidRPr="00947C23" w:rsidRDefault="005C5DCB" w:rsidP="005C5DCB">
      <w:pPr>
        <w:spacing w:after="120" w:line="240" w:lineRule="auto"/>
        <w:ind w:firstLine="708"/>
        <w:jc w:val="both"/>
        <w:rPr>
          <w:rFonts w:ascii="Truetypewriter PolyglOTT" w:hAnsi="Truetypewriter PolyglOTT" w:cs="Truetypewriter PolyglOTT"/>
          <w:b/>
          <w:sz w:val="28"/>
          <w:szCs w:val="24"/>
        </w:rPr>
      </w:pPr>
      <w:r w:rsidRPr="00947C23">
        <w:rPr>
          <w:rFonts w:ascii="Truetypewriter PolyglOTT" w:hAnsi="Truetypewriter PolyglOTT" w:cs="Truetypewriter PolyglOTT"/>
          <w:b/>
          <w:sz w:val="28"/>
          <w:szCs w:val="24"/>
        </w:rPr>
        <w:t>*Ши улыбнулся* -Я понял, Си</w:t>
      </w:r>
    </w:p>
    <w:p w:rsidR="005C5DCB" w:rsidRPr="007C4E64" w:rsidRDefault="005C5DCB" w:rsidP="005C5DCB">
      <w:pPr>
        <w:spacing w:after="120" w:line="240" w:lineRule="auto"/>
        <w:ind w:firstLine="708"/>
        <w:jc w:val="center"/>
        <w:rPr>
          <w:rFonts w:ascii="Truetypewriter PolyglOTT" w:hAnsi="Truetypewriter PolyglOTT" w:cs="Truetypewriter PolyglOTT"/>
          <w:b/>
          <w:sz w:val="32"/>
          <w:szCs w:val="24"/>
        </w:rPr>
      </w:pPr>
      <w:r w:rsidRPr="007C4E64">
        <w:rPr>
          <w:rFonts w:ascii="Truetypewriter PolyglOTT" w:hAnsi="Truetypewriter PolyglOTT" w:cs="Truetypewriter PolyglOTT"/>
          <w:b/>
          <w:sz w:val="32"/>
          <w:szCs w:val="24"/>
        </w:rPr>
        <w:lastRenderedPageBreak/>
        <w:t xml:space="preserve">Глава </w:t>
      </w:r>
      <w:r>
        <w:rPr>
          <w:rFonts w:ascii="Truetypewriter PolyglOTT" w:hAnsi="Truetypewriter PolyglOTT" w:cs="Truetypewriter PolyglOTT"/>
          <w:b/>
          <w:sz w:val="32"/>
          <w:szCs w:val="24"/>
        </w:rPr>
        <w:t>18.</w:t>
      </w:r>
      <w:r w:rsidRPr="007C4E64">
        <w:rPr>
          <w:rFonts w:ascii="Truetypewriter PolyglOTT" w:hAnsi="Truetypewriter PolyglOTT" w:cs="Truetypewriter PolyglOTT"/>
          <w:b/>
          <w:sz w:val="32"/>
          <w:szCs w:val="24"/>
        </w:rPr>
        <w:t xml:space="preserve">22. </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Ск</w:t>
      </w:r>
      <w:r w:rsidR="003F5D61">
        <w:rPr>
          <w:rFonts w:ascii="Truetypewriter PolyglOTT" w:hAnsi="Truetypewriter PolyglOTT" w:cs="Truetypewriter PolyglOTT"/>
          <w:sz w:val="28"/>
          <w:szCs w:val="24"/>
        </w:rPr>
        <w:t>олько времени с тех пор уже прошло я и</w:t>
      </w:r>
      <w:r w:rsidRPr="007C4E64">
        <w:rPr>
          <w:rFonts w:ascii="Truetypewriter PolyglOTT" w:hAnsi="Truetypewriter PolyglOTT" w:cs="Truetypewriter PolyglOTT"/>
          <w:sz w:val="28"/>
          <w:szCs w:val="24"/>
        </w:rPr>
        <w:t xml:space="preserve"> не знаю, здесь, в месте из которого можно попасть в любую вселенную и наблюдать за ней</w:t>
      </w:r>
      <w:r w:rsidR="003F5D61">
        <w:rPr>
          <w:rFonts w:ascii="Truetypewriter PolyglOTT" w:hAnsi="Truetypewriter PolyglOTT" w:cs="Truetypewriter PolyglOTT"/>
          <w:sz w:val="28"/>
          <w:szCs w:val="24"/>
        </w:rPr>
        <w:t xml:space="preserve"> время течёт иначе. Раз я король, то мне нужен и </w:t>
      </w:r>
      <w:r w:rsidRPr="007C4E64">
        <w:rPr>
          <w:rFonts w:ascii="Truetypewriter PolyglOTT" w:hAnsi="Truetypewriter PolyglOTT" w:cs="Truetypewriter PolyglOTT"/>
          <w:sz w:val="28"/>
          <w:szCs w:val="24"/>
        </w:rPr>
        <w:t>дворец</w:t>
      </w:r>
      <w:r w:rsidR="003F5D61">
        <w:rPr>
          <w:rFonts w:ascii="Truetypewriter PolyglOTT" w:hAnsi="Truetypewriter PolyglOTT" w:cs="Truetypewriter PolyglOTT"/>
          <w:sz w:val="28"/>
          <w:szCs w:val="24"/>
        </w:rPr>
        <w:t>. Аутсайд стал лучшим местом, чтобы его воздвигнуть</w:t>
      </w:r>
      <w:r w:rsidRPr="007C4E64">
        <w:rPr>
          <w:rFonts w:ascii="Truetypewriter PolyglOTT" w:hAnsi="Truetypewriter PolyglOTT" w:cs="Truetypewriter PolyglOTT"/>
          <w:sz w:val="28"/>
          <w:szCs w:val="24"/>
        </w:rPr>
        <w:t xml:space="preserve">. Мы с Ирен </w:t>
      </w:r>
      <w:r w:rsidR="003F5D61">
        <w:rPr>
          <w:rFonts w:ascii="Truetypewriter PolyglOTT" w:hAnsi="Truetypewriter PolyglOTT" w:cs="Truetypewriter PolyglOTT"/>
          <w:sz w:val="28"/>
          <w:szCs w:val="24"/>
        </w:rPr>
        <w:t>живём здесь. Муж и жена: король магов и королева ведьм… Н</w:t>
      </w:r>
      <w:r w:rsidRPr="007C4E64">
        <w:rPr>
          <w:rFonts w:ascii="Truetypewriter PolyglOTT" w:hAnsi="Truetypewriter PolyglOTT" w:cs="Truetypewriter PolyglOTT"/>
          <w:sz w:val="28"/>
          <w:szCs w:val="24"/>
        </w:rPr>
        <w:t xml:space="preserve">е даром говорят от любви до ненависти один шаг. </w:t>
      </w:r>
      <w:r w:rsidR="003F5D61">
        <w:rPr>
          <w:rFonts w:ascii="Truetypewriter PolyglOTT" w:hAnsi="Truetypewriter PolyglOTT" w:cs="Truetypewriter PolyglOTT"/>
          <w:sz w:val="28"/>
          <w:szCs w:val="24"/>
        </w:rPr>
        <w:t>Астра, моя дочь,</w:t>
      </w:r>
      <w:r w:rsidRPr="007C4E64">
        <w:rPr>
          <w:rFonts w:ascii="Truetypewriter PolyglOTT" w:hAnsi="Truetypewriter PolyglOTT" w:cs="Truetypewriter PolyglOTT"/>
          <w:sz w:val="28"/>
          <w:szCs w:val="24"/>
        </w:rPr>
        <w:t xml:space="preserve"> – нас</w:t>
      </w:r>
      <w:r w:rsidR="003F5D61">
        <w:rPr>
          <w:rFonts w:ascii="Truetypewriter PolyglOTT" w:hAnsi="Truetypewriter PolyglOTT" w:cs="Truetypewriter PolyglOTT"/>
          <w:sz w:val="28"/>
          <w:szCs w:val="24"/>
        </w:rPr>
        <w:t>лед</w:t>
      </w:r>
      <w:r w:rsidR="00D024BD">
        <w:rPr>
          <w:rFonts w:ascii="Truetypewriter PolyglOTT" w:hAnsi="Truetypewriter PolyglOTT" w:cs="Truetypewriter PolyglOTT"/>
          <w:sz w:val="28"/>
          <w:szCs w:val="24"/>
        </w:rPr>
        <w:t>ница престола. Рё, Га, Ты и Ио – близнецы, сильные маги, но не короли</w:t>
      </w:r>
      <w:r w:rsidRPr="007C4E64">
        <w:rPr>
          <w:rFonts w:ascii="Truetypewriter PolyglOTT" w:hAnsi="Truetypewriter PolyglOTT" w:cs="Truetypewriter PolyglOTT"/>
          <w:sz w:val="28"/>
          <w:szCs w:val="24"/>
        </w:rPr>
        <w:t xml:space="preserve">. </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Маги обрели покой и поселились в живописной вселенной,</w:t>
      </w:r>
      <w:r w:rsidR="00D024BD">
        <w:rPr>
          <w:rFonts w:ascii="Truetypewriter PolyglOTT" w:hAnsi="Truetypewriter PolyglOTT" w:cs="Truetypewriter PolyglOTT"/>
          <w:sz w:val="28"/>
          <w:szCs w:val="24"/>
        </w:rPr>
        <w:t xml:space="preserve"> а мы с Ирен, наблюдаем за Аутсайдом</w:t>
      </w:r>
      <w:r w:rsidRPr="007C4E64">
        <w:rPr>
          <w:rFonts w:ascii="Truetypewriter PolyglOTT" w:hAnsi="Truetypewriter PolyglOTT" w:cs="Truetypewriter PolyglOTT"/>
          <w:sz w:val="28"/>
          <w:szCs w:val="24"/>
        </w:rPr>
        <w:t>.</w:t>
      </w:r>
    </w:p>
    <w:p w:rsidR="005C5DCB" w:rsidRPr="004026BA" w:rsidRDefault="005C5DCB" w:rsidP="005C5DCB">
      <w:pPr>
        <w:spacing w:after="120" w:line="240" w:lineRule="auto"/>
        <w:ind w:firstLine="708"/>
        <w:jc w:val="both"/>
        <w:rPr>
          <w:rFonts w:ascii="Truetypewriter PolyglOTT" w:hAnsi="Truetypewriter PolyglOTT" w:cs="Truetypewriter PolyglOTT"/>
          <w:b/>
          <w:sz w:val="28"/>
          <w:szCs w:val="24"/>
        </w:rPr>
      </w:pPr>
      <w:r w:rsidRPr="007C4E64">
        <w:rPr>
          <w:rFonts w:ascii="Truetypewriter PolyglOTT" w:hAnsi="Truetypewriter PolyglOTT" w:cs="Truetypewriter PolyglOTT"/>
          <w:sz w:val="28"/>
          <w:szCs w:val="24"/>
        </w:rPr>
        <w:t xml:space="preserve">Это моя последняя запись. Я поступлю так: </w:t>
      </w:r>
      <w:r w:rsidR="003B1959">
        <w:rPr>
          <w:rFonts w:ascii="Truetypewriter PolyglOTT" w:hAnsi="Truetypewriter PolyglOTT" w:cs="Truetypewriter PolyglOTT"/>
          <w:sz w:val="28"/>
          <w:szCs w:val="24"/>
        </w:rPr>
        <w:t>как только я допишу этот абзац, то</w:t>
      </w:r>
      <w:r w:rsidRPr="007C4E64">
        <w:rPr>
          <w:rFonts w:ascii="Truetypewriter PolyglOTT" w:hAnsi="Truetypewriter PolyglOTT" w:cs="Truetypewriter PolyglOTT"/>
          <w:sz w:val="28"/>
          <w:szCs w:val="24"/>
        </w:rPr>
        <w:t xml:space="preserve"> выкину страницы книги в первую попавшуюся вселенную. Я даже не буду знать есть там маги или нет, и по какому пути пошла история. Надеюсь их хоть кто-нибудь найдёт…</w:t>
      </w:r>
    </w:p>
    <w:p w:rsidR="005C5DCB" w:rsidRPr="004026BA" w:rsidRDefault="005C5DCB" w:rsidP="005C5DCB">
      <w:pPr>
        <w:spacing w:after="120" w:line="240" w:lineRule="auto"/>
        <w:ind w:firstLine="708"/>
        <w:jc w:val="both"/>
        <w:rPr>
          <w:rFonts w:ascii="Truetypewriter PolyglOTT" w:hAnsi="Truetypewriter PolyglOTT" w:cs="Truetypewriter PolyglOTT"/>
          <w:b/>
          <w:sz w:val="28"/>
          <w:szCs w:val="24"/>
        </w:rPr>
      </w:pPr>
      <w:r w:rsidRPr="004026BA">
        <w:rPr>
          <w:rFonts w:ascii="Truetypewriter PolyglOTT" w:hAnsi="Truetypewriter PolyglOTT" w:cs="Truetypewriter PolyglOTT"/>
          <w:b/>
          <w:sz w:val="28"/>
          <w:szCs w:val="24"/>
        </w:rPr>
        <w:t>*Ши* -И всё, Эниси, ты уверен, что это не реальные страницы дневника</w:t>
      </w:r>
    </w:p>
    <w:p w:rsidR="005C5DCB" w:rsidRPr="004026BA" w:rsidRDefault="005C5DCB" w:rsidP="005C5DCB">
      <w:pPr>
        <w:spacing w:after="120" w:line="240" w:lineRule="auto"/>
        <w:ind w:firstLine="708"/>
        <w:jc w:val="both"/>
        <w:rPr>
          <w:rFonts w:ascii="Truetypewriter PolyglOTT" w:hAnsi="Truetypewriter PolyglOTT" w:cs="Truetypewriter PolyglOTT"/>
          <w:b/>
          <w:sz w:val="28"/>
          <w:szCs w:val="24"/>
        </w:rPr>
      </w:pPr>
      <w:r w:rsidRPr="004026BA">
        <w:rPr>
          <w:rFonts w:ascii="Truetypewriter PolyglOTT" w:hAnsi="Truetypewriter PolyglOTT" w:cs="Truetypewriter PolyglOTT"/>
          <w:b/>
          <w:sz w:val="28"/>
          <w:szCs w:val="24"/>
        </w:rPr>
        <w:t>*Эниси* -Более чем, это между прочем ещё не всё, есть ещё записки Ирен, они объясняют недосказанное</w:t>
      </w:r>
    </w:p>
    <w:p w:rsidR="005C5DCB" w:rsidRPr="007C4E64" w:rsidRDefault="005C5DCB" w:rsidP="005C5DCB">
      <w:pPr>
        <w:spacing w:after="120" w:line="240" w:lineRule="auto"/>
        <w:jc w:val="center"/>
        <w:rPr>
          <w:rFonts w:ascii="Truetypewriter PolyglOTT" w:hAnsi="Truetypewriter PolyglOTT" w:cs="Truetypewriter PolyglOTT"/>
          <w:b/>
          <w:sz w:val="32"/>
          <w:szCs w:val="24"/>
        </w:rPr>
      </w:pPr>
      <w:r w:rsidRPr="007C4E6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18.</w:t>
      </w:r>
      <w:r w:rsidRPr="007C4E64">
        <w:rPr>
          <w:rFonts w:ascii="Truetypewriter PolyglOTT" w:hAnsi="Truetypewriter PolyglOTT" w:cs="Truetypewriter PolyglOTT"/>
          <w:b/>
          <w:sz w:val="32"/>
          <w:szCs w:val="24"/>
        </w:rPr>
        <w:t>23</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Мой муж уехал в некоторый отпуск. Ох, Иосиф, ты молодец, что написал правду, но как всегда забыл объяснить почему всё есть такое, какое оно есть.</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 xml:space="preserve">Я думаю моё имя вам известно, я </w:t>
      </w:r>
      <w:r w:rsidR="003B1959">
        <w:rPr>
          <w:rFonts w:ascii="Truetypewriter PolyglOTT" w:hAnsi="Truetypewriter PolyglOTT" w:cs="Truetypewriter PolyglOTT"/>
          <w:sz w:val="28"/>
          <w:szCs w:val="24"/>
        </w:rPr>
        <w:t xml:space="preserve">- </w:t>
      </w:r>
      <w:r w:rsidRPr="007C4E64">
        <w:rPr>
          <w:rFonts w:ascii="Truetypewriter PolyglOTT" w:hAnsi="Truetypewriter PolyglOTT" w:cs="Truetypewriter PolyglOTT"/>
          <w:sz w:val="28"/>
          <w:szCs w:val="24"/>
        </w:rPr>
        <w:t>Ирен Прено, правда теперь уже Зелькстро, но сейчас не об этом.</w:t>
      </w:r>
    </w:p>
    <w:p w:rsidR="001F1091"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 xml:space="preserve">Я </w:t>
      </w:r>
      <w:r w:rsidR="003B1959">
        <w:rPr>
          <w:rFonts w:ascii="Truetypewriter PolyglOTT" w:hAnsi="Truetypewriter PolyglOTT" w:cs="Truetypewriter PolyglOTT"/>
          <w:sz w:val="28"/>
          <w:szCs w:val="24"/>
        </w:rPr>
        <w:t>начну объяснять из далека. В мире историй было четыре силы: маги, люди, ведьмы и драконы. Т</w:t>
      </w:r>
      <w:r w:rsidRPr="007C4E64">
        <w:rPr>
          <w:rFonts w:ascii="Truetypewriter PolyglOTT" w:hAnsi="Truetypewriter PolyglOTT" w:cs="Truetypewriter PolyglOTT"/>
          <w:sz w:val="28"/>
          <w:szCs w:val="24"/>
        </w:rPr>
        <w:t>ак вот, маги всегда обладали сильнейшей некромантической магией. К слову сказать</w:t>
      </w:r>
      <w:r w:rsidR="003B1959">
        <w:rPr>
          <w:rFonts w:ascii="Truetypewriter PolyglOTT" w:hAnsi="Truetypewriter PolyglOTT" w:cs="Truetypewriter PolyglOTT"/>
          <w:sz w:val="28"/>
          <w:szCs w:val="24"/>
        </w:rPr>
        <w:t>, те вещи, что Иосиф вручил Эдва</w:t>
      </w:r>
      <w:r w:rsidRPr="007C4E64">
        <w:rPr>
          <w:rFonts w:ascii="Truetypewriter PolyglOTT" w:hAnsi="Truetypewriter PolyglOTT" w:cs="Truetypewriter PolyglOTT"/>
          <w:sz w:val="28"/>
          <w:szCs w:val="24"/>
        </w:rPr>
        <w:t>рду, Филипу, их детям и Исааку, были как</w:t>
      </w:r>
      <w:r w:rsidR="003B1959">
        <w:rPr>
          <w:rFonts w:ascii="Truetypewriter PolyglOTT" w:hAnsi="Truetypewriter PolyglOTT" w:cs="Truetypewriter PolyglOTT"/>
          <w:sz w:val="28"/>
          <w:szCs w:val="24"/>
        </w:rPr>
        <w:t xml:space="preserve"> </w:t>
      </w:r>
      <w:r w:rsidRPr="007C4E64">
        <w:rPr>
          <w:rFonts w:ascii="Truetypewriter PolyglOTT" w:hAnsi="Truetypewriter PolyglOTT" w:cs="Truetypewriter PolyglOTT"/>
          <w:sz w:val="28"/>
          <w:szCs w:val="24"/>
        </w:rPr>
        <w:t>раз созданы некромантией. Маги всегда обучали ведьм этому искусству. Но однажды, за 100 лет до “</w:t>
      </w:r>
      <w:r w:rsidRPr="007C4E64">
        <w:rPr>
          <w:rFonts w:ascii="Truetypewriter PolyglOTT" w:hAnsi="Truetypewriter PolyglOTT" w:cs="Truetypewriter PolyglOTT"/>
          <w:sz w:val="28"/>
          <w:szCs w:val="24"/>
          <w:lang w:val="en-US"/>
        </w:rPr>
        <w:t>Cardinem</w:t>
      </w:r>
      <w:r w:rsidRPr="007C4E64">
        <w:rPr>
          <w:rFonts w:ascii="Truetypewriter PolyglOTT" w:hAnsi="Truetypewriter PolyglOTT" w:cs="Truetypewriter PolyglOTT"/>
          <w:sz w:val="28"/>
          <w:szCs w:val="24"/>
        </w:rPr>
        <w:t xml:space="preserve"> </w:t>
      </w:r>
      <w:r w:rsidRPr="007C4E64">
        <w:rPr>
          <w:rFonts w:ascii="Truetypewriter PolyglOTT" w:hAnsi="Truetypewriter PolyglOTT" w:cs="Truetypewriter PolyglOTT"/>
          <w:sz w:val="28"/>
          <w:szCs w:val="24"/>
          <w:lang w:val="en-US"/>
        </w:rPr>
        <w:t>vitae</w:t>
      </w:r>
      <w:r w:rsidRPr="007C4E64">
        <w:rPr>
          <w:rFonts w:ascii="Truetypewriter PolyglOTT" w:hAnsi="Truetypewriter PolyglOTT" w:cs="Truetypewriter PolyglOTT"/>
          <w:sz w:val="28"/>
          <w:szCs w:val="24"/>
        </w:rPr>
        <w:t xml:space="preserve">” (нахождения кристалла Иосифом), </w:t>
      </w:r>
      <w:r w:rsidR="003B1959">
        <w:rPr>
          <w:rFonts w:ascii="Truetypewriter PolyglOTT" w:hAnsi="Truetypewriter PolyglOTT" w:cs="Truetypewriter PolyglOTT"/>
          <w:sz w:val="28"/>
          <w:szCs w:val="24"/>
        </w:rPr>
        <w:t>случилась великая война, ставшая последней главой в истории драконов</w:t>
      </w:r>
      <w:r w:rsidRPr="007C4E64">
        <w:rPr>
          <w:rFonts w:ascii="Truetypewriter PolyglOTT" w:hAnsi="Truetypewriter PolyglOTT" w:cs="Truetypewriter PolyglOTT"/>
          <w:sz w:val="28"/>
          <w:szCs w:val="24"/>
        </w:rPr>
        <w:t>. Моя мать Шру Прено, так же, как и я, коро</w:t>
      </w:r>
      <w:r w:rsidR="001F1091">
        <w:rPr>
          <w:rFonts w:ascii="Truetypewriter PolyglOTT" w:hAnsi="Truetypewriter PolyglOTT" w:cs="Truetypewriter PolyglOTT"/>
          <w:sz w:val="28"/>
          <w:szCs w:val="24"/>
        </w:rPr>
        <w:t>лева ведьм, объявила войну драконам, драконы</w:t>
      </w:r>
      <w:r w:rsidR="003B1959">
        <w:rPr>
          <w:rFonts w:ascii="Truetypewriter PolyglOTT" w:hAnsi="Truetypewriter PolyglOTT" w:cs="Truetypewriter PolyglOTT"/>
          <w:sz w:val="28"/>
          <w:szCs w:val="24"/>
        </w:rPr>
        <w:t xml:space="preserve"> –</w:t>
      </w:r>
      <w:r w:rsidR="001F1091">
        <w:rPr>
          <w:rFonts w:ascii="Truetypewriter PolyglOTT" w:hAnsi="Truetypewriter PolyglOTT" w:cs="Truetypewriter PolyglOTT"/>
          <w:sz w:val="28"/>
          <w:szCs w:val="24"/>
        </w:rPr>
        <w:t xml:space="preserve"> людям, люди</w:t>
      </w:r>
      <w:r w:rsidR="003B1959">
        <w:rPr>
          <w:rFonts w:ascii="Truetypewriter PolyglOTT" w:hAnsi="Truetypewriter PolyglOTT" w:cs="Truetypewriter PolyglOTT"/>
          <w:sz w:val="28"/>
          <w:szCs w:val="24"/>
        </w:rPr>
        <w:t xml:space="preserve"> –</w:t>
      </w:r>
      <w:r w:rsidR="001F1091">
        <w:rPr>
          <w:rFonts w:ascii="Truetypewriter PolyglOTT" w:hAnsi="Truetypewriter PolyglOTT" w:cs="Truetypewriter PolyglOTT"/>
          <w:sz w:val="28"/>
          <w:szCs w:val="24"/>
        </w:rPr>
        <w:t xml:space="preserve"> магам</w:t>
      </w:r>
      <w:r w:rsidR="003B1959">
        <w:rPr>
          <w:rFonts w:ascii="Truetypewriter PolyglOTT" w:hAnsi="Truetypewriter PolyglOTT" w:cs="Truetypewriter PolyglOTT"/>
          <w:sz w:val="28"/>
          <w:szCs w:val="24"/>
        </w:rPr>
        <w:t>,</w:t>
      </w:r>
      <w:r w:rsidR="001F1091">
        <w:rPr>
          <w:rFonts w:ascii="Truetypewriter PolyglOTT" w:hAnsi="Truetypewriter PolyglOTT" w:cs="Truetypewriter PolyglOTT"/>
          <w:sz w:val="28"/>
          <w:szCs w:val="24"/>
        </w:rPr>
        <w:t xml:space="preserve"> а маги</w:t>
      </w:r>
      <w:r w:rsidR="003B1959">
        <w:rPr>
          <w:rFonts w:ascii="Truetypewriter PolyglOTT" w:hAnsi="Truetypewriter PolyglOTT" w:cs="Truetypewriter PolyglOTT"/>
          <w:sz w:val="28"/>
          <w:szCs w:val="24"/>
        </w:rPr>
        <w:t xml:space="preserve"> - нам</w:t>
      </w:r>
      <w:r w:rsidRPr="007C4E64">
        <w:rPr>
          <w:rFonts w:ascii="Truetypewriter PolyglOTT" w:hAnsi="Truetypewriter PolyglOTT" w:cs="Truetypewriter PolyglOTT"/>
          <w:sz w:val="28"/>
          <w:szCs w:val="24"/>
        </w:rPr>
        <w:t xml:space="preserve">. Война в последствии продлилась до столкновения Имертера с Рортельером, но об этом вы уже знаете. </w:t>
      </w:r>
    </w:p>
    <w:p w:rsidR="003B1959"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Мы подписали мирный пакт, после того, как я была посажена в темницу замка. Я младше Иосифа ровно на 14 лет, более того</w:t>
      </w:r>
      <w:r w:rsidR="001F1091">
        <w:rPr>
          <w:rFonts w:ascii="Truetypewriter PolyglOTT" w:hAnsi="Truetypewriter PolyglOTT" w:cs="Truetypewriter PolyglOTT"/>
          <w:sz w:val="28"/>
          <w:szCs w:val="24"/>
        </w:rPr>
        <w:t>,</w:t>
      </w:r>
      <w:r w:rsidRPr="007C4E64">
        <w:rPr>
          <w:rFonts w:ascii="Truetypewriter PolyglOTT" w:hAnsi="Truetypewriter PolyglOTT" w:cs="Truetypewriter PolyglOTT"/>
          <w:sz w:val="28"/>
          <w:szCs w:val="24"/>
        </w:rPr>
        <w:t xml:space="preserve"> я родилась в тот день, когда он нашёл кристалл. Через год моя мать была убита магами. Началось моё правление. </w:t>
      </w:r>
    </w:p>
    <w:p w:rsidR="005C5DCB" w:rsidRPr="007C4E64" w:rsidRDefault="005C5DCB" w:rsidP="001F1091">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До восемнадцати лет вместе со м</w:t>
      </w:r>
      <w:r w:rsidR="001F1091">
        <w:rPr>
          <w:rFonts w:ascii="Truetypewriter PolyglOTT" w:hAnsi="Truetypewriter PolyglOTT" w:cs="Truetypewriter PolyglOTT"/>
          <w:sz w:val="28"/>
          <w:szCs w:val="24"/>
        </w:rPr>
        <w:t xml:space="preserve">ной правили регенты: «Совет двенадцати». </w:t>
      </w:r>
      <w:r w:rsidRPr="007C4E64">
        <w:rPr>
          <w:rFonts w:ascii="Truetypewriter PolyglOTT" w:hAnsi="Truetypewriter PolyglOTT" w:cs="Truetypewriter PolyglOTT"/>
          <w:sz w:val="28"/>
          <w:szCs w:val="24"/>
        </w:rPr>
        <w:t>Во время правления совет подготовил для меня ловушку, они издали указ, что до их смерти война магов и ведьм не будет прекращена, как вы знаете Иосиф решил эту проблему.</w:t>
      </w:r>
    </w:p>
    <w:p w:rsidR="005C5DCB" w:rsidRPr="007C4E64" w:rsidRDefault="005C5DCB" w:rsidP="005C5DCB">
      <w:pPr>
        <w:spacing w:after="120" w:line="240" w:lineRule="auto"/>
        <w:ind w:firstLine="708"/>
        <w:jc w:val="center"/>
        <w:rPr>
          <w:rFonts w:ascii="Truetypewriter PolyglOTT" w:hAnsi="Truetypewriter PolyglOTT" w:cs="Truetypewriter PolyglOTT"/>
          <w:b/>
          <w:sz w:val="32"/>
          <w:szCs w:val="28"/>
        </w:rPr>
      </w:pPr>
      <w:r w:rsidRPr="007C4E64">
        <w:rPr>
          <w:rFonts w:ascii="Truetypewriter PolyglOTT" w:hAnsi="Truetypewriter PolyglOTT" w:cs="Truetypewriter PolyglOTT"/>
          <w:b/>
          <w:sz w:val="32"/>
          <w:szCs w:val="28"/>
        </w:rPr>
        <w:t xml:space="preserve">Глава </w:t>
      </w:r>
      <w:r>
        <w:rPr>
          <w:rFonts w:ascii="Truetypewriter PolyglOTT" w:hAnsi="Truetypewriter PolyglOTT" w:cs="Truetypewriter PolyglOTT"/>
          <w:b/>
          <w:sz w:val="32"/>
          <w:szCs w:val="28"/>
        </w:rPr>
        <w:t>18.</w:t>
      </w:r>
      <w:r w:rsidRPr="007C4E64">
        <w:rPr>
          <w:rFonts w:ascii="Truetypewriter PolyglOTT" w:hAnsi="Truetypewriter PolyglOTT" w:cs="Truetypewriter PolyglOTT"/>
          <w:b/>
          <w:sz w:val="32"/>
          <w:szCs w:val="28"/>
        </w:rPr>
        <w:t>24</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lastRenderedPageBreak/>
        <w:t>Далее я думаю поподробнее объяснить каким образом мы оказались в Гермаздерале.</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Самое интересное, что на меня так же, как и на Иосифа, не воздействует горденизит. Поэтому я и отправилась в эти горы. Блуждая по ним, я наткнулась на совет, те вели себя так, будто знали больше моего. Оно так и было. Обнаружив меня, они встрепенулись. Я ока</w:t>
      </w:r>
      <w:r w:rsidR="001F1091">
        <w:rPr>
          <w:rFonts w:ascii="Truetypewriter PolyglOTT" w:hAnsi="Truetypewriter PolyglOTT" w:cs="Truetypewriter PolyglOTT"/>
          <w:sz w:val="28"/>
          <w:szCs w:val="24"/>
        </w:rPr>
        <w:t>залась связана и двигалась в непонятном для себ</w:t>
      </w:r>
      <w:r w:rsidRPr="007C4E64">
        <w:rPr>
          <w:rFonts w:ascii="Truetypewriter PolyglOTT" w:hAnsi="Truetypewriter PolyglOTT" w:cs="Truetypewriter PolyglOTT"/>
          <w:sz w:val="28"/>
          <w:szCs w:val="24"/>
        </w:rPr>
        <w:t>я направлении.</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 xml:space="preserve">Мы подошли к крутой лестнице и увидели высоко-высоко приземляющихся магов. </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 xml:space="preserve">«Вот он, момент которого я так ждала» - сказала главная из них. Мы поднялись. За несколько метров от входа они развязали меня. В пещере некого не было, по крайней мере мы так думали. Ведьмы зажгли факела. Предо мной была старинная дверь. Одна из совета начала читать заклинания, написанные на стенах. Я не могу передать тех чувств, т.к. этот акцент было невозможно слушать. </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В этот момент я посмотрела назад. И увидела Снимающего с себя заклятие мага. Я, думаю, что он хочет нас убить, почти успела создать защитное заклинание, но тот открыл под нами портал.</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 xml:space="preserve">Я очнулась раньше остальных ведьм и по вывеске поняла, что мы </w:t>
      </w:r>
      <w:r w:rsidR="001D4A34">
        <w:rPr>
          <w:rFonts w:ascii="Truetypewriter PolyglOTT" w:hAnsi="Truetypewriter PolyglOTT" w:cs="Truetypewriter PolyglOTT"/>
          <w:sz w:val="28"/>
          <w:szCs w:val="24"/>
        </w:rPr>
        <w:t xml:space="preserve">в </w:t>
      </w:r>
      <w:r w:rsidRPr="007C4E64">
        <w:rPr>
          <w:rFonts w:ascii="Truetypewriter PolyglOTT" w:hAnsi="Truetypewriter PolyglOTT" w:cs="Truetypewriter PolyglOTT"/>
          <w:sz w:val="28"/>
          <w:szCs w:val="24"/>
        </w:rPr>
        <w:t>Рортельере. Т.к. я предполагала, что ведьмы заставят Рортерьер атаковать Имертер. Я пришла к королю и спрятала его, а сама приняла его облик, далее нужно было лишь подыграть совету, что на меня подействовало зелье.</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Ведьмы ушли с атакой, ну а дальше меня нашёл Исаак.</w:t>
      </w:r>
    </w:p>
    <w:p w:rsidR="005C5DCB" w:rsidRPr="007C4E64" w:rsidRDefault="005C5DCB" w:rsidP="005C5DCB">
      <w:pPr>
        <w:spacing w:after="120" w:line="240" w:lineRule="auto"/>
        <w:ind w:firstLine="708"/>
        <w:jc w:val="center"/>
        <w:rPr>
          <w:rFonts w:ascii="Truetypewriter PolyglOTT" w:hAnsi="Truetypewriter PolyglOTT" w:cs="Truetypewriter PolyglOTT"/>
          <w:b/>
          <w:sz w:val="32"/>
          <w:szCs w:val="24"/>
        </w:rPr>
      </w:pPr>
      <w:r w:rsidRPr="007C4E64">
        <w:rPr>
          <w:rFonts w:ascii="Truetypewriter PolyglOTT" w:hAnsi="Truetypewriter PolyglOTT" w:cs="Truetypewriter PolyglOTT"/>
          <w:b/>
          <w:sz w:val="32"/>
          <w:szCs w:val="24"/>
        </w:rPr>
        <w:t xml:space="preserve">Глава </w:t>
      </w:r>
      <w:r>
        <w:rPr>
          <w:rFonts w:ascii="Truetypewriter PolyglOTT" w:hAnsi="Truetypewriter PolyglOTT" w:cs="Truetypewriter PolyglOTT"/>
          <w:b/>
          <w:sz w:val="32"/>
          <w:szCs w:val="24"/>
        </w:rPr>
        <w:t>18.</w:t>
      </w:r>
      <w:r w:rsidRPr="007C4E64">
        <w:rPr>
          <w:rFonts w:ascii="Truetypewriter PolyglOTT" w:hAnsi="Truetypewriter PolyglOTT" w:cs="Truetypewriter PolyglOTT"/>
          <w:b/>
          <w:sz w:val="32"/>
          <w:szCs w:val="24"/>
        </w:rPr>
        <w:t>25</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В тот раз мне хватило одного лишь взгляда, что б полюбить Иосифа, он скорее всего тоже полюбил меня, но виду не подал. Иосиф вообще тот человек, кто видит чувства других, но свои чувства скрывает и старается их всячески избегать.</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Ладно… После моей поимки и подписания перемирия. Ко мне подошёл Иосиф, он говорил жёстко и напористо, хотя в его словах и была нотка любви. Когда</w:t>
      </w:r>
      <w:r w:rsidR="00CD00A5">
        <w:rPr>
          <w:rFonts w:ascii="Truetypewriter PolyglOTT" w:hAnsi="Truetypewriter PolyglOTT" w:cs="Truetypewriter PolyglOTT"/>
          <w:sz w:val="28"/>
          <w:szCs w:val="24"/>
        </w:rPr>
        <w:t xml:space="preserve"> же маг начал предлагать мне кольцо</w:t>
      </w:r>
      <w:r w:rsidRPr="007C4E64">
        <w:rPr>
          <w:rFonts w:ascii="Truetypewriter PolyglOTT" w:hAnsi="Truetypewriter PolyglOTT" w:cs="Truetypewriter PolyglOTT"/>
          <w:sz w:val="28"/>
          <w:szCs w:val="24"/>
        </w:rPr>
        <w:t>, я решила подыграть ему. Что касательно книги, то она была когда-то отдана нашей королевской семье.</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Мы пошли в подземелье,</w:t>
      </w:r>
      <w:r w:rsidR="00CD00A5">
        <w:rPr>
          <w:rFonts w:ascii="Truetypewriter PolyglOTT" w:hAnsi="Truetypewriter PolyglOTT" w:cs="Truetypewriter PolyglOTT"/>
          <w:sz w:val="28"/>
          <w:szCs w:val="24"/>
        </w:rPr>
        <w:t xml:space="preserve"> и</w:t>
      </w:r>
      <w:r w:rsidRPr="007C4E64">
        <w:rPr>
          <w:rFonts w:ascii="Truetypewriter PolyglOTT" w:hAnsi="Truetypewriter PolyglOTT" w:cs="Truetypewriter PolyglOTT"/>
          <w:sz w:val="28"/>
          <w:szCs w:val="24"/>
        </w:rPr>
        <w:t xml:space="preserve"> я решила проверить знание Иосифом древне-друидского языка. </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 xml:space="preserve">Тут произошло то, о чём никто не мог знать, нас атаковали </w:t>
      </w:r>
      <w:r w:rsidR="00CD00A5">
        <w:rPr>
          <w:rFonts w:ascii="Truetypewriter PolyglOTT" w:hAnsi="Truetypewriter PolyglOTT" w:cs="Truetypewriter PolyglOTT"/>
          <w:sz w:val="28"/>
          <w:szCs w:val="24"/>
        </w:rPr>
        <w:t>драконы. После этого Иосиф досто</w:t>
      </w:r>
      <w:r w:rsidRPr="007C4E64">
        <w:rPr>
          <w:rFonts w:ascii="Truetypewriter PolyglOTT" w:hAnsi="Truetypewriter PolyglOTT" w:cs="Truetypewriter PolyglOTT"/>
          <w:sz w:val="28"/>
          <w:szCs w:val="24"/>
        </w:rPr>
        <w:t>верно описывает, то что происходило.</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 xml:space="preserve">Надо бы мне рассказать про посох Иосифа, ну или же посох пяти стихий, это крайне сильный артефакт, но он скорее нужен был мне, чем Иосифу, этот посох давал </w:t>
      </w:r>
      <w:r w:rsidR="00CD00A5">
        <w:rPr>
          <w:rFonts w:ascii="Truetypewriter PolyglOTT" w:hAnsi="Truetypewriter PolyglOTT" w:cs="Truetypewriter PolyglOTT"/>
          <w:sz w:val="28"/>
          <w:szCs w:val="24"/>
        </w:rPr>
        <w:t>владельцу близкие к силам Короля магов</w:t>
      </w:r>
      <w:r w:rsidRPr="007C4E64">
        <w:rPr>
          <w:rFonts w:ascii="Truetypewriter PolyglOTT" w:hAnsi="Truetypewriter PolyglOTT" w:cs="Truetypewriter PolyglOTT"/>
          <w:sz w:val="28"/>
          <w:szCs w:val="24"/>
        </w:rPr>
        <w:t xml:space="preserve"> силы. Про</w:t>
      </w:r>
      <w:r w:rsidR="00CD00A5">
        <w:rPr>
          <w:rFonts w:ascii="Truetypewriter PolyglOTT" w:hAnsi="Truetypewriter PolyglOTT" w:cs="Truetypewriter PolyglOTT"/>
          <w:sz w:val="28"/>
          <w:szCs w:val="24"/>
        </w:rPr>
        <w:t xml:space="preserve"> посох я немного приврала, что</w:t>
      </w:r>
      <w:r w:rsidRPr="007C4E64">
        <w:rPr>
          <w:rFonts w:ascii="Truetypewriter PolyglOTT" w:hAnsi="Truetypewriter PolyglOTT" w:cs="Truetypewriter PolyglOTT"/>
          <w:sz w:val="28"/>
          <w:szCs w:val="24"/>
        </w:rPr>
        <w:t>б</w:t>
      </w:r>
      <w:r w:rsidR="00CD00A5">
        <w:rPr>
          <w:rFonts w:ascii="Truetypewriter PolyglOTT" w:hAnsi="Truetypewriter PolyglOTT" w:cs="Truetypewriter PolyglOTT"/>
          <w:sz w:val="28"/>
          <w:szCs w:val="24"/>
        </w:rPr>
        <w:t>ы Иосиф не пытался убить меня,</w:t>
      </w:r>
      <w:r w:rsidRPr="007C4E64">
        <w:rPr>
          <w:rFonts w:ascii="Truetypewriter PolyglOTT" w:hAnsi="Truetypewriter PolyglOTT" w:cs="Truetypewriter PolyglOTT"/>
          <w:sz w:val="28"/>
          <w:szCs w:val="24"/>
        </w:rPr>
        <w:t xml:space="preserve"> при первом спуске в подземелья.</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Про историю с тёмным магом мой муж уже рассказал.</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lastRenderedPageBreak/>
        <w:t xml:space="preserve">Далее мы решили отправиться в то место, откуда всё и началось, и не зря… Я лишь вижу смысл объяснить подробнее про двенадцать древних магов, а остальное вам уже известно. </w:t>
      </w:r>
    </w:p>
    <w:p w:rsidR="005C5DCB" w:rsidRPr="007C4E64" w:rsidRDefault="00CD00A5" w:rsidP="005C5DCB">
      <w:pPr>
        <w:spacing w:after="120" w:line="240" w:lineRule="auto"/>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Сначала был они, Хранитель Света и Хранитель Тьмы, ну или же первые</w:t>
      </w:r>
      <w:r w:rsidR="005C5DCB" w:rsidRPr="007C4E64">
        <w:rPr>
          <w:rFonts w:ascii="Truetypewriter PolyglOTT" w:hAnsi="Truetypewriter PolyglOTT" w:cs="Truetypewriter PolyglOTT"/>
          <w:sz w:val="28"/>
          <w:szCs w:val="24"/>
        </w:rPr>
        <w:t xml:space="preserve"> король магов. Он</w:t>
      </w:r>
      <w:r>
        <w:rPr>
          <w:rFonts w:ascii="Truetypewriter PolyglOTT" w:hAnsi="Truetypewriter PolyglOTT" w:cs="Truetypewriter PolyglOTT"/>
          <w:sz w:val="28"/>
          <w:szCs w:val="24"/>
        </w:rPr>
        <w:t>и</w:t>
      </w:r>
      <w:r w:rsidR="005C5DCB" w:rsidRPr="007C4E64">
        <w:rPr>
          <w:rFonts w:ascii="Truetypewriter PolyglOTT" w:hAnsi="Truetypewriter PolyglOTT" w:cs="Truetypewriter PolyglOTT"/>
          <w:sz w:val="28"/>
          <w:szCs w:val="24"/>
        </w:rPr>
        <w:t xml:space="preserve"> со</w:t>
      </w:r>
      <w:r>
        <w:rPr>
          <w:rFonts w:ascii="Truetypewriter PolyglOTT" w:hAnsi="Truetypewriter PolyglOTT" w:cs="Truetypewriter PolyglOTT"/>
          <w:sz w:val="28"/>
          <w:szCs w:val="24"/>
        </w:rPr>
        <w:t>здали</w:t>
      </w:r>
      <w:r w:rsidR="005C5DCB" w:rsidRPr="007C4E64">
        <w:rPr>
          <w:rFonts w:ascii="Truetypewriter PolyglOTT" w:hAnsi="Truetypewriter PolyglOTT" w:cs="Truetypewriter PolyglOTT"/>
          <w:sz w:val="28"/>
          <w:szCs w:val="24"/>
        </w:rPr>
        <w:t xml:space="preserve"> </w:t>
      </w:r>
      <w:r>
        <w:rPr>
          <w:rFonts w:ascii="Truetypewriter PolyglOTT" w:hAnsi="Truetypewriter PolyglOTT" w:cs="Truetypewriter PolyglOTT"/>
          <w:sz w:val="28"/>
          <w:szCs w:val="24"/>
        </w:rPr>
        <w:t>Кронаутсайд. А наш Аутсайд стал его частью. Также</w:t>
      </w:r>
      <w:r w:rsidR="005C5DCB" w:rsidRPr="007C4E64">
        <w:rPr>
          <w:rFonts w:ascii="Truetypewriter PolyglOTT" w:hAnsi="Truetypewriter PolyglOTT" w:cs="Truetypewriter PolyglOTT"/>
          <w:sz w:val="28"/>
          <w:szCs w:val="24"/>
        </w:rPr>
        <w:t>,</w:t>
      </w:r>
      <w:r>
        <w:rPr>
          <w:rFonts w:ascii="Truetypewriter PolyglOTT" w:hAnsi="Truetypewriter PolyglOTT" w:cs="Truetypewriter PolyglOTT"/>
          <w:sz w:val="28"/>
          <w:szCs w:val="24"/>
        </w:rPr>
        <w:t xml:space="preserve"> как и</w:t>
      </w:r>
      <w:r w:rsidR="005C5DCB" w:rsidRPr="007C4E64">
        <w:rPr>
          <w:rFonts w:ascii="Truetypewriter PolyglOTT" w:hAnsi="Truetypewriter PolyglOTT" w:cs="Truetypewriter PolyglOTT"/>
          <w:sz w:val="28"/>
          <w:szCs w:val="24"/>
        </w:rPr>
        <w:t xml:space="preserve"> кристалл отвечающий за пятый элемент магии - бесконечность (самый важный элемент), десять первородных вселе</w:t>
      </w:r>
      <w:r>
        <w:rPr>
          <w:rFonts w:ascii="Truetypewriter PolyglOTT" w:hAnsi="Truetypewriter PolyglOTT" w:cs="Truetypewriter PolyglOTT"/>
          <w:sz w:val="28"/>
          <w:szCs w:val="24"/>
        </w:rPr>
        <w:t>нных и двенадцать магов (четыре мага воды, четыре воздуха, четыре</w:t>
      </w:r>
      <w:r w:rsidR="005C5DCB" w:rsidRPr="007C4E64">
        <w:rPr>
          <w:rFonts w:ascii="Truetypewriter PolyglOTT" w:hAnsi="Truetypewriter PolyglOTT" w:cs="Truetypewriter PolyglOTT"/>
          <w:sz w:val="28"/>
          <w:szCs w:val="24"/>
        </w:rPr>
        <w:t xml:space="preserve"> огня и чет</w:t>
      </w:r>
      <w:r>
        <w:rPr>
          <w:rFonts w:ascii="Truetypewriter PolyglOTT" w:hAnsi="Truetypewriter PolyglOTT" w:cs="Truetypewriter PolyglOTT"/>
          <w:sz w:val="28"/>
          <w:szCs w:val="24"/>
        </w:rPr>
        <w:t>ыре земли).</w:t>
      </w:r>
      <w:r w:rsidR="005C5DCB" w:rsidRPr="007C4E64">
        <w:rPr>
          <w:rFonts w:ascii="Truetypewriter PolyglOTT" w:hAnsi="Truetypewriter PolyglOTT" w:cs="Truetypewriter PolyglOTT"/>
          <w:sz w:val="28"/>
          <w:szCs w:val="24"/>
        </w:rPr>
        <w:t xml:space="preserve"> Двенадцать магов заполнили мульти вселенную и создали пророчество «О новом короле и его королеве» - это я и Иосиф. </w:t>
      </w:r>
    </w:p>
    <w:p w:rsidR="005C5DCB" w:rsidRPr="007C4E64"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 xml:space="preserve">После того, как они всё сделали они отправились в </w:t>
      </w:r>
      <w:r w:rsidR="007B5A88">
        <w:rPr>
          <w:rFonts w:ascii="Truetypewriter PolyglOTT" w:hAnsi="Truetypewriter PolyglOTT" w:cs="Truetypewriter PolyglOTT"/>
          <w:sz w:val="28"/>
          <w:szCs w:val="24"/>
        </w:rPr>
        <w:t xml:space="preserve">мир Исотрий, в </w:t>
      </w:r>
      <w:r w:rsidRPr="007C4E64">
        <w:rPr>
          <w:rFonts w:ascii="Truetypewriter PolyglOTT" w:hAnsi="Truetypewriter PolyglOTT" w:cs="Truetypewriter PolyglOTT"/>
          <w:sz w:val="28"/>
          <w:szCs w:val="24"/>
        </w:rPr>
        <w:t>Гермездраль до тех пор, пока не родиться новый король. Когда мы зашли в их обитель, они проснулись, и тут мне стало ясно что пятый элемент объединяет четыре стихии и даёт возможность знать практически всё…</w:t>
      </w:r>
    </w:p>
    <w:p w:rsidR="005C5DCB" w:rsidRDefault="005C5DCB" w:rsidP="005C5DCB">
      <w:pPr>
        <w:spacing w:after="120" w:line="240" w:lineRule="auto"/>
        <w:ind w:firstLine="708"/>
        <w:jc w:val="both"/>
        <w:rPr>
          <w:rFonts w:ascii="Truetypewriter PolyglOTT" w:hAnsi="Truetypewriter PolyglOTT" w:cs="Truetypewriter PolyglOTT"/>
          <w:sz w:val="28"/>
          <w:szCs w:val="24"/>
        </w:rPr>
      </w:pPr>
      <w:r w:rsidRPr="007C4E64">
        <w:rPr>
          <w:rFonts w:ascii="Truetypewriter PolyglOTT" w:hAnsi="Truetypewriter PolyglOTT" w:cs="Truetypewriter PolyglOTT"/>
          <w:sz w:val="28"/>
          <w:szCs w:val="24"/>
        </w:rPr>
        <w:t xml:space="preserve">Мне пора, Иосиф уже здесь… </w:t>
      </w:r>
    </w:p>
    <w:p w:rsidR="005C5DCB" w:rsidRDefault="005C5DCB" w:rsidP="007B5A88">
      <w:pPr>
        <w:spacing w:after="12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*Ниссэ* - Я в единственном завидую Ирен, они с Иосифом правят</w:t>
      </w:r>
    </w:p>
    <w:p w:rsidR="005C5DCB" w:rsidRDefault="005C5DCB" w:rsidP="007B5A88">
      <w:pPr>
        <w:spacing w:after="12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-Не волнуйся, скоро и мы будем, я сделаю всё, что смогу</w:t>
      </w:r>
    </w:p>
    <w:p w:rsidR="005C5DCB" w:rsidRPr="007C4E64" w:rsidRDefault="005C5DCB" w:rsidP="007B5A88">
      <w:pPr>
        <w:spacing w:after="12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Ши: -Почему вы все так</w:t>
      </w:r>
      <w:r w:rsidR="00F24712">
        <w:rPr>
          <w:rFonts w:ascii="Truetypewriter PolyglOTT" w:hAnsi="Truetypewriter PolyglOTT" w:cs="Truetypewriter PolyglOTT"/>
          <w:sz w:val="28"/>
          <w:szCs w:val="24"/>
        </w:rPr>
        <w:t xml:space="preserve"> хотите править, я, как генерал,</w:t>
      </w:r>
      <w:r>
        <w:rPr>
          <w:rFonts w:ascii="Truetypewriter PolyglOTT" w:hAnsi="Truetypewriter PolyglOTT" w:cs="Truetypewriter PolyglOTT"/>
          <w:sz w:val="28"/>
          <w:szCs w:val="24"/>
        </w:rPr>
        <w:t xml:space="preserve"> могу сказать, что руководство – это большая ответственность</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*Пальба часовых, резкий звук выбитой двери*</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 -Где, где вы её прячете?</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Тао, проходит мимо: -Доброе утр… А, Но, я иду докладывать Пимбуре, что из-за тебя полностью исчерпаны все наши запасы «Белой лазури»</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 -Что!? Тогда я взорву вас вместе с собой</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 вытаскивает из-за пояса гранату, Ши хватает за пояс Си, и приземлившись на спину, переворачивается, закрывая собою Си, также поступает Эниси с Ниссэ, Тао выхватывает пистолет, слышится выстрел, и Но падает замертво*</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Тао: -Но!!! </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Ши: -Я боюсь он мёртв, мне искренне жаль</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Тао: -Это был единственный родной мне человек, мой брат</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-Ты в этом уверен?</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Ши: -Какой знакомый голос, Энисси, этого не может быть, ваш брат же умер?</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Ли: -Смешно, чудо, что не умер тогда ты, я тебе искренне благодарен</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Ши: -Эниси, ты солгал</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Эниси: -Я не буду пересказывать наш диалог с Ли, пусть он </w:t>
      </w:r>
      <w:r w:rsidR="00185D79">
        <w:rPr>
          <w:rFonts w:ascii="Truetypewriter PolyglOTT" w:hAnsi="Truetypewriter PolyglOTT" w:cs="Truetypewriter PolyglOTT"/>
          <w:sz w:val="28"/>
          <w:szCs w:val="24"/>
        </w:rPr>
        <w:t xml:space="preserve">сам </w:t>
      </w:r>
      <w:r>
        <w:rPr>
          <w:rFonts w:ascii="Truetypewriter PolyglOTT" w:hAnsi="Truetypewriter PolyglOTT" w:cs="Truetypewriter PolyglOTT"/>
          <w:sz w:val="28"/>
          <w:szCs w:val="24"/>
        </w:rPr>
        <w:t>тебе расскажет</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 xml:space="preserve">Ли: -Хорошо, начнём с того, что я был восхищён твоей преданностью и героизмом, я сразу сказал Эни, что моё место должно быть твоё. Став на бумаге мертвецом, я смог наконец-то попасть в Магвиль и кое-что найти. </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Ши: -И что же?</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Ли: -Тао, ты когда-нибудь видел своего отца?</w:t>
      </w:r>
    </w:p>
    <w:p w:rsidR="005C5DCB" w:rsidRDefault="00F24712"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Тао: Нет, он б</w:t>
      </w:r>
      <w:r w:rsidR="005C5DCB">
        <w:rPr>
          <w:rFonts w:ascii="Truetypewriter PolyglOTT" w:hAnsi="Truetypewriter PolyglOTT" w:cs="Truetypewriter PolyglOTT"/>
          <w:sz w:val="28"/>
          <w:szCs w:val="24"/>
        </w:rPr>
        <w:t>росил маму ещё до моего рождения, а потом мама женилась на отчиме и родила Но, собственно почему у меня и мамина девичья фамилия…</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Си: -А как тогда вас зовут, я думала Тао – это имя?</w:t>
      </w:r>
    </w:p>
    <w:p w:rsidR="005C5DCB"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Тао: -Меня зовут Анорэ</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4"/>
        </w:rPr>
        <w:t xml:space="preserve">Ли: -Так же, как и меня зовут Эниси Ли, это было бы немного странно, два Пимбазенца с одинаковым именем, причём именем исключительно королевской четы. Поэтому условились меня звать по фамилии. Если что, моя ныне покойная мать была сестрой отца Пимбуры. Ладно, ближе к делу: Анорэ </w:t>
      </w:r>
      <w:r w:rsidRPr="00181DA4">
        <w:rPr>
          <w:rFonts w:ascii="Truetypewriter PolyglOTT" w:hAnsi="Truetypewriter PolyglOTT" w:cs="Truetypewriter PolyglOTT"/>
          <w:sz w:val="28"/>
          <w:szCs w:val="28"/>
        </w:rPr>
        <w:t>Фирцино Нильс Зофе</w:t>
      </w:r>
      <w:r>
        <w:rPr>
          <w:rFonts w:ascii="Truetypewriter PolyglOTT" w:hAnsi="Truetypewriter PolyglOTT" w:cs="Truetypewriter PolyglOTT"/>
          <w:sz w:val="28"/>
          <w:szCs w:val="28"/>
        </w:rPr>
        <w:t xml:space="preserve">, </w:t>
      </w:r>
      <w:r w:rsidR="00F24712">
        <w:rPr>
          <w:rFonts w:ascii="Truetypewriter PolyglOTT" w:hAnsi="Truetypewriter PolyglOTT" w:cs="Truetypewriter PolyglOTT"/>
          <w:sz w:val="28"/>
          <w:szCs w:val="28"/>
        </w:rPr>
        <w:t>первый ребёнок в ветке четы</w:t>
      </w:r>
      <w:r>
        <w:rPr>
          <w:rFonts w:ascii="Truetypewriter PolyglOTT" w:hAnsi="Truetypewriter PolyglOTT" w:cs="Truetypewriter PolyglOTT"/>
          <w:sz w:val="28"/>
          <w:szCs w:val="28"/>
        </w:rPr>
        <w:t xml:space="preserve"> Зофэ, если вкратце, то вы с Пимбурой братья, правда от разных матерей</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-В каком смысле?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 прямом, мне нужно было поднять старые дедовы архивы. Пимбура давно это подозревал, но всё так и не мог проверить, всё из-за больших, красивых тёмных глаз, абсолютно такие же были у нашего деда.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-Мы втроём братья, мало того, возможн</w:t>
      </w:r>
      <w:r w:rsidR="00383090">
        <w:rPr>
          <w:rFonts w:ascii="Truetypewriter PolyglOTT" w:hAnsi="Truetypewriter PolyglOTT" w:cs="Truetypewriter PolyglOTT"/>
          <w:sz w:val="28"/>
          <w:szCs w:val="28"/>
        </w:rPr>
        <w:t>о, жив ещё и четвёртый брат: Ви</w:t>
      </w:r>
      <w:r>
        <w:rPr>
          <w:rFonts w:ascii="Truetypewriter PolyglOTT" w:hAnsi="Truetypewriter PolyglOTT" w:cs="Truetypewriter PolyglOTT"/>
          <w:sz w:val="28"/>
          <w:szCs w:val="28"/>
        </w:rPr>
        <w:t>ст Шэн</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-Ви, он жив?</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-Предлагаю узнать у источника информации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*Дверь в камеру открылась*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-Это же…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-Фонст Каале, собственной персоны</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-Его же убили?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-Как видишь нет…</w:t>
      </w:r>
    </w:p>
    <w:p w:rsidR="005C5DCB" w:rsidRDefault="005C5DCB" w:rsidP="005C5DCB">
      <w:pPr>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t>Глава 19. Нет мотива – нет преступления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135’23’’56 794 об</w:t>
      </w:r>
      <w:r w:rsidRPr="00C11101">
        <w:rPr>
          <w:rFonts w:ascii="Truetypewriter PolyglOTT" w:hAnsi="Truetypewriter PolyglOTT" w:cs="Truetypewriter PolyglOTT"/>
          <w:sz w:val="28"/>
          <w:szCs w:val="28"/>
        </w:rPr>
        <w:t>.</w:t>
      </w:r>
    </w:p>
    <w:p w:rsidR="005C5DCB" w:rsidRPr="008064A0" w:rsidRDefault="005C5DCB" w:rsidP="005C5D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8"/>
        </w:rPr>
        <w:t>Советник: -Уважаемый Жифэ, а почему мы не начали расследование смерти вашего брата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-Потому что он не мёртв, что логично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Советник: -Как не мёртв? Вся пресса трубит о его смерти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Жифэ: -Скажем так, я совершил небольшой гос. переворот.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-Что!? Это же совершенно противоречит любой легитивности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Жифэ: -Уж поверь мне, мой брат ещё та гнилая внутри сволочь. Это была его инициатива, напасть на Пимбазен. Это была его идея свергнуть федеративное устройство, встать во главе Федерации, как единственный правитель. Он возродил запрещённую ультраправую партию «Федералов», которые и убили тогда Моэра Лэ. Он с виду прилизанный, уязвимый, уступчивый, добрый, а на самом деле гнилой как мертвец внутри. Он на всё пойдёт, чтоб быть на вершине иерархии.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Советник: -Я смотрю в ваши наглые, </w:t>
      </w:r>
      <w:r w:rsidR="00E627C0">
        <w:rPr>
          <w:rFonts w:ascii="Truetypewriter PolyglOTT" w:hAnsi="Truetypewriter PolyglOTT" w:cs="Truetypewriter PolyglOTT"/>
          <w:sz w:val="28"/>
          <w:szCs w:val="28"/>
        </w:rPr>
        <w:t>жёлтые</w:t>
      </w:r>
      <w:r>
        <w:rPr>
          <w:rFonts w:ascii="Truetypewriter PolyglOTT" w:hAnsi="Truetypewriter PolyglOTT" w:cs="Truetypewriter PolyglOTT"/>
          <w:sz w:val="28"/>
          <w:szCs w:val="28"/>
        </w:rPr>
        <w:t xml:space="preserve"> глаза и даюсь диву, почему вы мне это так спокойно говорите?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-Первое тебе никто не поверит, если расскажешь кому-нибудь, второе ты знаешь причину войны с Пимбазеном?</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-У них началась революция и Фонст решил воспользоваться моментом</w:t>
      </w:r>
    </w:p>
    <w:p w:rsidR="005C5DCB" w:rsidRPr="00F036B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Жифэ: -Ложь, ложь чистой воды. Это Фонст устроил гражданскую войну. Он отправил переодетых в форму Пимбазенской элиты солдат вырезать людей в Магвиле. А причина в том, что в детстве какой-то Пимбазенец дал ему в нос, из-за того, что Фонст приставал его младшему брату. Он ни тот, за кого себя выдаёт, я не знаю зачем я ему сохранил жизнь, он этого не достоен. Слишком я размяк в последние время.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-Можете не бояться, разговор останется строго между нами, и извините за глаза, они у вас правда очень красивые.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Жифэ: -Мои просто зелёные, у тебя гораздо интереснее: жёлтые, ладно ступай, тебе пора домой, я вижу. </w:t>
      </w:r>
    </w:p>
    <w:p w:rsidR="005C5DCB" w:rsidRDefault="005C5DCB" w:rsidP="005C5DCB">
      <w:pPr>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t>Глава 20. Нож в спину слишком милосердно…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140’04’’00 794 об</w:t>
      </w:r>
      <w:r w:rsidRPr="00C11101">
        <w:rPr>
          <w:rFonts w:ascii="Truetypewriter PolyglOTT" w:hAnsi="Truetypewriter PolyglOTT" w:cs="Truetypewriter PolyglOTT"/>
          <w:sz w:val="28"/>
          <w:szCs w:val="28"/>
        </w:rPr>
        <w:t>.</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*Стук в королевские покои*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потирая глаза и включая свет: -Войдите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запыхаясь: -Вы… вы были правы</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-Что случилось!?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-На Федерацию напал Пимбазен, корпус генерала Шэна, они требуют аудиенцию с вами…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-Собирай всех, мы отправляемся немедленно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140’05’’10 794 об</w:t>
      </w:r>
      <w:r w:rsidRPr="00C11101">
        <w:rPr>
          <w:rFonts w:ascii="Truetypewriter PolyglOTT" w:hAnsi="Truetypewriter PolyglOTT" w:cs="Truetypewriter PolyglOTT"/>
          <w:sz w:val="28"/>
          <w:szCs w:val="28"/>
        </w:rPr>
        <w:t>.</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*Стук в комнату Эниси*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-Что случилось?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*Генералы Ши, Тао и Ли вбегают в комнату*</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-Ваш брат, Шэн, начал войну, очередную, Тао только что перехватил сигнал</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-Мы слишком сла</w:t>
      </w:r>
      <w:r w:rsidR="00185D79">
        <w:rPr>
          <w:rFonts w:ascii="Truetypewriter PolyglOTT" w:hAnsi="Truetypewriter PolyglOTT" w:cs="Truetypewriter PolyglOTT"/>
          <w:sz w:val="28"/>
          <w:szCs w:val="28"/>
        </w:rPr>
        <w:t>бы, есть риск, что Федерация сот</w:t>
      </w:r>
      <w:r>
        <w:rPr>
          <w:rFonts w:ascii="Truetypewriter PolyglOTT" w:hAnsi="Truetypewriter PolyglOTT" w:cs="Truetypewriter PolyglOTT"/>
          <w:sz w:val="28"/>
          <w:szCs w:val="28"/>
        </w:rPr>
        <w:t>рёт нас в порошок вместе с войсками Шэна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-Чёрт, вот идиот, ладно, план такой: мы с Ниссэ возьмём в конвой Фонст. Он будет аргументом для разговора. Тао и Ли, ваша задача следить за Исааком, в любой непонятной ситуации вы сядете на мой корабль, в него уже вбиты координаты безопасного места. На связь вы не выходите, я сам вас найду. Ши и Си, вы останетесь в замке и будете контролировать армию.</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-А почему Ниссэ ни останется здесь? Это же безопаснее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Ниссэ: -Потому что Шэн мой брат, при этом, я ни сестра ни Эниси, ни Тао, ни 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-Охрана, приведите сюда Каале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140’20’’45 794 об</w:t>
      </w:r>
      <w:r w:rsidRPr="00C11101">
        <w:rPr>
          <w:rFonts w:ascii="Truetypewriter PolyglOTT" w:hAnsi="Truetypewriter PolyglOTT" w:cs="Truetypewriter PolyglOTT"/>
          <w:sz w:val="28"/>
          <w:szCs w:val="28"/>
        </w:rPr>
        <w:t>.</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армии Шэна: -Руки вверх!!!</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-Мы свои, идём к генералу Шэну</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Солдат: -Ха, свои. Вы видно дальтоники оба. На вас голубой шеврон с флагом Пимбазена, а не золотой.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Энисси: -Меня зовут Эниси Зофэ</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-Тогда я Жифэ Каале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-Вы не мой брат, это уж точно</w:t>
      </w:r>
    </w:p>
    <w:p w:rsidR="005C5DCB" w:rsidRDefault="00F10E40"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-А ты ещё кто, ко</w:t>
      </w:r>
      <w:r w:rsidR="005C5DCB">
        <w:rPr>
          <w:rFonts w:ascii="Truetypewriter PolyglOTT" w:hAnsi="Truetypewriter PolyglOTT" w:cs="Truetypewriter PolyglOTT"/>
          <w:sz w:val="28"/>
          <w:szCs w:val="28"/>
        </w:rPr>
        <w:t>лясоч</w:t>
      </w:r>
      <w:r>
        <w:rPr>
          <w:rFonts w:ascii="Truetypewriter PolyglOTT" w:hAnsi="Truetypewriter PolyglOTT" w:cs="Truetypewriter PolyglOTT"/>
          <w:sz w:val="28"/>
          <w:szCs w:val="28"/>
        </w:rPr>
        <w:t>ник, покойный Фонст Каале, или м</w:t>
      </w:r>
      <w:r w:rsidR="005C5DCB">
        <w:rPr>
          <w:rFonts w:ascii="Truetypewriter PolyglOTT" w:hAnsi="Truetypewriter PolyglOTT" w:cs="Truetypewriter PolyglOTT"/>
          <w:sz w:val="28"/>
          <w:szCs w:val="28"/>
        </w:rPr>
        <w:t>ожет тайная сестра. Руки вверх, устрою я вам аудиенцию с товарищем Винстом</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140’28’’13 794 об</w:t>
      </w:r>
      <w:r w:rsidRPr="00C11101">
        <w:rPr>
          <w:rFonts w:ascii="Truetypewriter PolyglOTT" w:hAnsi="Truetypewriter PolyglOTT" w:cs="Truetypewriter PolyglOTT"/>
          <w:sz w:val="28"/>
          <w:szCs w:val="28"/>
        </w:rPr>
        <w:t>.</w:t>
      </w:r>
    </w:p>
    <w:p w:rsidR="005C5DCB" w:rsidRDefault="008812AD"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*З</w:t>
      </w:r>
      <w:r w:rsidR="005C5DCB">
        <w:rPr>
          <w:rFonts w:ascii="Truetypewriter PolyglOTT" w:hAnsi="Truetypewriter PolyglOTT" w:cs="Truetypewriter PolyglOTT"/>
          <w:sz w:val="28"/>
          <w:szCs w:val="28"/>
        </w:rPr>
        <w:t>амок четы Шэн</w:t>
      </w:r>
      <w:r>
        <w:rPr>
          <w:rFonts w:ascii="Truetypewriter PolyglOTT" w:hAnsi="Truetypewriter PolyglOTT" w:cs="Truetypewriter PolyglOTT"/>
          <w:sz w:val="28"/>
          <w:szCs w:val="28"/>
        </w:rPr>
        <w:t xml:space="preserve"> «Хейдемаро Манитэ»</w:t>
      </w:r>
      <w:r w:rsidR="005C5DCB">
        <w:rPr>
          <w:rFonts w:ascii="Truetypewriter PolyglOTT" w:hAnsi="Truetypewriter PolyglOTT" w:cs="Truetypewriter PolyglOTT"/>
          <w:sz w:val="28"/>
          <w:szCs w:val="28"/>
        </w:rPr>
        <w:t>*</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 Ви: -Кого там ещё привели?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-Какой-то самозванец, представился как Эниси Зофэ, с ним ещё какой-то идиот, зовущий себя Фонст Каале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Ви: -Это интересно, охрана, возьмите их на всякий случай в кольцо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-Дорогой, хватит заниматься ерун…</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w:t>
      </w:r>
      <w:r w:rsidRPr="00D63FCB">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Сонэ, ты как сюда попала?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-П-Пимбура? Мы не виделись с начала войны</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-Ли сделал тебе предложение, а ты так значит, что я ему скажу?</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-Ты сказал, что Эниси мёртв?</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Ви: -Первое, тебе ничего не придётся говорить, второе, Фонст, какого чёрта вы меня дезинформировали?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 каком смысле Фонст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Ви: -Скрутить его живо, иначе он всех вас перебьёт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Ниссэ: -Эни!!! Вы его убьёте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-Ви, в мои планы не входит убийство хоть кого-нибудь из высшего сословия Пимбазена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-Скрутили, 3-е солдат тяжело ранены, 1 – убит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Ви: -В криокапсулы обоих, и ждать дальнейших распоряжений, а сейчас у меня аудиенция с тем самым «Фо»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 140’30’’00 794 об</w:t>
      </w:r>
      <w:r w:rsidRPr="00C11101">
        <w:rPr>
          <w:rFonts w:ascii="Truetypewriter PolyglOTT" w:hAnsi="Truetypewriter PolyglOTT" w:cs="Truetypewriter PolyglOTT"/>
          <w:sz w:val="28"/>
          <w:szCs w:val="28"/>
        </w:rPr>
        <w:t>.</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Каале: -Вы желали меня видеть, уважаемый Вист Шэн, я готов вам уступить большую часть исконно ваших земель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Вист: -Пройдёмте в зал, там и договоримся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-Хорошо, Танэ, пойдём, будешь за стенографиста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-Хорошо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-Вот это зал, таких даже в Магвиле нету</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Вист: -Что уж есть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-Я точно знаю, чего нет в Магвиле – меня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-Фонст, как я раньше не догадался, ах ты сволочь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Вист: -Охрана, взять его!!!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140’33’’28 794 об</w:t>
      </w:r>
      <w:r w:rsidRPr="00C11101">
        <w:rPr>
          <w:rFonts w:ascii="Truetypewriter PolyglOTT" w:hAnsi="Truetypewriter PolyglOTT" w:cs="Truetypewriter PolyglOTT"/>
          <w:sz w:val="28"/>
          <w:szCs w:val="28"/>
        </w:rPr>
        <w:t>.</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 Ниссэ: -Ты успел отправить весточку Тао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 Да, они точно уже далеко отсюда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комнату вломилась охрана*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Фонст: -Вы хотели мести? Вот она, вот ваш заклятый враг – Жифэ Каале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-Вы зачем ему рот завязали? У него же есть своё мнение </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-Ну развяжите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Вист: -Я так полагаю, я свою часть договора выполнил и могу идти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-Да, конечно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-Ты мразь конечно, Ви, я тебя уверяю, Ли найдёт тебя и даже не посмотрит, что мы братья – убьёт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-Вы братья? Я думал ты брат Шрина, ладно потом разберёмся, пока всё в силе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Вист: -Погоди, давай-ка отойдём и разберёмся, что значит это твоё «пока»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*Они вышли*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-Как я мог на это клюнуть, надо было тогда его пристрелить, а не спасать</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так полагаю, вы Жифэ Каале</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-Да, он самый. Теперь Фонст нас заморозит кого-то отправит на вечный покой в склеп, а кого-то выставит в музее… А вы я так полагаю Эниси Зофэ, кто это с вами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-Жена Ниссэ, наша с Ви сестра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-Я хотел выйти на вас, но не успел, я понимаю, что Пимбазен – суверенная земля, я с его помощью сделал, что хотел и хотел вернуть вам право власти. Ха, Фонст меня опередил</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комнату въехал Фонст*</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-Жифэ заморозить немедленно, а к тебе Эниси у меня есть одно маленькое предложение: я могу тебе вернуть трон Пимбазена, при условии, что тот войдёт в состав Федерации или же я отправлю вас с женой в криостазис</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-Предложение с подвохом, это точно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-Какие подвохи, всё честно, вас развяжут сиюминутно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Ниссэ: -Знаем мы твоё «честно», говори какие подводные камни у твоего «предложения»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-Пимбура должен будет самовольно застрелить всех представителей своего рода, кроме тебя и сына, а ещё всех друзей…</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-Ниссэ, я надеюсь ты простишь меня</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Ниссэ: -Если ты согласишься, то никогда</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-Тогда точно простишь, я выбираю вечное заточение, но не предательство</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-Да? Я думал вы с Ниссэ выберете трон, вы же этого так хотели? Я вижу в ваших прекрасных голубых глазах только одно: ярость. Тогда не буду томить этих тоже в криостазис. Эниси, забыл сказать: если кто-то из твоих попадётся ко мне на глаза, то они разделят твою судьбу…</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голове Эниси*</w:t>
      </w:r>
    </w:p>
    <w:p w:rsidR="005C5DCB" w:rsidRDefault="005C5DCB"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 Я всегда хотел стать королём – это была моя детская мечта. И на что я её променял – на верность. Тьма всё сгущается, мне холодно, пусто, если я когда-нибудь проснусь, я не буду знать какой сейчас оборот. Но первое, что я сделаю, это убью поганца Фонст, а если он будет мёртв – из его праха сделаю столик и по</w:t>
      </w:r>
      <w:r w:rsidR="00880D6C">
        <w:rPr>
          <w:rFonts w:ascii="Truetypewriter PolyglOTT" w:hAnsi="Truetypewriter PolyglOTT" w:cs="Truetypewriter PolyglOTT"/>
          <w:sz w:val="28"/>
          <w:szCs w:val="28"/>
        </w:rPr>
        <w:t>дарю первому попавшемуся бомжу…</w:t>
      </w:r>
    </w:p>
    <w:p w:rsidR="005C5DCB" w:rsidRDefault="005C5DCB" w:rsidP="005C5DCB">
      <w:pPr>
        <w:jc w:val="both"/>
        <w:rPr>
          <w:rFonts w:ascii="Truetypewriter PolyglOTT" w:hAnsi="Truetypewriter PolyglOTT" w:cs="Truetypewriter PolyglOTT"/>
          <w:sz w:val="28"/>
          <w:szCs w:val="28"/>
        </w:rPr>
      </w:pPr>
    </w:p>
    <w:p w:rsidR="005C5DCB" w:rsidRDefault="005C5DCB" w:rsidP="005C5DCB">
      <w:pPr>
        <w:jc w:val="both"/>
        <w:rPr>
          <w:rFonts w:ascii="Truetypewriter PolyglOTT" w:hAnsi="Truetypewriter PolyglOTT" w:cs="Truetypewriter PolyglOTT"/>
          <w:sz w:val="28"/>
          <w:szCs w:val="28"/>
        </w:rPr>
      </w:pPr>
    </w:p>
    <w:p w:rsidR="005C5DCB" w:rsidRDefault="005C5DCB" w:rsidP="005C5DCB">
      <w:pPr>
        <w:jc w:val="both"/>
        <w:rPr>
          <w:rFonts w:ascii="Truetypewriter PolyglOTT" w:hAnsi="Truetypewriter PolyglOTT" w:cs="Truetypewriter PolyglOTT"/>
          <w:sz w:val="28"/>
          <w:szCs w:val="28"/>
        </w:rPr>
      </w:pPr>
    </w:p>
    <w:p w:rsidR="005C5DCB" w:rsidRDefault="005C5DCB" w:rsidP="005C5DCB">
      <w:pPr>
        <w:jc w:val="both"/>
        <w:rPr>
          <w:rFonts w:ascii="Truetypewriter PolyglOTT" w:hAnsi="Truetypewriter PolyglOTT" w:cs="Truetypewriter PolyglOTT"/>
          <w:sz w:val="28"/>
          <w:szCs w:val="28"/>
        </w:rPr>
      </w:pPr>
    </w:p>
    <w:p w:rsidR="00880D6C" w:rsidRDefault="00880D6C" w:rsidP="005C5DCB">
      <w:pPr>
        <w:jc w:val="both"/>
        <w:rPr>
          <w:rFonts w:ascii="Truetypewriter PolyglOTT" w:hAnsi="Truetypewriter PolyglOTT" w:cs="Truetypewriter PolyglOTT"/>
          <w:sz w:val="28"/>
          <w:szCs w:val="28"/>
        </w:rPr>
      </w:pPr>
    </w:p>
    <w:p w:rsidR="00EF0C4C" w:rsidRDefault="00EF0C4C" w:rsidP="005C5D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_</w:t>
      </w:r>
    </w:p>
    <w:p w:rsidR="00880D6C" w:rsidRDefault="00880D6C" w:rsidP="005C5DCB">
      <w:pPr>
        <w:jc w:val="both"/>
        <w:rPr>
          <w:rFonts w:ascii="Truetypewriter PolyglOTT" w:hAnsi="Truetypewriter PolyglOTT" w:cs="Truetypewriter PolyglOTT"/>
          <w:sz w:val="28"/>
          <w:szCs w:val="28"/>
        </w:rPr>
      </w:pPr>
    </w:p>
    <w:p w:rsidR="00DE38FD" w:rsidRDefault="00DE38FD" w:rsidP="005C5DCB">
      <w:pPr>
        <w:jc w:val="both"/>
        <w:rPr>
          <w:rFonts w:ascii="Truetypewriter PolyglOTT" w:hAnsi="Truetypewriter PolyglOTT" w:cs="Truetypewriter PolyglOTT"/>
          <w:sz w:val="28"/>
          <w:szCs w:val="28"/>
        </w:rPr>
      </w:pPr>
    </w:p>
    <w:p w:rsidR="00DE38FD" w:rsidRDefault="00DE38FD" w:rsidP="005C5DCB">
      <w:pPr>
        <w:jc w:val="both"/>
        <w:rPr>
          <w:rFonts w:ascii="Truetypewriter PolyglOTT" w:hAnsi="Truetypewriter PolyglOTT" w:cs="Truetypewriter PolyglOTT"/>
          <w:sz w:val="28"/>
          <w:szCs w:val="28"/>
        </w:rPr>
      </w:pPr>
    </w:p>
    <w:p w:rsidR="00DE38FD" w:rsidRDefault="00DE38FD" w:rsidP="005C5DCB">
      <w:pPr>
        <w:jc w:val="both"/>
        <w:rPr>
          <w:rFonts w:ascii="Truetypewriter PolyglOTT" w:hAnsi="Truetypewriter PolyglOTT" w:cs="Truetypewriter PolyglOTT"/>
          <w:sz w:val="28"/>
          <w:szCs w:val="28"/>
        </w:rPr>
      </w:pPr>
    </w:p>
    <w:p w:rsidR="00DE38FD" w:rsidRDefault="00DE38FD" w:rsidP="005C5DCB">
      <w:pPr>
        <w:jc w:val="both"/>
        <w:rPr>
          <w:rFonts w:ascii="Truetypewriter PolyglOTT" w:hAnsi="Truetypewriter PolyglOTT" w:cs="Truetypewriter PolyglOTT"/>
          <w:sz w:val="28"/>
          <w:szCs w:val="28"/>
        </w:rPr>
      </w:pPr>
    </w:p>
    <w:p w:rsidR="00DE38FD" w:rsidRDefault="00DE38FD" w:rsidP="005C5DCB">
      <w:pPr>
        <w:jc w:val="both"/>
        <w:rPr>
          <w:rFonts w:ascii="Truetypewriter PolyglOTT" w:hAnsi="Truetypewriter PolyglOTT" w:cs="Truetypewriter PolyglOTT"/>
          <w:sz w:val="28"/>
          <w:szCs w:val="28"/>
        </w:rPr>
      </w:pPr>
    </w:p>
    <w:p w:rsidR="00DE38FD" w:rsidRDefault="00DE38FD" w:rsidP="005C5DCB">
      <w:pPr>
        <w:jc w:val="both"/>
        <w:rPr>
          <w:rFonts w:ascii="Truetypewriter PolyglOTT" w:hAnsi="Truetypewriter PolyglOTT" w:cs="Truetypewriter PolyglOTT"/>
          <w:sz w:val="28"/>
          <w:szCs w:val="28"/>
        </w:rPr>
      </w:pPr>
    </w:p>
    <w:p w:rsidR="00880D6C" w:rsidRDefault="00880D6C" w:rsidP="005C5DCB">
      <w:pPr>
        <w:jc w:val="both"/>
        <w:rPr>
          <w:rFonts w:ascii="Truetypewriter PolyglOTT" w:hAnsi="Truetypewriter PolyglOTT" w:cs="Truetypewriter PolyglOTT"/>
          <w:sz w:val="28"/>
          <w:szCs w:val="28"/>
        </w:rPr>
      </w:pPr>
    </w:p>
    <w:p w:rsidR="00880D6C" w:rsidRDefault="00880D6C" w:rsidP="005C5DCB">
      <w:pPr>
        <w:jc w:val="both"/>
        <w:rPr>
          <w:rFonts w:ascii="Truetypewriter PolyglOTT" w:hAnsi="Truetypewriter PolyglOTT" w:cs="Truetypewriter PolyglOTT"/>
          <w:sz w:val="28"/>
          <w:szCs w:val="28"/>
        </w:rPr>
      </w:pPr>
    </w:p>
    <w:p w:rsidR="00880D6C" w:rsidRDefault="00880D6C" w:rsidP="005C5DCB">
      <w:pPr>
        <w:jc w:val="both"/>
        <w:rPr>
          <w:rFonts w:ascii="Truetypewriter PolyglOTT" w:hAnsi="Truetypewriter PolyglOTT" w:cs="Truetypewriter PolyglOTT"/>
          <w:sz w:val="28"/>
          <w:szCs w:val="28"/>
        </w:rPr>
      </w:pPr>
    </w:p>
    <w:p w:rsidR="005C5DCB" w:rsidRDefault="005C5DCB" w:rsidP="005C5DCB">
      <w:pPr>
        <w:jc w:val="both"/>
        <w:rPr>
          <w:rFonts w:ascii="Truetypewriter PolyglOTT" w:hAnsi="Truetypewriter PolyglOTT" w:cs="Truetypewriter PolyglOTT"/>
          <w:sz w:val="28"/>
          <w:szCs w:val="28"/>
        </w:rPr>
      </w:pPr>
    </w:p>
    <w:p w:rsidR="00880D6C" w:rsidRDefault="00880D6C" w:rsidP="006345ED">
      <w:pPr>
        <w:jc w:val="center"/>
        <w:rPr>
          <w:rFonts w:ascii="Truetypewriter PolyglOTT" w:hAnsi="Truetypewriter PolyglOTT" w:cs="Truetypewriter PolyglOTT"/>
          <w:b/>
          <w:sz w:val="36"/>
          <w:szCs w:val="28"/>
        </w:rPr>
      </w:pPr>
    </w:p>
    <w:p w:rsidR="006345ED" w:rsidRDefault="001958BF" w:rsidP="006345ED">
      <w:pPr>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t>Ден Жун, Пимбура!</w:t>
      </w:r>
      <w:r w:rsidR="006345ED">
        <w:rPr>
          <w:rFonts w:ascii="Truetypewriter PolyglOTT" w:hAnsi="Truetypewriter PolyglOTT" w:cs="Truetypewriter PolyglOTT"/>
          <w:b/>
          <w:sz w:val="36"/>
          <w:szCs w:val="28"/>
        </w:rPr>
        <w:t xml:space="preserve"> 2-ой акт. Глава 1.</w:t>
      </w:r>
      <w:r w:rsidR="003953FA">
        <w:rPr>
          <w:rFonts w:ascii="Truetypewriter PolyglOTT" w:hAnsi="Truetypewriter PolyglOTT" w:cs="Truetypewriter PolyglOTT"/>
          <w:b/>
          <w:sz w:val="36"/>
          <w:szCs w:val="28"/>
        </w:rPr>
        <w:t xml:space="preserve"> Неоконченные дела…</w:t>
      </w:r>
    </w:p>
    <w:p w:rsidR="004D1A73" w:rsidRDefault="004D1A73"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*Роботизированный голос* - Внимание!!! Системы жизнеобеспечения отключены. Переход в стадию декр</w:t>
      </w:r>
      <w:r w:rsidR="00A9364B">
        <w:rPr>
          <w:rFonts w:ascii="Truetypewriter PolyglOTT" w:hAnsi="Truetypewriter PolyglOTT" w:cs="Truetypewriter PolyglOTT"/>
          <w:sz w:val="28"/>
          <w:szCs w:val="28"/>
        </w:rPr>
        <w:t>и</w:t>
      </w:r>
      <w:r>
        <w:rPr>
          <w:rFonts w:ascii="Truetypewriter PolyglOTT" w:hAnsi="Truetypewriter PolyglOTT" w:cs="Truetypewriter PolyglOTT"/>
          <w:sz w:val="28"/>
          <w:szCs w:val="28"/>
        </w:rPr>
        <w:t>онизациии… Роботизированный голос* - Внимание!!! Системы жизнеобеспечения отключены. Переход в стадию декр</w:t>
      </w:r>
      <w:r w:rsidR="00A9364B">
        <w:rPr>
          <w:rFonts w:ascii="Truetypewriter PolyglOTT" w:hAnsi="Truetypewriter PolyglOTT" w:cs="Truetypewriter PolyglOTT"/>
          <w:sz w:val="28"/>
          <w:szCs w:val="28"/>
        </w:rPr>
        <w:t>и</w:t>
      </w:r>
      <w:r>
        <w:rPr>
          <w:rFonts w:ascii="Truetypewriter PolyglOTT" w:hAnsi="Truetypewriter PolyglOTT" w:cs="Truetypewriter PolyglOTT"/>
          <w:sz w:val="28"/>
          <w:szCs w:val="28"/>
        </w:rPr>
        <w:t>онизациии…</w:t>
      </w:r>
    </w:p>
    <w:p w:rsidR="004D1A73" w:rsidRDefault="004D1A73"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-Ааа, как же болит голова…</w:t>
      </w:r>
    </w:p>
    <w:p w:rsidR="004D1A73" w:rsidRDefault="004D1A73"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Охранник: -Руки вверх, что бы ты ни было!!!</w:t>
      </w:r>
    </w:p>
    <w:p w:rsidR="004D1A73" w:rsidRDefault="004D1A73"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-Во-первых не что, а кто. Во-вторых, какой сейчас оборот и где мы?</w:t>
      </w:r>
    </w:p>
    <w:p w:rsidR="004D1A73" w:rsidRDefault="004D1A73"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Охранник: -Музей «Магвилих-зо-стро», 140’33’’28 5794 об.</w:t>
      </w:r>
    </w:p>
    <w:p w:rsidR="004D1A73" w:rsidRDefault="004D1A73"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-5794? Ты шутишь!? У тебя в руках пистолет конструкции «Даарэ». По твоим словам, промышленность за 5000 об не сдвинулась ни на шаг</w:t>
      </w:r>
      <w:r w:rsidR="0003506D">
        <w:rPr>
          <w:rFonts w:ascii="Truetypewriter PolyglOTT" w:hAnsi="Truetypewriter PolyglOTT" w:cs="Truetypewriter PolyglOTT"/>
          <w:sz w:val="28"/>
          <w:szCs w:val="28"/>
        </w:rPr>
        <w:t>. Если ты прав, то положи экспонат на место</w:t>
      </w:r>
    </w:p>
    <w:p w:rsidR="0003506D" w:rsidRDefault="0003506D"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Охранник: -Это не экспонат, а моё табельное оружие</w:t>
      </w:r>
    </w:p>
    <w:p w:rsidR="0003506D" w:rsidRDefault="0003506D"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-Тогда сейчас точно не 5794 об</w:t>
      </w:r>
    </w:p>
    <w:p w:rsidR="0003506D" w:rsidRDefault="0003506D"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Охранник: -5794 об</w:t>
      </w:r>
    </w:p>
    <w:p w:rsidR="0003506D" w:rsidRDefault="0003506D"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-Хватит, положи пистолет, пока прошу по-хорошему</w:t>
      </w:r>
    </w:p>
    <w:p w:rsidR="0003506D" w:rsidRDefault="0003506D"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Охранник: -Не имею права</w:t>
      </w:r>
    </w:p>
    <w:p w:rsidR="0003506D" w:rsidRDefault="0003506D"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-Будь по-твоему</w:t>
      </w:r>
    </w:p>
    <w:p w:rsidR="0003506D" w:rsidRDefault="0003506D"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схватил стоящие рядом с ним копьё и выбил пистолет из руки охранника, далее он забрал пистолет с боезапасом и пошёл к выходу*</w:t>
      </w:r>
    </w:p>
    <w:p w:rsidR="0003506D" w:rsidRDefault="0003506D"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*Система оповещения*: -Внимание! Уровень тревоги красный, повторяю, уровень тревоги красный</w:t>
      </w:r>
    </w:p>
    <w:p w:rsidR="000B0C21" w:rsidRDefault="000B0C21"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*Вошли 4-ро солдат*</w:t>
      </w:r>
    </w:p>
    <w:p w:rsidR="0003506D" w:rsidRDefault="0003506D"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-Ты же Пимбазенец, ты предаёшь своих, а чёрт с тобой</w:t>
      </w:r>
    </w:p>
    <w:p w:rsidR="0003506D" w:rsidRDefault="0003506D"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-Служба специального реагирования Федерации, сдавайтесь и верните экспонат на место</w:t>
      </w:r>
    </w:p>
    <w:p w:rsidR="0003506D" w:rsidRDefault="0003506D"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-Вы совсем что-ли? Я и есть «экспонат», между прочем, подполковник, вы не представились</w:t>
      </w:r>
    </w:p>
    <w:p w:rsidR="0003506D" w:rsidRDefault="0003506D" w:rsidP="004D1A73">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28"/>
        </w:rPr>
        <w:t xml:space="preserve">Солдат: -Я </w:t>
      </w:r>
      <w:r w:rsidRPr="0003506D">
        <w:rPr>
          <w:rFonts w:ascii="Truetypewriter PolyglOTT" w:hAnsi="Truetypewriter PolyglOTT" w:cs="Truetypewriter PolyglOTT"/>
          <w:sz w:val="28"/>
          <w:szCs w:val="36"/>
        </w:rPr>
        <w:t>Незес Шэн</w:t>
      </w:r>
      <w:r w:rsidR="000B0C21">
        <w:rPr>
          <w:rFonts w:ascii="Truetypewriter PolyglOTT" w:hAnsi="Truetypewriter PolyglOTT" w:cs="Truetypewriter PolyglOTT"/>
          <w:sz w:val="28"/>
          <w:szCs w:val="36"/>
        </w:rPr>
        <w:t xml:space="preserve"> и не подполковник, а полковник</w:t>
      </w:r>
    </w:p>
    <w:p w:rsidR="0003506D" w:rsidRDefault="0003506D" w:rsidP="0003506D">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Эниси: -</w:t>
      </w:r>
      <w:r w:rsidR="000B0C21">
        <w:rPr>
          <w:rFonts w:ascii="Truetypewriter PolyglOTT" w:hAnsi="Truetypewriter PolyglOTT" w:cs="Truetypewriter PolyglOTT"/>
          <w:sz w:val="28"/>
          <w:szCs w:val="36"/>
        </w:rPr>
        <w:t>Шэн, да? У тебя случайно второе имя не Вист?</w:t>
      </w:r>
    </w:p>
    <w:p w:rsidR="000B0C21" w:rsidRDefault="000B0C21" w:rsidP="0003506D">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Не</w:t>
      </w:r>
      <w:r w:rsidR="0001407C">
        <w:rPr>
          <w:rFonts w:ascii="Truetypewriter PolyglOTT" w:hAnsi="Truetypewriter PolyglOTT" w:cs="Truetypewriter PolyglOTT"/>
          <w:sz w:val="28"/>
          <w:szCs w:val="36"/>
        </w:rPr>
        <w:t xml:space="preserve">зес: -Откуда вы знаете моё третье </w:t>
      </w:r>
      <w:r>
        <w:rPr>
          <w:rFonts w:ascii="Truetypewriter PolyglOTT" w:hAnsi="Truetypewriter PolyglOTT" w:cs="Truetypewriter PolyglOTT"/>
          <w:sz w:val="28"/>
          <w:szCs w:val="36"/>
        </w:rPr>
        <w:t>имя, это просто дань традициям</w:t>
      </w:r>
    </w:p>
    <w:p w:rsidR="000B0C21" w:rsidRDefault="000B0C21" w:rsidP="0003506D">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 xml:space="preserve">Эниси: -С того, что меня зовут </w:t>
      </w:r>
      <w:r w:rsidRPr="000B0C21">
        <w:rPr>
          <w:rFonts w:ascii="Truetypewriter PolyglOTT" w:hAnsi="Truetypewriter PolyglOTT" w:cs="Truetypewriter PolyglOTT"/>
          <w:sz w:val="28"/>
          <w:szCs w:val="36"/>
        </w:rPr>
        <w:t>Эниси Фирцино Нильс Зофе</w:t>
      </w:r>
      <w:r>
        <w:rPr>
          <w:rFonts w:ascii="Truetypewriter PolyglOTT" w:hAnsi="Truetypewriter PolyglOTT" w:cs="Truetypewriter PolyglOTT"/>
          <w:sz w:val="28"/>
          <w:szCs w:val="36"/>
        </w:rPr>
        <w:t>, я предполагаю, что твоё третье имя «Эниси»</w:t>
      </w:r>
    </w:p>
    <w:p w:rsidR="000B0C21" w:rsidRDefault="000B0C21" w:rsidP="0003506D">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lastRenderedPageBreak/>
        <w:t>Незес: -Вы лжёте, вы просто взломали базу данных, и хотите, зачем-то украсть реплику озвученного вами человека. К вашему сведению, после нахождения капсулы с «великим Пимбурой», та была отправлена в центр консервации.</w:t>
      </w:r>
    </w:p>
    <w:p w:rsidR="000B0C21" w:rsidRDefault="000B0C21" w:rsidP="0003506D">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Эниси: -Тогда ты сейчас спишь</w:t>
      </w:r>
    </w:p>
    <w:p w:rsidR="000B0C21" w:rsidRDefault="000B0C21" w:rsidP="0003506D">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*Послышалось 3 выстрела из пистолета, полковник лежал на полу*</w:t>
      </w:r>
    </w:p>
    <w:p w:rsidR="000B0C21" w:rsidRDefault="000B0C21" w:rsidP="0003506D">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Эниси: -Снимай броню и оружие, гений. Где центр консервации, мне ещё кое-кого нужно освободить, помимо себя</w:t>
      </w:r>
    </w:p>
    <w:p w:rsidR="000B0C21" w:rsidRDefault="000B0C21" w:rsidP="0003506D">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Низес: -Фамильный замок Зофэ</w:t>
      </w:r>
      <w:r w:rsidR="007E5649">
        <w:rPr>
          <w:rFonts w:ascii="Truetypewriter PolyglOTT" w:hAnsi="Truetypewriter PolyglOTT" w:cs="Truetypewriter PolyglOTT"/>
          <w:sz w:val="28"/>
          <w:szCs w:val="36"/>
        </w:rPr>
        <w:t>, з</w:t>
      </w:r>
      <w:r w:rsidR="006A3ADD">
        <w:rPr>
          <w:rFonts w:ascii="Truetypewriter PolyglOTT" w:hAnsi="Truetypewriter PolyglOTT" w:cs="Truetypewriter PolyglOTT"/>
          <w:sz w:val="28"/>
          <w:szCs w:val="36"/>
        </w:rPr>
        <w:t>десь, в Магвиле</w:t>
      </w:r>
      <w:r>
        <w:rPr>
          <w:rFonts w:ascii="Truetypewriter PolyglOTT" w:hAnsi="Truetypewriter PolyglOTT" w:cs="Truetypewriter PolyglOTT"/>
          <w:sz w:val="28"/>
          <w:szCs w:val="36"/>
        </w:rPr>
        <w:t>, но ты туда не попадёшь</w:t>
      </w:r>
    </w:p>
    <w:p w:rsidR="000B0C21" w:rsidRPr="000B0C21" w:rsidRDefault="00395D78" w:rsidP="0003506D">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Эниси: -Снимай фор</w:t>
      </w:r>
      <w:r w:rsidR="000B0C21">
        <w:rPr>
          <w:rFonts w:ascii="Truetypewriter PolyglOTT" w:hAnsi="Truetypewriter PolyglOTT" w:cs="Truetypewriter PolyglOTT"/>
          <w:sz w:val="28"/>
          <w:szCs w:val="36"/>
        </w:rPr>
        <w:t>му говорю, да, какой сейчас оборот, судя по твоей броне я провалялся около 3-4 об?</w:t>
      </w:r>
    </w:p>
    <w:p w:rsidR="0003506D" w:rsidRDefault="000B0C21"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Низес: -</w:t>
      </w:r>
      <w:r w:rsidR="003821A3">
        <w:rPr>
          <w:rFonts w:ascii="Truetypewriter PolyglOTT" w:hAnsi="Truetypewriter PolyglOTT" w:cs="Truetypewriter PolyglOTT"/>
          <w:sz w:val="28"/>
          <w:szCs w:val="28"/>
        </w:rPr>
        <w:t xml:space="preserve"> Снимаю, сейчас пять тысяч семьсот девяносто четвёртый</w:t>
      </w:r>
    </w:p>
    <w:p w:rsidR="003821A3" w:rsidRDefault="003821A3"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-Ладно, плевать на галлюцинации </w:t>
      </w:r>
    </w:p>
    <w:p w:rsidR="003821A3" w:rsidRDefault="003821A3"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вышел и повернул во дворы, кварталы практически не изменились, хотя дома стали гораздо выше, с тыльной стороны здания он увидел броневик и выходящих из него Пимбазенцев*</w:t>
      </w:r>
    </w:p>
    <w:p w:rsidR="003821A3" w:rsidRDefault="003821A3"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-Пимбазенъерих но мор (Уважительная фраза к Пимбазенцам, не путать с похожим ультраправым лозунгом из 1 акта), выходите из броневика и все останетесь жив…</w:t>
      </w:r>
    </w:p>
    <w:p w:rsidR="003821A3" w:rsidRDefault="003821A3"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*Удар электрошокера*</w:t>
      </w:r>
    </w:p>
    <w:p w:rsidR="003821A3" w:rsidRDefault="003821A3"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очнувшись: -Куда мы едем?</w:t>
      </w:r>
    </w:p>
    <w:p w:rsidR="003821A3" w:rsidRDefault="003821A3"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-Мы? Мы едем избавляться от свидетеля</w:t>
      </w:r>
    </w:p>
    <w:p w:rsidR="003821A3" w:rsidRDefault="003821A3"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-Тогда хоть расскажите, раз мне всё равно умирать, что вы там делали</w:t>
      </w:r>
    </w:p>
    <w:p w:rsidR="003821A3" w:rsidRDefault="003821A3"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-Мы из повстанческого движения Пимбазена, нам нужны была криокапсулы с двумя великими повстанцами</w:t>
      </w:r>
      <w:r w:rsidR="00B57B9F">
        <w:rPr>
          <w:rFonts w:ascii="Truetypewriter PolyglOTT" w:hAnsi="Truetypewriter PolyglOTT" w:cs="Truetypewriter PolyglOTT"/>
          <w:sz w:val="28"/>
          <w:szCs w:val="28"/>
        </w:rPr>
        <w:t>, двумя пимбурами</w:t>
      </w:r>
      <w:r>
        <w:rPr>
          <w:rFonts w:ascii="Truetypewriter PolyglOTT" w:hAnsi="Truetypewriter PolyglOTT" w:cs="Truetypewriter PolyglOTT"/>
          <w:sz w:val="28"/>
          <w:szCs w:val="28"/>
        </w:rPr>
        <w:t xml:space="preserve">: Эниси Нильсом Фирцино Зофэ и Исааком </w:t>
      </w:r>
      <w:r w:rsidR="00B57B9F">
        <w:rPr>
          <w:rFonts w:ascii="Truetypewriter PolyglOTT" w:hAnsi="Truetypewriter PolyglOTT" w:cs="Truetypewriter PolyglOTT"/>
          <w:sz w:val="28"/>
          <w:szCs w:val="28"/>
        </w:rPr>
        <w:t xml:space="preserve">Эниси </w:t>
      </w:r>
      <w:r w:rsidR="00E2791D">
        <w:rPr>
          <w:rFonts w:ascii="Truetypewriter PolyglOTT" w:hAnsi="Truetypewriter PolyglOTT" w:cs="Truetypewriter PolyglOTT"/>
          <w:sz w:val="28"/>
          <w:szCs w:val="28"/>
        </w:rPr>
        <w:t xml:space="preserve">Фирцино </w:t>
      </w:r>
      <w:r w:rsidR="00B57B9F">
        <w:rPr>
          <w:rFonts w:ascii="Truetypewriter PolyglOTT" w:hAnsi="Truetypewriter PolyglOTT" w:cs="Truetypewriter PolyglOTT"/>
          <w:sz w:val="28"/>
          <w:szCs w:val="28"/>
        </w:rPr>
        <w:t>Зофэ</w:t>
      </w:r>
    </w:p>
    <w:p w:rsidR="00B57B9F" w:rsidRDefault="00B57B9F"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-Исаак жив? Значит у меня всё получилось</w:t>
      </w:r>
    </w:p>
    <w:p w:rsidR="00B57B9F" w:rsidRDefault="00B57B9F"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Повстанец: -В каком смысле у тебя?</w:t>
      </w:r>
    </w:p>
    <w:p w:rsidR="00B57B9F" w:rsidRDefault="00B57B9F"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-Вы автомат отобрали, а броню снять забыли, а зря</w:t>
      </w:r>
    </w:p>
    <w:p w:rsidR="00B57B9F" w:rsidRDefault="00B57B9F"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Повстанец: -Ладно, снимите с не</w:t>
      </w:r>
      <w:r w:rsidR="00455A34">
        <w:rPr>
          <w:rFonts w:ascii="Truetypewriter PolyglOTT" w:hAnsi="Truetypewriter PolyglOTT" w:cs="Truetypewriter PolyglOTT"/>
          <w:sz w:val="28"/>
          <w:szCs w:val="28"/>
        </w:rPr>
        <w:t>го</w:t>
      </w:r>
      <w:r>
        <w:rPr>
          <w:rFonts w:ascii="Truetypewriter PolyglOTT" w:hAnsi="Truetypewriter PolyglOTT" w:cs="Truetypewriter PolyglOTT"/>
          <w:sz w:val="28"/>
          <w:szCs w:val="28"/>
        </w:rPr>
        <w:t xml:space="preserve"> броню</w:t>
      </w:r>
    </w:p>
    <w:p w:rsidR="00B57B9F" w:rsidRDefault="00B57B9F"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Повстанец2: -И что ты хотел нам ска…</w:t>
      </w:r>
    </w:p>
    <w:p w:rsidR="00B57B9F" w:rsidRDefault="00E37B0B"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*Показался ше</w:t>
      </w:r>
      <w:r w:rsidR="00B57B9F">
        <w:rPr>
          <w:rFonts w:ascii="Truetypewriter PolyglOTT" w:hAnsi="Truetypewriter PolyglOTT" w:cs="Truetypewriter PolyglOTT"/>
          <w:sz w:val="28"/>
          <w:szCs w:val="28"/>
        </w:rPr>
        <w:t>врон освободительной армии Пимбазена*</w:t>
      </w:r>
    </w:p>
    <w:p w:rsidR="00B57B9F" w:rsidRDefault="00B57B9F"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и есть Эниси Нильс Фирцино Зофэ</w:t>
      </w:r>
    </w:p>
    <w:p w:rsidR="00B57B9F" w:rsidRDefault="00B57B9F"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Повстанец: -Где Исаак?</w:t>
      </w:r>
    </w:p>
    <w:p w:rsidR="00B57B9F" w:rsidRDefault="00B57B9F"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-Судя по словам некого Незеса Шэна, он в центре консервации</w:t>
      </w:r>
    </w:p>
    <w:p w:rsidR="00B57B9F" w:rsidRDefault="00B57B9F" w:rsidP="004D1A7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Повстанец: -Ал, меняй курс, мы едем в штаб!!!</w:t>
      </w:r>
    </w:p>
    <w:p w:rsidR="007C53D1" w:rsidRDefault="00E37B0B" w:rsidP="00E37B0B">
      <w:pPr>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t>Глава 2. Работа кипит.</w:t>
      </w:r>
    </w:p>
    <w:p w:rsidR="00E37B0B" w:rsidRDefault="00E37B0B"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140’50’’03 5794 об. *Штаб сопротивления в Магвиле*</w:t>
      </w:r>
    </w:p>
    <w:p w:rsidR="00E37B0B" w:rsidRDefault="00E37B0B"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-Ещё раз, какой сейчас оборот?</w:t>
      </w:r>
    </w:p>
    <w:p w:rsidR="00E37B0B" w:rsidRDefault="00E37B0B"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Повстанец: -5794 оборот</w:t>
      </w:r>
    </w:p>
    <w:p w:rsidR="00E37B0B" w:rsidRDefault="00E37B0B"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-Быть такого не может, за 5000 оборотов вы должны были хоть как-нибудь продвинуться в технологиях</w:t>
      </w:r>
    </w:p>
    <w:p w:rsidR="00E37B0B" w:rsidRDefault="00E37B0B"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Повс</w:t>
      </w:r>
      <w:r w:rsidR="00011023">
        <w:rPr>
          <w:rFonts w:ascii="Truetypewriter PolyglOTT" w:hAnsi="Truetypewriter PolyglOTT" w:cs="Truetypewriter PolyglOTT"/>
          <w:sz w:val="28"/>
          <w:szCs w:val="28"/>
        </w:rPr>
        <w:t>т</w:t>
      </w:r>
      <w:r>
        <w:rPr>
          <w:rFonts w:ascii="Truetypewriter PolyglOTT" w:hAnsi="Truetypewriter PolyglOTT" w:cs="Truetypewriter PolyglOTT"/>
          <w:sz w:val="28"/>
          <w:szCs w:val="28"/>
        </w:rPr>
        <w:t>анец: -Соглашение содружества, по инициативе Фонста Каале, от 310</w:t>
      </w:r>
      <w:r w:rsidRPr="00E37B0B">
        <w:rPr>
          <w:rFonts w:ascii="Truetypewriter PolyglOTT" w:hAnsi="Truetypewriter PolyglOTT" w:cs="Truetypewriter PolyglOTT"/>
          <w:sz w:val="28"/>
          <w:szCs w:val="28"/>
        </w:rPr>
        <w:t>’</w:t>
      </w:r>
      <w:r>
        <w:rPr>
          <w:rFonts w:ascii="Truetypewriter PolyglOTT" w:hAnsi="Truetypewriter PolyglOTT" w:cs="Truetypewriter PolyglOTT"/>
          <w:sz w:val="28"/>
          <w:szCs w:val="28"/>
        </w:rPr>
        <w:t>3</w:t>
      </w:r>
      <w:r w:rsidRPr="00E37B0B">
        <w:rPr>
          <w:rFonts w:ascii="Truetypewriter PolyglOTT" w:hAnsi="Truetypewriter PolyglOTT" w:cs="Truetypewriter PolyglOTT"/>
          <w:sz w:val="28"/>
          <w:szCs w:val="28"/>
        </w:rPr>
        <w:t>0’’00</w:t>
      </w:r>
      <w:r>
        <w:rPr>
          <w:rFonts w:ascii="Truetypewriter PolyglOTT" w:hAnsi="Truetypewriter PolyglOTT" w:cs="Truetypewriter PolyglOTT"/>
          <w:sz w:val="28"/>
          <w:szCs w:val="28"/>
          <w:lang w:val="en-US"/>
        </w:rPr>
        <w:t> </w:t>
      </w:r>
      <w:r w:rsidR="00732ACB">
        <w:rPr>
          <w:rFonts w:ascii="Truetypewriter PolyglOTT" w:hAnsi="Truetypewriter PolyglOTT" w:cs="Truetypewriter PolyglOTT"/>
          <w:sz w:val="28"/>
          <w:szCs w:val="28"/>
        </w:rPr>
        <w:t>807</w:t>
      </w:r>
      <w:r w:rsidRPr="00E37B0B">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об. гласит: «…В связи с покушением на генерала Виста Шэна, в следствии которого тот был убит терр</w:t>
      </w:r>
      <w:r w:rsidR="00455A34">
        <w:rPr>
          <w:rFonts w:ascii="Truetypewriter PolyglOTT" w:hAnsi="Truetypewriter PolyglOTT" w:cs="Truetypewriter PolyglOTT"/>
          <w:sz w:val="28"/>
          <w:szCs w:val="28"/>
        </w:rPr>
        <w:t>ористом Эниси Ли, при помощи не</w:t>
      </w:r>
      <w:r>
        <w:rPr>
          <w:rFonts w:ascii="Truetypewriter PolyglOTT" w:hAnsi="Truetypewriter PolyglOTT" w:cs="Truetypewriter PolyglOTT"/>
          <w:sz w:val="28"/>
          <w:szCs w:val="28"/>
        </w:rPr>
        <w:t xml:space="preserve">известного оружия, абсолютно любые разработки новых материалом, предметов и т.д. прекратить, за нарушение предусмотрена смертная казнь…» </w:t>
      </w:r>
      <w:r w:rsidRPr="00E37B0B">
        <w:rPr>
          <w:rFonts w:ascii="Truetypewriter PolyglOTT" w:hAnsi="Truetypewriter PolyglOTT" w:cs="Truetypewriter PolyglOTT"/>
          <w:sz w:val="28"/>
          <w:szCs w:val="28"/>
        </w:rPr>
        <w:t xml:space="preserve"> </w:t>
      </w:r>
    </w:p>
    <w:p w:rsidR="00E37B0B" w:rsidRDefault="00E37B0B"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-А как же другие государства</w:t>
      </w:r>
    </w:p>
    <w:p w:rsidR="00E37B0B" w:rsidRDefault="00E37B0B"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Повстанец: -Покажи ему карту</w:t>
      </w:r>
    </w:p>
    <w:p w:rsidR="00E37B0B" w:rsidRDefault="00E37B0B"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-Ясно, Федерация подмяла всех и вся под себя, а что стало с Ли?</w:t>
      </w:r>
    </w:p>
    <w:p w:rsidR="00E37B0B" w:rsidRDefault="00E37B0B"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Повстанец: -Отправлен в криостазис</w:t>
      </w:r>
    </w:p>
    <w:p w:rsidR="00E37B0B" w:rsidRDefault="00E37B0B"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комнату зашла молодая Пимбазенка*</w:t>
      </w:r>
    </w:p>
    <w:p w:rsidR="00E37B0B" w:rsidRDefault="005C4E1D"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-Результаты анализов гражданина готовы, это действительно Эниси Зофэ</w:t>
      </w:r>
    </w:p>
    <w:p w:rsidR="005C4E1D" w:rsidRDefault="005C4E1D"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-Сонэ?</w:t>
      </w:r>
    </w:p>
    <w:p w:rsidR="005C4E1D" w:rsidRDefault="006511F1"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w:t>
      </w:r>
      <w:r w:rsidR="005C4E1D">
        <w:rPr>
          <w:rFonts w:ascii="Truetypewriter PolyglOTT" w:hAnsi="Truetypewriter PolyglOTT" w:cs="Truetypewriter PolyglOTT"/>
          <w:sz w:val="28"/>
          <w:szCs w:val="28"/>
        </w:rPr>
        <w:t>: -Да, Сон</w:t>
      </w:r>
      <w:r>
        <w:rPr>
          <w:rFonts w:ascii="Truetypewriter PolyglOTT" w:hAnsi="Truetypewriter PolyglOTT" w:cs="Truetypewriter PolyglOTT"/>
          <w:sz w:val="28"/>
          <w:szCs w:val="28"/>
        </w:rPr>
        <w:t>ет</w:t>
      </w:r>
      <w:r w:rsidR="005C4E1D">
        <w:rPr>
          <w:rFonts w:ascii="Truetypewriter PolyglOTT" w:hAnsi="Truetypewriter PolyglOTT" w:cs="Truetypewriter PolyglOTT"/>
          <w:sz w:val="28"/>
          <w:szCs w:val="28"/>
        </w:rPr>
        <w:t xml:space="preserve"> Шэн, названа в честь своей далёкой родственницы</w:t>
      </w:r>
    </w:p>
    <w:p w:rsidR="005C4E1D" w:rsidRDefault="005C4E1D"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её знал…</w:t>
      </w:r>
    </w:p>
    <w:p w:rsidR="005C4E1D" w:rsidRDefault="005C4E1D"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w:t>
      </w:r>
      <w:r w:rsidR="00AB21C9">
        <w:rPr>
          <w:rFonts w:ascii="Truetypewriter PolyglOTT" w:hAnsi="Truetypewriter PolyglOTT" w:cs="Truetypewriter PolyglOTT"/>
          <w:sz w:val="28"/>
          <w:szCs w:val="28"/>
        </w:rPr>
        <w:t>овстанец: -То есть это, не Исааи</w:t>
      </w:r>
      <w:r>
        <w:rPr>
          <w:rFonts w:ascii="Truetypewriter PolyglOTT" w:hAnsi="Truetypewriter PolyglOTT" w:cs="Truetypewriter PolyglOTT"/>
          <w:sz w:val="28"/>
          <w:szCs w:val="28"/>
        </w:rPr>
        <w:t>, который зачем-то захотел скосить под отца?</w:t>
      </w:r>
    </w:p>
    <w:p w:rsidR="005C4E1D" w:rsidRDefault="005C4E1D"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-Нет, хотя они действительно похожи, как две капли воды. Есть ещё кое-что, не совсем приятное…</w:t>
      </w:r>
    </w:p>
    <w:p w:rsidR="005C4E1D" w:rsidRDefault="005C4E1D"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Повстанец: -Вы об нашей попытке их оживить</w:t>
      </w:r>
    </w:p>
    <w:p w:rsidR="005C4E1D" w:rsidRDefault="005C4E1D"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-Да, жаль, что Карнера убили, в общем, Пимбура, вы обладаете полным бессмертием, как и ваш сын, почти…</w:t>
      </w:r>
    </w:p>
    <w:p w:rsidR="005C4E1D" w:rsidRDefault="005C4E1D"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-В каком смысле, Ниссэ тоже? </w:t>
      </w:r>
      <w:r w:rsidR="00AB21C9">
        <w:rPr>
          <w:rFonts w:ascii="Truetypewriter PolyglOTT" w:hAnsi="Truetypewriter PolyglOTT" w:cs="Truetypewriter PolyglOTT"/>
          <w:sz w:val="28"/>
          <w:szCs w:val="28"/>
        </w:rPr>
        <w:t>И да, моего сына Зовут Исаак, не Исааи</w:t>
      </w:r>
    </w:p>
    <w:p w:rsidR="005C4E1D" w:rsidRDefault="00AB21C9"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Сонэ: -Понимаете, вы с Исаа… Исааком</w:t>
      </w:r>
      <w:r w:rsidR="005C4E1D">
        <w:rPr>
          <w:rFonts w:ascii="Truetypewriter PolyglOTT" w:hAnsi="Truetypewriter PolyglOTT" w:cs="Truetypewriter PolyglOTT"/>
          <w:sz w:val="28"/>
          <w:szCs w:val="28"/>
        </w:rPr>
        <w:t xml:space="preserve"> были выставочными экспонатами, мы вас похитили и начали одну процедуру. Шрин Карнер этим руководил, он пересобрал ваш мозг так, чтоб тот не мог умереть от старости, приступил к пересборке мозга вашего сына, в то время, как мы пересобирали тело… Понимаете, за вами пришёл спецназ, во главе с моим братом Незесом, вас забрали, а Карнера казнили на месте, он еле успел пересобрать мозг Исаака, и настроил обе капсулы на пробуждение, правда, Исаака перевезли в центр консервации, где пробу</w:t>
      </w:r>
      <w:r w:rsidR="003953FA">
        <w:rPr>
          <w:rFonts w:ascii="Truetypewriter PolyglOTT" w:hAnsi="Truetypewriter PolyglOTT" w:cs="Truetypewriter PolyglOTT"/>
          <w:sz w:val="28"/>
          <w:szCs w:val="28"/>
        </w:rPr>
        <w:t>ждение не работает… Ниссэ мы от</w:t>
      </w:r>
      <w:r w:rsidR="005C4E1D">
        <w:rPr>
          <w:rFonts w:ascii="Truetypewriter PolyglOTT" w:hAnsi="Truetypewriter PolyglOTT" w:cs="Truetypewriter PolyglOTT"/>
          <w:sz w:val="28"/>
          <w:szCs w:val="28"/>
        </w:rPr>
        <w:t>туда даже не пытались вытащить.</w:t>
      </w:r>
    </w:p>
    <w:p w:rsidR="005C4E1D" w:rsidRDefault="005C4E1D"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w:t>
      </w:r>
      <w:r w:rsidR="00BA5361">
        <w:rPr>
          <w:rFonts w:ascii="Truetypewriter PolyglOTT" w:hAnsi="Truetypewriter PolyglOTT" w:cs="Truetypewriter PolyglOTT"/>
          <w:sz w:val="28"/>
          <w:szCs w:val="28"/>
        </w:rPr>
        <w:t>-Я видел твоего брата, он пытался меня остановить</w:t>
      </w:r>
      <w:r w:rsidR="009D34A4">
        <w:rPr>
          <w:rFonts w:ascii="Truetypewriter PolyglOTT" w:hAnsi="Truetypewriter PolyglOTT" w:cs="Truetypewriter PolyglOTT"/>
          <w:sz w:val="28"/>
          <w:szCs w:val="28"/>
        </w:rPr>
        <w:t>, его спасла фамилия, я хотел мести, а месть – дело такое, но потом вдруг решил простить мальчишку, он ни в чём не виновен</w:t>
      </w:r>
      <w:r w:rsidR="00627C0B">
        <w:rPr>
          <w:rFonts w:ascii="Truetypewriter PolyglOTT" w:hAnsi="Truetypewriter PolyglOTT" w:cs="Truetypewriter PolyglOTT"/>
          <w:sz w:val="28"/>
          <w:szCs w:val="28"/>
        </w:rPr>
        <w:t>…</w:t>
      </w:r>
    </w:p>
    <w:p w:rsidR="009D34A4" w:rsidRDefault="009D34A4"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Повстанец: -Солдаты, доложить состояние здоровья</w:t>
      </w:r>
    </w:p>
    <w:p w:rsidR="009D34A4" w:rsidRDefault="009D34A4"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Солдаты одновременно: -Голод отсутствует, психическое состояние отличное, естественные нужды не беспокоят</w:t>
      </w:r>
    </w:p>
    <w:p w:rsidR="009D34A4" w:rsidRDefault="009D34A4"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Повстанец: -Вольно</w:t>
      </w:r>
    </w:p>
    <w:p w:rsidR="009D34A4" w:rsidRDefault="009D34A4"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-Вы сопротивление или армия?</w:t>
      </w:r>
    </w:p>
    <w:p w:rsidR="009D34A4" w:rsidRDefault="009D34A4"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Солдат1: -Сопротивление, вам не сказали, но сейчас общество Пимбазенцов разделено на два генетических класса нон-дивианты, то есть мы, и дивианты</w:t>
      </w:r>
    </w:p>
    <w:p w:rsidR="009D34A4" w:rsidRDefault="009D34A4"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-И что это значит?</w:t>
      </w:r>
    </w:p>
    <w:p w:rsidR="005C4E1D" w:rsidRDefault="009D34A4"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Солдат1: -Примерно в 3000об. общество разделилось на 2 части, мы нон-девианты полностью подчиняемся любым правилам, не у</w:t>
      </w:r>
      <w:r w:rsidR="009469E3">
        <w:rPr>
          <w:rFonts w:ascii="Truetypewriter PolyglOTT" w:hAnsi="Truetypewriter PolyglOTT" w:cs="Truetypewriter PolyglOTT"/>
          <w:sz w:val="28"/>
          <w:szCs w:val="28"/>
        </w:rPr>
        <w:t>стаём от работы морально, а так</w:t>
      </w:r>
      <w:r>
        <w:rPr>
          <w:rFonts w:ascii="Truetypewriter PolyglOTT" w:hAnsi="Truetypewriter PolyglOTT" w:cs="Truetypewriter PolyglOTT"/>
          <w:sz w:val="28"/>
          <w:szCs w:val="28"/>
        </w:rPr>
        <w:t>же не имеем особой силы воли, при отличном критическом мышлении</w:t>
      </w:r>
    </w:p>
    <w:p w:rsidR="009D34A4" w:rsidRDefault="009D34A4"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Повстанец: -Я же, дивиант, мы создаём правила и можем их игнорировать, но такого подобия группового мышления никогда не добьёмся</w:t>
      </w:r>
    </w:p>
    <w:p w:rsidR="009D34A4" w:rsidRDefault="009D34A4"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-Как вы тогда сюда попали?</w:t>
      </w:r>
    </w:p>
    <w:p w:rsidR="007D28F0" w:rsidRDefault="009D34A4"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Солдат2: -Критическое мышление, мы не можем действовать в одиночку, но если собирается группа из дивиантов 40-а, то мы можем мысля критически, игнорировать приказы и правила, так мы сюда и попали…</w:t>
      </w:r>
    </w:p>
    <w:p w:rsidR="007D28F0" w:rsidRDefault="007D28F0" w:rsidP="00E37B0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-Это идея… Ладно, спасибо ребят</w:t>
      </w:r>
    </w:p>
    <w:p w:rsidR="009D34A4" w:rsidRDefault="006A3ADD" w:rsidP="006A3ADD">
      <w:pPr>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t>Глава 3. Отец и сын…</w:t>
      </w:r>
    </w:p>
    <w:p w:rsidR="006A3ADD" w:rsidRDefault="006A3ADD" w:rsidP="006A3AD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*Поместье Шэн в Магвиле, Незес заходит в бальную комнату*</w:t>
      </w:r>
    </w:p>
    <w:p w:rsidR="006A3ADD" w:rsidRDefault="006A3ADD" w:rsidP="006A3AD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140’50’’03 5794 об.</w:t>
      </w:r>
    </w:p>
    <w:p w:rsidR="006A3ADD" w:rsidRDefault="006A3ADD" w:rsidP="006A3AD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Отец: -Незес, почему ты так не весел?</w:t>
      </w:r>
    </w:p>
    <w:p w:rsidR="006A3ADD" w:rsidRDefault="006A3ADD" w:rsidP="006A3AD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-Отец, кто такой Эниси Зофэ, почему он знает угадал моё имя</w:t>
      </w:r>
    </w:p>
    <w:p w:rsidR="006A3ADD" w:rsidRDefault="006A3ADD" w:rsidP="006A3AD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*Отец выронил из рук столовые приборы*</w:t>
      </w:r>
    </w:p>
    <w:p w:rsidR="006A3ADD" w:rsidRDefault="006A3ADD" w:rsidP="006A3AD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Отец: -С минуты на минуту к нам на банкет прилетит сам император Каале, я после банкета всё тебе объясню</w:t>
      </w:r>
    </w:p>
    <w:p w:rsidR="0020485C" w:rsidRDefault="0020485C" w:rsidP="006A3AD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Император с воодушевлением: -Я уже тут… </w:t>
      </w:r>
    </w:p>
    <w:p w:rsidR="0020485C" w:rsidRDefault="0020485C" w:rsidP="006A3AD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Отец: -Ваше высочество, извините…</w:t>
      </w:r>
    </w:p>
    <w:p w:rsidR="0020485C" w:rsidRDefault="0020485C" w:rsidP="006A3AD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Император: -Нильс, я всё понимаю, но давай без почестей, я тут как друг, а не император…</w:t>
      </w:r>
    </w:p>
    <w:p w:rsidR="0020485C" w:rsidRDefault="0020485C" w:rsidP="006A3AD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Нильс: -Хорошо, Аро</w:t>
      </w:r>
    </w:p>
    <w:p w:rsidR="0020485C" w:rsidRDefault="00C43CBD" w:rsidP="006A3AD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Аро: -Ты знаешь, что наши семьи сплетены очень крепко уже почти 5000 оборотов, но я был удивлён, что женщина, с которой я бы хотел быть, *шёпотом* наконец то найденная за 35 об. * с нормальной интонацией* это твоя сестра.</w:t>
      </w:r>
    </w:p>
    <w:p w:rsidR="00C43CBD" w:rsidRDefault="00C43CBD" w:rsidP="006A3AD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Нильс: -Тогда в чём вопрос? </w:t>
      </w:r>
    </w:p>
    <w:p w:rsidR="00C43CBD" w:rsidRDefault="00C43CBD" w:rsidP="006A3AD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Аро: -Я хотел попросить семью Шэн не претендовать на трон, в случае чего, у вас и так основная промышленность Федерации</w:t>
      </w:r>
    </w:p>
    <w:p w:rsidR="00C43CBD" w:rsidRDefault="00C43CBD" w:rsidP="006A3AD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Нильс: -Аро, как ты мог такое подумать? Ладно, я зову всех к столу, там и сделаешь ей предложение *Ваше высочество*</w:t>
      </w:r>
    </w:p>
    <w:p w:rsidR="006A3ADD" w:rsidRPr="00896600" w:rsidRDefault="00C43CBD" w:rsidP="006A3AD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141</w:t>
      </w:r>
      <w:r w:rsidRPr="00896600">
        <w:rPr>
          <w:rFonts w:ascii="Truetypewriter PolyglOTT" w:hAnsi="Truetypewriter PolyglOTT" w:cs="Truetypewriter PolyglOTT"/>
          <w:sz w:val="28"/>
          <w:szCs w:val="28"/>
        </w:rPr>
        <w:t xml:space="preserve">’10’’54 </w:t>
      </w:r>
    </w:p>
    <w:p w:rsidR="00C43CBD" w:rsidRDefault="00C43CBD" w:rsidP="006A3AD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-Отец, ты хотел сказать что-то важное</w:t>
      </w:r>
    </w:p>
    <w:p w:rsidR="00C43CBD" w:rsidRDefault="00C43CBD" w:rsidP="006A3AD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*Отец повернулся к Незесу, и был готов начать говорить*</w:t>
      </w:r>
    </w:p>
    <w:p w:rsidR="00C43CBD" w:rsidRPr="00C43CBD" w:rsidRDefault="00C43CBD" w:rsidP="00C43CB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-Вы не представляете, какие пробки в Магвиле… А, извините…</w:t>
      </w:r>
    </w:p>
    <w:p w:rsidR="00C43CBD" w:rsidRDefault="00C43CBD" w:rsidP="006A3AD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Нильс: -Всё в порядке, Сонэ, я думаю тебе тоже стоит об этом знать, садись. Мы – это потомки 3-его сателита Виста Шэна</w:t>
      </w:r>
    </w:p>
    <w:p w:rsidR="00C43CBD" w:rsidRDefault="00C43CBD" w:rsidP="006A3AD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-Это в каждом учебнике написано</w:t>
      </w:r>
    </w:p>
    <w:p w:rsidR="0009325D" w:rsidRDefault="00C43CBD" w:rsidP="006A3AD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8"/>
        </w:rPr>
        <w:t xml:space="preserve">Нильс: </w:t>
      </w:r>
      <w:r w:rsidR="0009325D">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Не перебивай, я и так нарушаю древнюю традицию: отцы передают старшему сыну знание перед смертью, это наше бремя… </w:t>
      </w:r>
      <w:r w:rsidR="009469E3">
        <w:rPr>
          <w:rFonts w:ascii="Truetypewriter PolyglOTT" w:hAnsi="Truetypewriter PolyglOTT" w:cs="Truetypewriter PolyglOTT"/>
          <w:sz w:val="28"/>
          <w:szCs w:val="28"/>
        </w:rPr>
        <w:t>3-его сателита Виста Шэна. В музее выставлены 2 человека Исаак и Эниси Зофэ. Многие считают их террористами, но это ложь. Они боролись за свободу Пимбазена, но тут им помешала наша семья… Вист предал Эниси, а Эниси между прочем был ему троюродным братом. Из-за этого братья Эниси Зофэ: Эниси Ли</w:t>
      </w:r>
      <w:r w:rsidR="0009325D">
        <w:rPr>
          <w:rFonts w:ascii="Truetypewriter PolyglOTT" w:hAnsi="Truetypewriter PolyglOTT" w:cs="Truetypewriter PolyglOTT"/>
          <w:sz w:val="28"/>
          <w:szCs w:val="28"/>
        </w:rPr>
        <w:t>(Ли)</w:t>
      </w:r>
      <w:r w:rsidR="009469E3">
        <w:rPr>
          <w:rFonts w:ascii="Truetypewriter PolyglOTT" w:hAnsi="Truetypewriter PolyglOTT" w:cs="Truetypewriter PolyglOTT"/>
          <w:sz w:val="28"/>
          <w:szCs w:val="28"/>
        </w:rPr>
        <w:t xml:space="preserve"> и </w:t>
      </w:r>
      <w:r w:rsidR="0009325D">
        <w:rPr>
          <w:rFonts w:ascii="Truetypewriter PolyglOTT" w:hAnsi="Truetypewriter PolyglOTT" w:cs="Truetypewriter PolyglOTT"/>
          <w:sz w:val="28"/>
          <w:szCs w:val="24"/>
        </w:rPr>
        <w:t>Анорэ Зофэ(Тао), воспитали Исаака Зофэ как истинного приемника отца. Потом Ли узнал о предательстве своей невесты, убить её он не смог, но Виста убил легко, там его и поймали, а затем отправили в криостазис, ввели «Весёлый закон», ну а потом предали и Исаака, не известно кто, но в возрасте 18 оборотов Исаак, вместе с Тао, были отправлены в криостазис… Мы семья предателей – это наше бремя…</w:t>
      </w:r>
    </w:p>
    <w:p w:rsidR="0009325D" w:rsidRDefault="0009325D" w:rsidP="006A3AD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Н</w:t>
      </w:r>
      <w:r w:rsidR="009E4F75">
        <w:rPr>
          <w:rFonts w:ascii="Truetypewriter PolyglOTT" w:hAnsi="Truetypewriter PolyglOTT" w:cs="Truetypewriter PolyglOTT"/>
          <w:sz w:val="28"/>
          <w:szCs w:val="24"/>
        </w:rPr>
        <w:t>езес: -Отец… Я… Я видел его, Эни</w:t>
      </w:r>
      <w:r>
        <w:rPr>
          <w:rFonts w:ascii="Truetypewriter PolyglOTT" w:hAnsi="Truetypewriter PolyglOTT" w:cs="Truetypewriter PolyglOTT"/>
          <w:sz w:val="28"/>
          <w:szCs w:val="24"/>
        </w:rPr>
        <w:t>си Зофэ, он вышел из стазиса, это моя вина</w:t>
      </w:r>
    </w:p>
    <w:p w:rsidR="0009325D" w:rsidRDefault="0009325D" w:rsidP="006A3AD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Нильс: -Я тебя понимаю, я сам за сопротивление Пимбазена, но… Но не могу…</w:t>
      </w:r>
    </w:p>
    <w:p w:rsidR="0009325D" w:rsidRDefault="0009325D" w:rsidP="006A3AD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Незес: -Отец, мы ловим бойцов сопротивления, это наша задача, а я её провалил</w:t>
      </w:r>
    </w:p>
    <w:p w:rsidR="0009325D" w:rsidRDefault="0009325D" w:rsidP="006A3AD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*Сонэ, </w:t>
      </w:r>
      <w:r w:rsidR="00AA1498">
        <w:rPr>
          <w:rFonts w:ascii="Truetypewriter PolyglOTT" w:hAnsi="Truetypewriter PolyglOTT" w:cs="Truetypewriter PolyglOTT"/>
          <w:sz w:val="28"/>
          <w:szCs w:val="24"/>
        </w:rPr>
        <w:t>на всякий случай выхватила из ко</w:t>
      </w:r>
      <w:r>
        <w:rPr>
          <w:rFonts w:ascii="Truetypewriter PolyglOTT" w:hAnsi="Truetypewriter PolyglOTT" w:cs="Truetypewriter PolyglOTT"/>
          <w:sz w:val="28"/>
          <w:szCs w:val="24"/>
        </w:rPr>
        <w:t>буры пистолет*</w:t>
      </w:r>
    </w:p>
    <w:p w:rsidR="0009325D" w:rsidRDefault="00AA1498" w:rsidP="006A3AD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-Я состою в сопротивлении, и я его сегодня тоже видела</w:t>
      </w:r>
    </w:p>
    <w:p w:rsidR="00AA1498" w:rsidRDefault="00AA1498" w:rsidP="006A3AD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Нильс: -Хоть кто-то из моих детей вернёт доброе имя семьи</w:t>
      </w:r>
    </w:p>
    <w:p w:rsidR="00AA1498" w:rsidRDefault="00AA1498" w:rsidP="006A3AD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Незес со злостю пнул стол: -Сонэ!!! Я должен, но не могу тебя арестовать… Зачем… Зачем, мы богатейшая семья Федерации…</w:t>
      </w:r>
    </w:p>
    <w:p w:rsidR="00AA1498" w:rsidRDefault="00AA1498" w:rsidP="006A3AD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-Именно что Федерации… Вроде бы старший, а ведёшь себя как тряпка, ты знаешь где меня можно найти…</w:t>
      </w:r>
    </w:p>
    <w:p w:rsidR="00896600" w:rsidRDefault="00896600" w:rsidP="00896600">
      <w:pPr>
        <w:jc w:val="center"/>
        <w:rPr>
          <w:rFonts w:ascii="Truetypewriter PolyglOTT" w:hAnsi="Truetypewriter PolyglOTT" w:cs="Truetypewriter PolyglOTT"/>
          <w:b/>
          <w:sz w:val="36"/>
          <w:szCs w:val="24"/>
        </w:rPr>
      </w:pPr>
      <w:r w:rsidRPr="003953FA">
        <w:rPr>
          <w:rFonts w:ascii="Truetypewriter PolyglOTT" w:hAnsi="Truetypewriter PolyglOTT" w:cs="Truetypewriter PolyglOTT"/>
          <w:b/>
          <w:sz w:val="36"/>
          <w:szCs w:val="24"/>
        </w:rPr>
        <w:t>Глава 4.</w:t>
      </w:r>
      <w:r w:rsidR="003953FA" w:rsidRPr="003953FA">
        <w:rPr>
          <w:rFonts w:ascii="Truetypewriter PolyglOTT" w:hAnsi="Truetypewriter PolyglOTT" w:cs="Truetypewriter PolyglOTT"/>
          <w:b/>
          <w:sz w:val="36"/>
          <w:szCs w:val="24"/>
        </w:rPr>
        <w:t xml:space="preserve"> Восточный ветер…</w:t>
      </w:r>
    </w:p>
    <w:p w:rsidR="003953FA" w:rsidRDefault="003953FA"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150</w:t>
      </w:r>
      <w:r w:rsidRPr="003953FA">
        <w:rPr>
          <w:rFonts w:ascii="Truetypewriter PolyglOTT" w:hAnsi="Truetypewriter PolyglOTT" w:cs="Truetypewriter PolyglOTT"/>
          <w:sz w:val="28"/>
          <w:szCs w:val="24"/>
        </w:rPr>
        <w:t>’02’’12 5794</w:t>
      </w:r>
      <w:r>
        <w:rPr>
          <w:rFonts w:ascii="Truetypewriter PolyglOTT" w:hAnsi="Truetypewriter PolyglOTT" w:cs="Truetypewriter PolyglOTT"/>
          <w:sz w:val="28"/>
          <w:szCs w:val="24"/>
        </w:rPr>
        <w:t xml:space="preserve"> об. *Штаб сопротивления*</w:t>
      </w:r>
    </w:p>
    <w:p w:rsidR="00C70451" w:rsidRDefault="003953FA"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Эниси: </w:t>
      </w:r>
      <w:r w:rsidR="00C70451">
        <w:rPr>
          <w:rFonts w:ascii="Truetypewriter PolyglOTT" w:hAnsi="Truetypewriter PolyglOTT" w:cs="Truetypewriter PolyglOTT"/>
          <w:sz w:val="28"/>
          <w:szCs w:val="24"/>
        </w:rPr>
        <w:t>-…Я приблизительно подсчитал, нам нужно около 500 об. на создание армии. Сейчас наш мятеж подавят в два счёта</w:t>
      </w:r>
    </w:p>
    <w:p w:rsidR="003953FA" w:rsidRDefault="00C70451"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Сонэ: -Вы учитывали нон-девиантов? </w:t>
      </w:r>
    </w:p>
    <w:p w:rsidR="00C70451" w:rsidRDefault="00C70451"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-Да, я их взял за базовую единицу</w:t>
      </w:r>
    </w:p>
    <w:p w:rsidR="00C70451" w:rsidRDefault="00C70451"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-Это не так работает, нон-девианты обладают очень высоким интеллектом, они не знают страха, невероятно точно следуют всем правилам, а главное – они будут работать, воевать до последней капли крови, надо только агитировать их</w:t>
      </w:r>
    </w:p>
    <w:p w:rsidR="00C70451" w:rsidRDefault="00C70451"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-Тогда нужны веские причины, надо доказать, что у меня есть право на законную власть?</w:t>
      </w:r>
    </w:p>
    <w:p w:rsidR="00C70451" w:rsidRDefault="00C70451"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-Это и есть главная проблема</w:t>
      </w:r>
    </w:p>
    <w:p w:rsidR="00C70451" w:rsidRDefault="00C70451"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*В комнату вошёл солдат*</w:t>
      </w:r>
    </w:p>
    <w:p w:rsidR="00C70451" w:rsidRDefault="00C70451"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Солдат: -Разрешите? </w:t>
      </w:r>
    </w:p>
    <w:p w:rsidR="00C70451" w:rsidRDefault="00C70451"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-Да, прошу</w:t>
      </w:r>
    </w:p>
    <w:p w:rsidR="00C70451" w:rsidRDefault="00C70451"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-До нас дошли слухи, что некий новый человек хочет вступить в сопротивление, всем интересно как вы завербуете его, так как именно вы, в своё время завербовали Шрина Кришлау</w:t>
      </w:r>
    </w:p>
    <w:p w:rsidR="00C2242C" w:rsidRDefault="00C2242C"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-Хорошо, я найду его. Что касательно Ши, это был его выбор, он слишком пацифистичен, хоть и величайший генерал. Я даже не знаю, что с ним стало</w:t>
      </w:r>
    </w:p>
    <w:p w:rsidR="00C2242C" w:rsidRDefault="00C2242C"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-Зато я знаю, вся семья Шрин</w:t>
      </w:r>
      <w:r w:rsidR="00AB34DC">
        <w:rPr>
          <w:rFonts w:ascii="Truetypewriter PolyglOTT" w:hAnsi="Truetypewriter PolyglOTT" w:cs="Truetypewriter PolyglOTT"/>
          <w:sz w:val="28"/>
          <w:szCs w:val="24"/>
        </w:rPr>
        <w:t>а</w:t>
      </w:r>
      <w:r>
        <w:rPr>
          <w:rFonts w:ascii="Truetypewriter PolyglOTT" w:hAnsi="Truetypewriter PolyglOTT" w:cs="Truetypewriter PolyglOTT"/>
          <w:sz w:val="28"/>
          <w:szCs w:val="24"/>
        </w:rPr>
        <w:t xml:space="preserve"> лежит в криостазисе, в частном музее в поместье Шэн на Силве, там же, где ваши доспехи, оружие…</w:t>
      </w:r>
    </w:p>
    <w:p w:rsidR="00C2242C" w:rsidRDefault="00C2242C"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Эниси: -Почему мы ещё тут, эти доспехи для меня крайне важны? Подождёт новичок, надо только придумать, как защититься от пуль, пока я буду надевать доспехи</w:t>
      </w:r>
    </w:p>
    <w:p w:rsidR="00C2242C" w:rsidRDefault="00C2242C"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-Плазменный силовой генератор схемы Ли, они запрещены к производству, но разве это проблема?</w:t>
      </w:r>
    </w:p>
    <w:p w:rsidR="00C2242C" w:rsidRDefault="00C2242C"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152'10''10 </w:t>
      </w:r>
      <w:r w:rsidRPr="003953FA">
        <w:rPr>
          <w:rFonts w:ascii="Truetypewriter PolyglOTT" w:hAnsi="Truetypewriter PolyglOTT" w:cs="Truetypewriter PolyglOTT"/>
          <w:sz w:val="28"/>
          <w:szCs w:val="24"/>
        </w:rPr>
        <w:t>5794</w:t>
      </w:r>
      <w:r>
        <w:rPr>
          <w:rFonts w:ascii="Truetypewriter PolyglOTT" w:hAnsi="Truetypewriter PolyglOTT" w:cs="Truetypewriter PolyglOTT"/>
          <w:sz w:val="28"/>
          <w:szCs w:val="24"/>
        </w:rPr>
        <w:t xml:space="preserve"> об. Начальнику обороны Сильвы: Сегодня некий неизвестный гражданин зашёл в музей поместья Зофэ. Он двигался вместе с экскурсией до доспехов Пимбуры старшего. Затем он открыл плазменный щит и надел доспехи, охранники открыли огонь, но доспехи не поддавались </w:t>
      </w:r>
      <w:r w:rsidR="00203B18">
        <w:rPr>
          <w:rFonts w:ascii="Truetypewriter PolyglOTT" w:hAnsi="Truetypewriter PolyglOTT" w:cs="Truetypewriter PolyglOTT"/>
          <w:sz w:val="28"/>
          <w:szCs w:val="24"/>
        </w:rPr>
        <w:t xml:space="preserve">пулям, также, как и щит. Неизвестный взял из стенда пистолет Эниси Зофэ, а также его кинжал, затем скрылся в неизвестном направлении. </w:t>
      </w:r>
    </w:p>
    <w:p w:rsidR="00C2242C" w:rsidRPr="00203B18" w:rsidRDefault="00203B18"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153</w:t>
      </w:r>
      <w:r w:rsidRPr="00203B18">
        <w:rPr>
          <w:rFonts w:ascii="Truetypewriter PolyglOTT" w:hAnsi="Truetypewriter PolyglOTT" w:cs="Truetypewriter PolyglOTT"/>
          <w:sz w:val="28"/>
          <w:szCs w:val="24"/>
        </w:rPr>
        <w:t>’40’’35</w:t>
      </w:r>
    </w:p>
    <w:p w:rsidR="00203B18" w:rsidRDefault="00203B18"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-Ваша цель зайдёт в этот переулок, ожидайте</w:t>
      </w:r>
    </w:p>
    <w:p w:rsidR="00203B18" w:rsidRDefault="00203B18"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-Хорошо</w:t>
      </w:r>
    </w:p>
    <w:p w:rsidR="00203B18" w:rsidRDefault="00AC4764"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w:t>
      </w:r>
      <w:r w:rsidR="00203B18">
        <w:rPr>
          <w:rFonts w:ascii="Truetypewriter PolyglOTT" w:hAnsi="Truetypewriter PolyglOTT" w:cs="Truetypewriter PolyglOTT"/>
          <w:sz w:val="28"/>
          <w:szCs w:val="24"/>
        </w:rPr>
        <w:t>пустя пару минут в переулок зашёл Незес Шэн</w:t>
      </w:r>
      <w:r>
        <w:rPr>
          <w:rFonts w:ascii="Truetypewriter PolyglOTT" w:hAnsi="Truetypewriter PolyglOTT" w:cs="Truetypewriter PolyglOTT"/>
          <w:sz w:val="28"/>
          <w:szCs w:val="24"/>
        </w:rPr>
        <w:t>. Он прошёл пару метров, после чего был повален на землю Эниси</w:t>
      </w:r>
      <w:r w:rsidR="00203B18">
        <w:rPr>
          <w:rFonts w:ascii="Truetypewriter PolyglOTT" w:hAnsi="Truetypewriter PolyglOTT" w:cs="Truetypewriter PolyglOTT"/>
          <w:sz w:val="28"/>
          <w:szCs w:val="24"/>
        </w:rPr>
        <w:t>*</w:t>
      </w:r>
    </w:p>
    <w:p w:rsidR="00AC4764" w:rsidRDefault="00AC4764"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-Теперь понятно, как действует Федерация хоть бы кого-то другого попытались бы подослать</w:t>
      </w:r>
    </w:p>
    <w:p w:rsidR="00AC4764" w:rsidRDefault="00AC4764"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Незес: -Идиот! Что за дурная привычка класть всех на лопатки?! Если вам интересно, то я здесь по своему желанию. Мои взгляды на мир изменились…</w:t>
      </w:r>
    </w:p>
    <w:p w:rsidR="000B6A4D" w:rsidRDefault="000B6A4D" w:rsidP="000B6A4D">
      <w:pPr>
        <w:jc w:val="center"/>
        <w:rPr>
          <w:rFonts w:ascii="Truetypewriter PolyglOTT" w:hAnsi="Truetypewriter PolyglOTT" w:cs="Truetypewriter PolyglOTT"/>
          <w:b/>
          <w:sz w:val="36"/>
          <w:szCs w:val="24"/>
        </w:rPr>
      </w:pPr>
      <w:r>
        <w:rPr>
          <w:rFonts w:ascii="Truetypewriter PolyglOTT" w:hAnsi="Truetypewriter PolyglOTT" w:cs="Truetypewriter PolyglOTT"/>
          <w:b/>
          <w:sz w:val="36"/>
          <w:szCs w:val="24"/>
        </w:rPr>
        <w:t>Глава 5.</w:t>
      </w:r>
      <w:r w:rsidR="00C01ED0">
        <w:rPr>
          <w:rFonts w:ascii="Truetypewriter PolyglOTT" w:hAnsi="Truetypewriter PolyglOTT" w:cs="Truetypewriter PolyglOTT"/>
          <w:b/>
          <w:sz w:val="36"/>
          <w:szCs w:val="24"/>
        </w:rPr>
        <w:t xml:space="preserve"> О горе мне горе…</w:t>
      </w:r>
    </w:p>
    <w:p w:rsidR="007376C6" w:rsidRDefault="007376C6"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153</w:t>
      </w:r>
      <w:r w:rsidRPr="003953FA">
        <w:rPr>
          <w:rFonts w:ascii="Truetypewriter PolyglOTT" w:hAnsi="Truetypewriter PolyglOTT" w:cs="Truetypewriter PolyglOTT"/>
          <w:sz w:val="28"/>
          <w:szCs w:val="24"/>
        </w:rPr>
        <w:t>’</w:t>
      </w:r>
      <w:r>
        <w:rPr>
          <w:rFonts w:ascii="Truetypewriter PolyglOTT" w:hAnsi="Truetypewriter PolyglOTT" w:cs="Truetypewriter PolyglOTT"/>
          <w:sz w:val="28"/>
          <w:szCs w:val="24"/>
        </w:rPr>
        <w:t>55’’17</w:t>
      </w:r>
      <w:r w:rsidRPr="003953FA">
        <w:rPr>
          <w:rFonts w:ascii="Truetypewriter PolyglOTT" w:hAnsi="Truetypewriter PolyglOTT" w:cs="Truetypewriter PolyglOTT"/>
          <w:sz w:val="28"/>
          <w:szCs w:val="24"/>
        </w:rPr>
        <w:t xml:space="preserve"> 5794</w:t>
      </w:r>
      <w:r>
        <w:rPr>
          <w:rFonts w:ascii="Truetypewriter PolyglOTT" w:hAnsi="Truetypewriter PolyglOTT" w:cs="Truetypewriter PolyglOTT"/>
          <w:sz w:val="28"/>
          <w:szCs w:val="24"/>
        </w:rPr>
        <w:t xml:space="preserve"> об. </w:t>
      </w:r>
      <w:r w:rsidR="009E4F75">
        <w:rPr>
          <w:rFonts w:ascii="Truetypewriter PolyglOTT" w:hAnsi="Truetypewriter PolyglOTT" w:cs="Truetypewriter PolyglOTT"/>
          <w:sz w:val="28"/>
          <w:szCs w:val="24"/>
        </w:rPr>
        <w:t>*Штаб сопротивления, заходит Эни</w:t>
      </w:r>
      <w:r>
        <w:rPr>
          <w:rFonts w:ascii="Truetypewriter PolyglOTT" w:hAnsi="Truetypewriter PolyglOTT" w:cs="Truetypewriter PolyglOTT"/>
          <w:sz w:val="28"/>
          <w:szCs w:val="24"/>
        </w:rPr>
        <w:t>си*</w:t>
      </w:r>
    </w:p>
    <w:p w:rsidR="007376C6" w:rsidRDefault="007376C6"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-Я его привёл</w:t>
      </w:r>
    </w:p>
    <w:p w:rsidR="007376C6" w:rsidRDefault="007376C6"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выходя из-за угла: -Кого? А… Что, братец, совестливо стало, за ошибки предка?</w:t>
      </w:r>
    </w:p>
    <w:p w:rsidR="007376C6" w:rsidRDefault="007376C6"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Незес: -Нет, просто я понял, что Аро хочет через тётю Танэ подмять под себя все концерны семьи Шэн, как это уже произошло с «Эльмесом»</w:t>
      </w:r>
    </w:p>
    <w:p w:rsidR="007376C6" w:rsidRDefault="007376C6"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-Нэ, брось, Аро нет дела до «Адоры» и «Пимбазенъерих Аутоматих», если его что-то и интересует, то это мануфактуры по огранке драгоценных камней</w:t>
      </w:r>
    </w:p>
    <w:p w:rsidR="007376C6" w:rsidRDefault="007376C6"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Незес: -Он попросил отца, об том, чтоб отец не претендовал, в случае чего, на престол, ни с проста Со, ни с проста…</w:t>
      </w:r>
    </w:p>
    <w:p w:rsidR="007376C6" w:rsidRDefault="009003D8"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-Ладно, не спорьте</w:t>
      </w:r>
    </w:p>
    <w:p w:rsidR="009003D8" w:rsidRDefault="009003D8"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-Можешь нас оставить наедине, Нэ?</w:t>
      </w:r>
    </w:p>
    <w:p w:rsidR="009003D8" w:rsidRDefault="009003D8"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Незес: -Ясно, кого ты хочешь себе в мужья…</w:t>
      </w:r>
    </w:p>
    <w:p w:rsidR="009003D8" w:rsidRDefault="009003D8"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Эниси: -Я женат и моя жена ещё жива, её зовут Ниссэ…</w:t>
      </w:r>
    </w:p>
    <w:p w:rsidR="009003D8" w:rsidRDefault="009003D8"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Незес: -Ладно, уйду пока меня не уложил на лопатки Эниси, меня, элитного бойца федерации…</w:t>
      </w:r>
    </w:p>
    <w:p w:rsidR="009003D8" w:rsidRDefault="009003D8"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-Заметь, ни я сказал, что федерация привела в упадок абсолютно всё, ладно ступай…</w:t>
      </w:r>
    </w:p>
    <w:p w:rsidR="009003D8" w:rsidRDefault="009003D8"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*Незес ушёл*</w:t>
      </w:r>
    </w:p>
    <w:p w:rsidR="009003D8" w:rsidRDefault="009003D8"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-Я давно хотела спросить</w:t>
      </w:r>
    </w:p>
    <w:p w:rsidR="009003D8" w:rsidRDefault="009003D8"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-Задавай, пожалуйста</w:t>
      </w:r>
    </w:p>
    <w:p w:rsidR="009003D8" w:rsidRDefault="009003D8"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-Как вы угадали моё имя?</w:t>
      </w:r>
    </w:p>
    <w:p w:rsidR="009003D8" w:rsidRDefault="009003D8"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-Понимаешь, у меня был брат – Вист Шэн</w:t>
      </w:r>
    </w:p>
    <w:p w:rsidR="009003D8" w:rsidRDefault="009003D8"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-Тот, что вас предал?</w:t>
      </w:r>
    </w:p>
    <w:p w:rsidR="009003D8" w:rsidRDefault="009003D8"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Эниси: -Да, но помимо его был ещё брат Эниси Ли, но все его звали Ли, так удобнее. Эниси любил некую Сонэ Бонтропэ. А потом она предала его и ушла </w:t>
      </w:r>
      <w:r w:rsidR="005D2AF3">
        <w:rPr>
          <w:rFonts w:ascii="Truetypewriter PolyglOTT" w:hAnsi="Truetypewriter PolyglOTT" w:cs="Truetypewriter PolyglOTT"/>
          <w:sz w:val="28"/>
          <w:szCs w:val="24"/>
        </w:rPr>
        <w:t>к Висту. Ты вылитая копия Сонэ. То же тонкое белёсое лицо, те же злато-белые волосы, тонкие губы, аккуратный нос, только что глаза зелёные</w:t>
      </w:r>
      <w:r w:rsidR="00047BCC">
        <w:rPr>
          <w:rFonts w:ascii="Truetypewriter PolyglOTT" w:hAnsi="Truetypewriter PolyglOTT" w:cs="Truetypewriter PolyglOTT"/>
          <w:sz w:val="28"/>
          <w:szCs w:val="24"/>
        </w:rPr>
        <w:t xml:space="preserve"> и ты в очках</w:t>
      </w:r>
      <w:r w:rsidR="005D2AF3">
        <w:rPr>
          <w:rFonts w:ascii="Truetypewriter PolyglOTT" w:hAnsi="Truetypewriter PolyglOTT" w:cs="Truetypewriter PolyglOTT"/>
          <w:sz w:val="28"/>
          <w:szCs w:val="24"/>
        </w:rPr>
        <w:t>, я правда не помню её глаз, но точно не зелёные. Так как тогда зелёные глаза были только у Федералов. Ли любил её, очень сильно, можно сказать, что он не мог без неё жить. Неудивительно, что он убил Ви сразу, как узнал об измене.</w:t>
      </w:r>
    </w:p>
    <w:p w:rsidR="005D2AF3" w:rsidRDefault="005D2AF3"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Сонэ: -А как он выглядел? </w:t>
      </w:r>
    </w:p>
    <w:p w:rsidR="001B3395" w:rsidRDefault="005D2AF3"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Эниси: -Ли? У Ли были прекрасные глаза, голубые, как море, с насыщенной синей каймой глаз. Его лицо было немного овальным, но при этом у него был ярко выражен подбородок. Его </w:t>
      </w:r>
      <w:r w:rsidR="001B3395">
        <w:rPr>
          <w:rFonts w:ascii="Truetypewriter PolyglOTT" w:hAnsi="Truetypewriter PolyglOTT" w:cs="Truetypewriter PolyglOTT"/>
          <w:sz w:val="28"/>
          <w:szCs w:val="24"/>
        </w:rPr>
        <w:t>губы были небольшими, а кожа всегда имела загар: он никогда н</w:t>
      </w:r>
      <w:r w:rsidR="00AB34DC">
        <w:rPr>
          <w:rFonts w:ascii="Truetypewriter PolyglOTT" w:hAnsi="Truetypewriter PolyglOTT" w:cs="Truetypewriter PolyglOTT"/>
          <w:sz w:val="28"/>
          <w:szCs w:val="24"/>
        </w:rPr>
        <w:t>е</w:t>
      </w:r>
      <w:r w:rsidR="001B3395">
        <w:rPr>
          <w:rFonts w:ascii="Truetypewriter PolyglOTT" w:hAnsi="Truetypewriter PolyglOTT" w:cs="Truetypewriter PolyglOTT"/>
          <w:sz w:val="28"/>
          <w:szCs w:val="24"/>
        </w:rPr>
        <w:t xml:space="preserve"> любил седеть на месте…</w:t>
      </w:r>
    </w:p>
    <w:p w:rsidR="001B3395" w:rsidRDefault="001B3395"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-Такой, как я представляла идеального мужа… Я про него слышала, но никогда не видела. Он в центре консервации, я могу туда попасть, и я сделаю это сиюминутно. Незес!!! Пошли!</w:t>
      </w:r>
    </w:p>
    <w:p w:rsidR="001B3395" w:rsidRDefault="001B3395"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Незес: -Куда ещё? </w:t>
      </w:r>
    </w:p>
    <w:p w:rsidR="001B3395" w:rsidRDefault="001B3395"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с улыбкой: -В музей, в центр консервации, ты меня туда проведёшь</w:t>
      </w:r>
    </w:p>
    <w:p w:rsidR="001B3395" w:rsidRDefault="001B3395"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Незес: -Ладно…</w:t>
      </w:r>
    </w:p>
    <w:p w:rsidR="001B3395" w:rsidRPr="001B3395" w:rsidRDefault="001B3395" w:rsidP="007376C6">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*Центр консервации и принудительного крио содержания*</w:t>
      </w:r>
    </w:p>
    <w:p w:rsidR="001B3395" w:rsidRDefault="001B3395" w:rsidP="00C01ED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Администратор: -Вы навестить своего родственника?</w:t>
      </w:r>
    </w:p>
    <w:p w:rsidR="00C01ED0" w:rsidRPr="00C01ED0" w:rsidRDefault="001B3395" w:rsidP="00C01ED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Незес: -Можно и так сказать, *Незес достал документы* полковник Незес Шэн, Войска Спец Реагирования Пимбазенсокй Республики Федерации  </w:t>
      </w:r>
    </w:p>
    <w:p w:rsidR="00203B18" w:rsidRDefault="001B3395"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Администратор: -Она с вами?</w:t>
      </w:r>
    </w:p>
    <w:p w:rsidR="001B3395" w:rsidRDefault="001B3395"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Незес: -Да, Сонэ Шэн – сестра</w:t>
      </w:r>
    </w:p>
    <w:p w:rsidR="001B3395" w:rsidRDefault="001B3395"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Администратор: -Хорошо, кто вам нужен?</w:t>
      </w:r>
    </w:p>
    <w:p w:rsidR="001B3395" w:rsidRDefault="001B3395"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-Эниси Ли, больше известный, как генерал Ли</w:t>
      </w:r>
    </w:p>
    <w:p w:rsidR="003D55F9" w:rsidRDefault="003D55F9"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Администратор: -Странный выбор для семьи Шэн, но не мне лезть в чужие дела, прошу за мной…</w:t>
      </w:r>
    </w:p>
    <w:p w:rsidR="003D55F9" w:rsidRDefault="00CF14A4"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*Администратор привела к капсуле*</w:t>
      </w:r>
    </w:p>
    <w:p w:rsidR="00CF14A4" w:rsidRDefault="00CF14A4"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Администратор: -Вас оставить наедине?</w:t>
      </w:r>
    </w:p>
    <w:p w:rsidR="00CF14A4" w:rsidRDefault="00CF14A4"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Незес: -Будьте добры…</w:t>
      </w:r>
    </w:p>
    <w:p w:rsidR="00CF14A4" w:rsidRDefault="00CF14A4"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-Нэ, я не знаю какой он человек в душе, но выглядит он как тот, с кем я хотела бы провести всю свою жизнь…</w:t>
      </w:r>
    </w:p>
    <w:p w:rsidR="00CF14A4" w:rsidRDefault="00CF14A4"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Незес: -Со, он убил своего брата, он преступник, как не крути</w:t>
      </w:r>
    </w:p>
    <w:p w:rsidR="00CF14A4" w:rsidRDefault="00CF14A4"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-Нэ, смотри, он выглядит как ты, одно лицо, кто это?</w:t>
      </w:r>
    </w:p>
    <w:p w:rsidR="00CF14A4" w:rsidRDefault="00CF14A4"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Незес: -Некий генерал Тао, надо спросить у Эниси о нём, кстати ты заметила, что он похож на отца</w:t>
      </w:r>
    </w:p>
    <w:p w:rsidR="00F8230C" w:rsidRDefault="00CF14A4"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-Да, но пока ему не говорила, у него голубые глаза, всегда серьёзн</w:t>
      </w:r>
      <w:r w:rsidR="00E627C0">
        <w:rPr>
          <w:rFonts w:ascii="Truetypewriter PolyglOTT" w:hAnsi="Truetypewriter PolyglOTT" w:cs="Truetypewriter PolyglOTT"/>
          <w:sz w:val="28"/>
          <w:szCs w:val="24"/>
        </w:rPr>
        <w:t xml:space="preserve">ое лицо, слегка бледноватая, но </w:t>
      </w:r>
      <w:r>
        <w:rPr>
          <w:rFonts w:ascii="Truetypewriter PolyglOTT" w:hAnsi="Truetypewriter PolyglOTT" w:cs="Truetypewriter PolyglOTT"/>
          <w:sz w:val="28"/>
          <w:szCs w:val="24"/>
        </w:rPr>
        <w:t>при этом не болезненная кожа, тонкие брови. Но характер такой же непробиваемый. Правда Эниси в два раза его моложе, но не суть…</w:t>
      </w:r>
      <w:r w:rsidR="00F8230C">
        <w:rPr>
          <w:rFonts w:ascii="Truetypewriter PolyglOTT" w:hAnsi="Truetypewriter PolyglOTT" w:cs="Truetypewriter PolyglOTT"/>
          <w:sz w:val="28"/>
          <w:szCs w:val="24"/>
        </w:rPr>
        <w:t>*С улыбкой* Просто знай, что я влюбилась</w:t>
      </w:r>
      <w:r>
        <w:rPr>
          <w:rFonts w:ascii="Truetypewriter PolyglOTT" w:hAnsi="Truetypewriter PolyglOTT" w:cs="Truetypewriter PolyglOTT"/>
          <w:sz w:val="28"/>
          <w:szCs w:val="24"/>
        </w:rPr>
        <w:t xml:space="preserve"> </w:t>
      </w:r>
      <w:r w:rsidR="00F8230C">
        <w:rPr>
          <w:rFonts w:ascii="Truetypewriter PolyglOTT" w:hAnsi="Truetypewriter PolyglOTT" w:cs="Truetypewriter PolyglOTT"/>
          <w:sz w:val="28"/>
          <w:szCs w:val="24"/>
        </w:rPr>
        <w:t>в Ли с первого взгляда</w:t>
      </w:r>
    </w:p>
    <w:p w:rsidR="008A5017" w:rsidRDefault="008A5017" w:rsidP="008A5017">
      <w:pPr>
        <w:jc w:val="center"/>
        <w:rPr>
          <w:rFonts w:ascii="Truetypewriter PolyglOTT" w:hAnsi="Truetypewriter PolyglOTT" w:cs="Truetypewriter PolyglOTT"/>
          <w:b/>
          <w:sz w:val="36"/>
          <w:szCs w:val="24"/>
        </w:rPr>
      </w:pPr>
      <w:r>
        <w:rPr>
          <w:rFonts w:ascii="Truetypewriter PolyglOTT" w:hAnsi="Truetypewriter PolyglOTT" w:cs="Truetypewriter PolyglOTT"/>
          <w:b/>
          <w:sz w:val="36"/>
          <w:szCs w:val="24"/>
        </w:rPr>
        <w:t>Глава 6. Ожидание – наша реальность…</w:t>
      </w:r>
    </w:p>
    <w:p w:rsidR="008A5017" w:rsidRDefault="008A5017"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359</w:t>
      </w:r>
      <w:r w:rsidRPr="003953FA">
        <w:rPr>
          <w:rFonts w:ascii="Truetypewriter PolyglOTT" w:hAnsi="Truetypewriter PolyglOTT" w:cs="Truetypewriter PolyglOTT"/>
          <w:sz w:val="28"/>
          <w:szCs w:val="24"/>
        </w:rPr>
        <w:t>’</w:t>
      </w:r>
      <w:r>
        <w:rPr>
          <w:rFonts w:ascii="Truetypewriter PolyglOTT" w:hAnsi="Truetypewriter PolyglOTT" w:cs="Truetypewriter PolyglOTT"/>
          <w:sz w:val="28"/>
          <w:szCs w:val="24"/>
        </w:rPr>
        <w:t>12’’56</w:t>
      </w:r>
      <w:r w:rsidRPr="003953FA">
        <w:rPr>
          <w:rFonts w:ascii="Truetypewriter PolyglOTT" w:hAnsi="Truetypewriter PolyglOTT" w:cs="Truetypewriter PolyglOTT"/>
          <w:sz w:val="28"/>
          <w:szCs w:val="24"/>
        </w:rPr>
        <w:t xml:space="preserve"> 5794</w:t>
      </w:r>
      <w:r>
        <w:rPr>
          <w:rFonts w:ascii="Truetypewriter PolyglOTT" w:hAnsi="Truetypewriter PolyglOTT" w:cs="Truetypewriter PolyglOTT"/>
          <w:sz w:val="28"/>
          <w:szCs w:val="24"/>
        </w:rPr>
        <w:t xml:space="preserve"> об. *Штаб сопротивления*</w:t>
      </w:r>
    </w:p>
    <w:p w:rsidR="008A5017" w:rsidRDefault="008A5017"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-Я долго думал над этим, и принял решение: сопротивление пока крайне слабо, и сколько времени нужно на её усиление я не зн</w:t>
      </w:r>
      <w:r w:rsidR="00A0382C">
        <w:rPr>
          <w:rFonts w:ascii="Truetypewriter PolyglOTT" w:hAnsi="Truetypewriter PolyglOTT" w:cs="Truetypewriter PolyglOTT"/>
          <w:sz w:val="28"/>
          <w:szCs w:val="24"/>
        </w:rPr>
        <w:t>аю. Сонэ, Нэзес, я знаю, что ваш</w:t>
      </w:r>
      <w:r>
        <w:rPr>
          <w:rFonts w:ascii="Truetypewriter PolyglOTT" w:hAnsi="Truetypewriter PolyglOTT" w:cs="Truetypewriter PolyglOTT"/>
          <w:sz w:val="28"/>
          <w:szCs w:val="24"/>
        </w:rPr>
        <w:t xml:space="preserve"> отец смертельно болен, но у меня для вас есть одно предложение: вы втроём пишите прошение к Аро Каале. Я чётко продумал что там должно быть, вы напишите, что жить не можете без отца. Поэтому попросите вас отправить в криостазис. Когда придёт время мы вас разбудим</w:t>
      </w:r>
    </w:p>
    <w:p w:rsidR="008A5017" w:rsidRDefault="008A5017"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-А зачем всё это?</w:t>
      </w:r>
    </w:p>
    <w:p w:rsidR="008A5017" w:rsidRDefault="008A5017"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-Чтобы сохранить за вами концерны, они на финальном этапе пригодятся нам.</w:t>
      </w:r>
    </w:p>
    <w:p w:rsidR="008A5017" w:rsidRDefault="008A5017"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-Тогда можно будет вытащить ещё и генерала Ли</w:t>
      </w:r>
    </w:p>
    <w:p w:rsidR="008A5017" w:rsidRDefault="008A5017"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-Я вытащу всех, до кого дотянутся мои руки</w:t>
      </w:r>
    </w:p>
    <w:p w:rsidR="008A5017" w:rsidRDefault="008A5017"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-Только не трогайте капсулы Ниссэ и Исаака, если вы их попытаетесь разбудить, то они умрут</w:t>
      </w:r>
    </w:p>
    <w:p w:rsidR="008A5017" w:rsidRDefault="008A5017"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Эниси: -Что!? Почему!? Может это ошибка!?</w:t>
      </w:r>
    </w:p>
    <w:p w:rsidR="00E14B48" w:rsidRDefault="008A5017"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Сонэ: -Боюсь что нет, </w:t>
      </w:r>
      <w:r w:rsidR="00E14B48">
        <w:rPr>
          <w:rFonts w:ascii="Truetypewriter PolyglOTT" w:hAnsi="Truetypewriter PolyglOTT" w:cs="Truetypewriter PolyglOTT"/>
          <w:sz w:val="28"/>
          <w:szCs w:val="24"/>
        </w:rPr>
        <w:t>у Исаака, как вызнаете, не завершён переход, а Ниссэ беременна, и при этом ранена. Если вы её разморозите, то убьёте. Мы ещё не придумали как спасать таких…</w:t>
      </w:r>
    </w:p>
    <w:p w:rsidR="00E14B48" w:rsidRDefault="00E14B48"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-Она же была абсолютна цела, при входе в криостазис</w:t>
      </w:r>
    </w:p>
    <w:p w:rsidR="00E14B48" w:rsidRDefault="00E14B48"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Сонэ: -Вист и </w:t>
      </w:r>
      <w:r w:rsidR="00E627C0">
        <w:rPr>
          <w:rFonts w:ascii="Truetypewriter PolyglOTT" w:hAnsi="Truetypewriter PolyglOTT" w:cs="Truetypewriter PolyglOTT"/>
          <w:sz w:val="28"/>
          <w:szCs w:val="24"/>
        </w:rPr>
        <w:t>Фонст</w:t>
      </w:r>
      <w:r>
        <w:rPr>
          <w:rFonts w:ascii="Truetypewriter PolyglOTT" w:hAnsi="Truetypewriter PolyglOTT" w:cs="Truetypewriter PolyglOTT"/>
          <w:sz w:val="28"/>
          <w:szCs w:val="24"/>
        </w:rPr>
        <w:t xml:space="preserve"> решили устроить дуэль, прямо там, в п</w:t>
      </w:r>
      <w:r w:rsidR="00E627C0">
        <w:rPr>
          <w:rFonts w:ascii="Truetypewriter PolyglOTT" w:hAnsi="Truetypewriter PolyglOTT" w:cs="Truetypewriter PolyglOTT"/>
          <w:sz w:val="28"/>
          <w:szCs w:val="24"/>
        </w:rPr>
        <w:t>одвале, но оба промахнулись, Фонст</w:t>
      </w:r>
      <w:r>
        <w:rPr>
          <w:rFonts w:ascii="Truetypewriter PolyglOTT" w:hAnsi="Truetypewriter PolyglOTT" w:cs="Truetypewriter PolyglOTT"/>
          <w:sz w:val="28"/>
          <w:szCs w:val="24"/>
        </w:rPr>
        <w:t xml:space="preserve"> сильно ранил Ниссэ</w:t>
      </w:r>
    </w:p>
    <w:p w:rsidR="000D1F7B" w:rsidRDefault="000D1F7B"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Незес: -Эниси, но Аро же тогда получит все наши концерны</w:t>
      </w:r>
    </w:p>
    <w:p w:rsidR="000D1F7B" w:rsidRDefault="000D1F7B"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-Вы сделайте вклад в банк Федерации, отдадите свои активы государству, можно сказать, что даже разбо</w:t>
      </w:r>
      <w:r w:rsidR="00D02CA9">
        <w:rPr>
          <w:rFonts w:ascii="Truetypewriter PolyglOTT" w:hAnsi="Truetypewriter PolyglOTT" w:cs="Truetypewriter PolyglOTT"/>
          <w:sz w:val="28"/>
          <w:szCs w:val="24"/>
        </w:rPr>
        <w:t>гатеет, права все у вас останут</w:t>
      </w:r>
      <w:r>
        <w:rPr>
          <w:rFonts w:ascii="Truetypewriter PolyglOTT" w:hAnsi="Truetypewriter PolyglOTT" w:cs="Truetypewriter PolyglOTT"/>
          <w:sz w:val="28"/>
          <w:szCs w:val="24"/>
        </w:rPr>
        <w:t>ся</w:t>
      </w:r>
    </w:p>
    <w:p w:rsidR="000D1F7B" w:rsidRDefault="000D1F7B"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Незес: -Надеюсь вы правы…</w:t>
      </w:r>
    </w:p>
    <w:p w:rsidR="00C56D02" w:rsidRDefault="00E14B48"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максимально сухо: -Надеюсь вы меня поняли</w:t>
      </w:r>
    </w:p>
    <w:p w:rsidR="008A5017" w:rsidRDefault="00C56D02"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Прошение к Аро Каале</w:t>
      </w:r>
      <w:r w:rsidR="008A5017">
        <w:rPr>
          <w:rFonts w:ascii="Truetypewriter PolyglOTT" w:hAnsi="Truetypewriter PolyglOTT" w:cs="Truetypewriter PolyglOTT"/>
          <w:sz w:val="28"/>
          <w:szCs w:val="24"/>
        </w:rPr>
        <w:t xml:space="preserve"> </w:t>
      </w:r>
      <w:r>
        <w:rPr>
          <w:rFonts w:ascii="Truetypewriter PolyglOTT" w:hAnsi="Truetypewriter PolyglOTT" w:cs="Truetypewriter PolyglOTT"/>
          <w:sz w:val="28"/>
          <w:szCs w:val="24"/>
        </w:rPr>
        <w:t>от 360</w:t>
      </w:r>
      <w:r w:rsidRPr="00C56D02">
        <w:rPr>
          <w:rFonts w:ascii="Truetypewriter PolyglOTT" w:hAnsi="Truetypewriter PolyglOTT" w:cs="Truetypewriter PolyglOTT"/>
          <w:sz w:val="28"/>
          <w:szCs w:val="24"/>
        </w:rPr>
        <w:t xml:space="preserve">’30’’00 </w:t>
      </w:r>
      <w:r>
        <w:rPr>
          <w:rFonts w:ascii="Truetypewriter PolyglOTT" w:hAnsi="Truetypewriter PolyglOTT" w:cs="Truetypewriter PolyglOTT"/>
          <w:sz w:val="28"/>
          <w:szCs w:val="24"/>
        </w:rPr>
        <w:t>5794 об. от имени Незеса Шэна</w:t>
      </w:r>
    </w:p>
    <w:p w:rsidR="00C56D02" w:rsidRDefault="00C54A86"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Прошу перевести нас, то есть меня, Незеса Шэан, Сонэ Шен и Нильса Шэн, в безвременный криостазис, так наш отец неизлечимо болен, а мы с сестрой не можем без него жить.</w:t>
      </w:r>
      <w:r w:rsidR="000D1F7B">
        <w:rPr>
          <w:rFonts w:ascii="Truetypewriter PolyglOTT" w:hAnsi="Truetypewriter PolyglOTT" w:cs="Truetypewriter PolyglOTT"/>
          <w:sz w:val="28"/>
          <w:szCs w:val="24"/>
        </w:rPr>
        <w:t xml:space="preserve"> Все наши активы будут на депозите в банке Федерации</w:t>
      </w:r>
    </w:p>
    <w:p w:rsidR="00C54A86" w:rsidRDefault="00C54A86"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От Аро Каале Незесу Шэну лично</w:t>
      </w:r>
    </w:p>
    <w:p w:rsidR="00C54A86" w:rsidRDefault="000D1F7B"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Незес, сын мой, я тебя понимаю, но ты уверен, что хочешь закончить жизнь так? Я пришлю за вами завтра машину, но помни, сестру с братом положат в криостазис в центре консервации, а тебя, как военнообязанного в цитадели на Кбинсте…</w:t>
      </w:r>
    </w:p>
    <w:p w:rsidR="00EA0D60" w:rsidRDefault="00AA4015"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*Из дневника Эниси* </w:t>
      </w:r>
      <w:r w:rsidRPr="00AA4015">
        <w:rPr>
          <w:rFonts w:ascii="Truetypewriter PolyglOTT" w:hAnsi="Truetypewriter PolyglOTT" w:cs="Truetypewriter PolyglOTT"/>
          <w:sz w:val="28"/>
          <w:szCs w:val="24"/>
        </w:rPr>
        <w:t>&lt;</w:t>
      </w:r>
      <w:r>
        <w:rPr>
          <w:rFonts w:ascii="Truetypewriter PolyglOTT" w:hAnsi="Truetypewriter PolyglOTT" w:cs="Truetypewriter PolyglOTT"/>
          <w:sz w:val="28"/>
          <w:szCs w:val="24"/>
        </w:rPr>
        <w:t>…01</w:t>
      </w:r>
      <w:r w:rsidRPr="00AA4015">
        <w:rPr>
          <w:rFonts w:ascii="Truetypewriter PolyglOTT" w:hAnsi="Truetypewriter PolyglOTT" w:cs="Truetypewriter PolyglOTT"/>
          <w:sz w:val="28"/>
          <w:szCs w:val="24"/>
        </w:rPr>
        <w:t>’</w:t>
      </w:r>
      <w:r>
        <w:rPr>
          <w:rFonts w:ascii="Truetypewriter PolyglOTT" w:hAnsi="Truetypewriter PolyglOTT" w:cs="Truetypewriter PolyglOTT"/>
          <w:sz w:val="28"/>
          <w:szCs w:val="24"/>
        </w:rPr>
        <w:t>0</w:t>
      </w:r>
      <w:r w:rsidRPr="00AA4015">
        <w:rPr>
          <w:rFonts w:ascii="Truetypewriter PolyglOTT" w:hAnsi="Truetypewriter PolyglOTT" w:cs="Truetypewriter PolyglOTT"/>
          <w:sz w:val="28"/>
          <w:szCs w:val="24"/>
        </w:rPr>
        <w:t>0”</w:t>
      </w:r>
      <w:r>
        <w:rPr>
          <w:rFonts w:ascii="Truetypewriter PolyglOTT" w:hAnsi="Truetypewriter PolyglOTT" w:cs="Truetypewriter PolyglOTT"/>
          <w:sz w:val="28"/>
          <w:szCs w:val="24"/>
        </w:rPr>
        <w:t xml:space="preserve">15 6000 об. Две сотни оборотов мы занимаемся одной агитацией, мне кажется пора… </w:t>
      </w:r>
    </w:p>
    <w:p w:rsidR="00EA0D60" w:rsidRDefault="00AA4015"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03</w:t>
      </w:r>
      <w:r w:rsidRPr="00AA4015">
        <w:rPr>
          <w:rFonts w:ascii="Truetypewriter PolyglOTT" w:hAnsi="Truetypewriter PolyglOTT" w:cs="Truetypewriter PolyglOTT"/>
          <w:sz w:val="28"/>
          <w:szCs w:val="24"/>
        </w:rPr>
        <w:t>’</w:t>
      </w:r>
      <w:r>
        <w:rPr>
          <w:rFonts w:ascii="Truetypewriter PolyglOTT" w:hAnsi="Truetypewriter PolyglOTT" w:cs="Truetypewriter PolyglOTT"/>
          <w:sz w:val="28"/>
          <w:szCs w:val="24"/>
        </w:rPr>
        <w:t>1</w:t>
      </w:r>
      <w:r w:rsidRPr="00AA4015">
        <w:rPr>
          <w:rFonts w:ascii="Truetypewriter PolyglOTT" w:hAnsi="Truetypewriter PolyglOTT" w:cs="Truetypewriter PolyglOTT"/>
          <w:sz w:val="28"/>
          <w:szCs w:val="24"/>
        </w:rPr>
        <w:t>0”</w:t>
      </w:r>
      <w:r>
        <w:rPr>
          <w:rFonts w:ascii="Truetypewriter PolyglOTT" w:hAnsi="Truetypewriter PolyglOTT" w:cs="Truetypewriter PolyglOTT"/>
          <w:sz w:val="28"/>
          <w:szCs w:val="24"/>
        </w:rPr>
        <w:t xml:space="preserve">15 6000 об. Мы вытащили из криостазиса Ши и всю семью Кришлау, Ли, Тао, Сонэ, </w:t>
      </w:r>
      <w:r w:rsidR="00EA0D60">
        <w:rPr>
          <w:rFonts w:ascii="Truetypewriter PolyglOTT" w:hAnsi="Truetypewriter PolyglOTT" w:cs="Truetypewriter PolyglOTT"/>
          <w:sz w:val="28"/>
          <w:szCs w:val="24"/>
        </w:rPr>
        <w:t>забрали капсулы с Ниссэ и Исааком. Когда открылись капсулы Сонэ и Ли, первое, что спросил Ли: «Сонэ?» - и она ответила: «Да, Сонэ Шэн, но не та, о которой ты подумал», - далее они долго говорили о своём и в конце поцеловал</w:t>
      </w:r>
      <w:r w:rsidR="00F023B4">
        <w:rPr>
          <w:rFonts w:ascii="Truetypewriter PolyglOTT" w:hAnsi="Truetypewriter PolyglOTT" w:cs="Truetypewriter PolyglOTT"/>
          <w:sz w:val="28"/>
          <w:szCs w:val="24"/>
        </w:rPr>
        <w:t>и друг друга, чему я был сильно у</w:t>
      </w:r>
      <w:r w:rsidR="00EA0D60">
        <w:rPr>
          <w:rFonts w:ascii="Truetypewriter PolyglOTT" w:hAnsi="Truetypewriter PolyglOTT" w:cs="Truetypewriter PolyglOTT"/>
          <w:sz w:val="28"/>
          <w:szCs w:val="24"/>
        </w:rPr>
        <w:t>дивлён, быстро вы, ребята. Федерации наша выходка с кражей заключённых крайне сильно не понравилась, за нами ведут охоту. Но мы не та кучка повстанцев, что была 200 оборотов назад, теперь у нас есть армия, та армия, которой нет не у кого.</w:t>
      </w:r>
      <w:r w:rsidR="006041D2">
        <w:rPr>
          <w:rFonts w:ascii="Truetypewriter PolyglOTT" w:hAnsi="Truetypewriter PolyglOTT" w:cs="Truetypewriter PolyglOTT"/>
          <w:sz w:val="28"/>
          <w:szCs w:val="24"/>
        </w:rPr>
        <w:t xml:space="preserve"> Магвиль будет наш!</w:t>
      </w:r>
      <w:r w:rsidR="00EA0D60">
        <w:rPr>
          <w:rFonts w:ascii="Truetypewriter PolyglOTT" w:hAnsi="Truetypewriter PolyglOTT" w:cs="Truetypewriter PolyglOTT"/>
          <w:sz w:val="28"/>
          <w:szCs w:val="24"/>
        </w:rPr>
        <w:t xml:space="preserve"> Ребята, давайте!!! </w:t>
      </w:r>
    </w:p>
    <w:p w:rsidR="000D1F7B" w:rsidRDefault="00EA0D60" w:rsidP="003953FA">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13</w:t>
      </w:r>
      <w:r w:rsidRPr="00EA0D60">
        <w:rPr>
          <w:rFonts w:ascii="Truetypewriter PolyglOTT" w:hAnsi="Truetypewriter PolyglOTT" w:cs="Truetypewriter PolyglOTT"/>
          <w:sz w:val="28"/>
          <w:szCs w:val="24"/>
        </w:rPr>
        <w:t xml:space="preserve">’40’’00 </w:t>
      </w:r>
      <w:r>
        <w:rPr>
          <w:rFonts w:ascii="Truetypewriter PolyglOTT" w:hAnsi="Truetypewriter PolyglOTT" w:cs="Truetypewriter PolyglOTT"/>
          <w:sz w:val="28"/>
          <w:szCs w:val="24"/>
        </w:rPr>
        <w:t>6000 об. нас загнали на планету, Терру, по-моему. Точно знаю, что на языке аборигенов – Земля…</w:t>
      </w:r>
      <w:r w:rsidRPr="00EA0D60">
        <w:rPr>
          <w:rFonts w:ascii="Truetypewriter PolyglOTT" w:hAnsi="Truetypewriter PolyglOTT" w:cs="Truetypewriter PolyglOTT"/>
          <w:sz w:val="28"/>
          <w:szCs w:val="24"/>
        </w:rPr>
        <w:t>&gt;</w:t>
      </w:r>
    </w:p>
    <w:p w:rsidR="0088493E" w:rsidRDefault="0088493E" w:rsidP="0088493E">
      <w:pPr>
        <w:jc w:val="center"/>
        <w:rPr>
          <w:rFonts w:ascii="Truetypewriter PolyglOTT" w:hAnsi="Truetypewriter PolyglOTT" w:cs="Truetypewriter PolyglOTT"/>
          <w:b/>
          <w:sz w:val="36"/>
          <w:szCs w:val="24"/>
        </w:rPr>
      </w:pPr>
      <w:r>
        <w:rPr>
          <w:rFonts w:ascii="Truetypewriter PolyglOTT" w:hAnsi="Truetypewriter PolyglOTT" w:cs="Truetypewriter PolyglOTT"/>
          <w:b/>
          <w:sz w:val="36"/>
          <w:szCs w:val="24"/>
        </w:rPr>
        <w:lastRenderedPageBreak/>
        <w:t>Раздел «Солнечное восстание» Глава 7. Новые земли - новые взгляды.</w:t>
      </w:r>
    </w:p>
    <w:p w:rsidR="006C3542" w:rsidRPr="006C3542" w:rsidRDefault="006C3542" w:rsidP="006C3542">
      <w:pPr>
        <w:jc w:val="both"/>
        <w:rPr>
          <w:rFonts w:ascii="Truetypewriter PolyglOTT" w:hAnsi="Truetypewriter PolyglOTT" w:cs="Truetypewriter PolyglOTT"/>
          <w:sz w:val="28"/>
          <w:szCs w:val="36"/>
        </w:rPr>
      </w:pPr>
      <w:r w:rsidRPr="006C3542">
        <w:rPr>
          <w:rFonts w:ascii="Truetypewriter PolyglOTT" w:hAnsi="Truetypewriter PolyglOTT" w:cs="Truetypewriter PolyglOTT"/>
          <w:sz w:val="28"/>
          <w:szCs w:val="36"/>
        </w:rPr>
        <w:t>Главнокомандующем</w:t>
      </w:r>
      <w:r w:rsidR="00AB61E6">
        <w:rPr>
          <w:rFonts w:ascii="Truetypewriter PolyglOTT" w:hAnsi="Truetypewriter PolyglOTT" w:cs="Truetypewriter PolyglOTT"/>
          <w:sz w:val="28"/>
          <w:szCs w:val="36"/>
        </w:rPr>
        <w:t>у Федеральных войск Норсту Каале</w:t>
      </w:r>
      <w:r w:rsidRPr="006C3542">
        <w:rPr>
          <w:rFonts w:ascii="Truetypewriter PolyglOTT" w:hAnsi="Truetypewriter PolyglOTT" w:cs="Truetypewriter PolyglOTT"/>
          <w:sz w:val="28"/>
          <w:szCs w:val="36"/>
        </w:rPr>
        <w:t xml:space="preserve"> 13'40''01 град. 6000 об. </w:t>
      </w:r>
      <w:r w:rsidRPr="006C3542">
        <w:rPr>
          <w:rFonts w:ascii="Truetypewriter PolyglOTT" w:hAnsi="Truetypewriter PolyglOTT" w:cs="Truetypewriter PolyglOTT"/>
          <w:sz w:val="28"/>
          <w:szCs w:val="36"/>
          <w:lang w:val="en-US"/>
        </w:rPr>
        <w:t>KBI</w:t>
      </w:r>
      <w:r w:rsidRPr="006C3542">
        <w:rPr>
          <w:rFonts w:ascii="Truetypewriter PolyglOTT" w:hAnsi="Truetypewriter PolyglOTT" w:cs="Truetypewriter PolyglOTT"/>
          <w:sz w:val="28"/>
          <w:szCs w:val="36"/>
        </w:rPr>
        <w:t>-1.</w:t>
      </w:r>
    </w:p>
    <w:p w:rsidR="006C3542" w:rsidRPr="006C3542" w:rsidRDefault="006C3542" w:rsidP="006C3542">
      <w:pPr>
        <w:jc w:val="both"/>
        <w:rPr>
          <w:rFonts w:ascii="Truetypewriter PolyglOTT" w:hAnsi="Truetypewriter PolyglOTT" w:cs="Truetypewriter PolyglOTT"/>
          <w:sz w:val="28"/>
          <w:szCs w:val="36"/>
        </w:rPr>
      </w:pPr>
      <w:r w:rsidRPr="006C3542">
        <w:rPr>
          <w:rFonts w:ascii="Truetypewriter PolyglOTT" w:hAnsi="Truetypewriter PolyglOTT" w:cs="Truetypewriter PolyglOTT"/>
          <w:sz w:val="28"/>
          <w:szCs w:val="36"/>
        </w:rPr>
        <w:tab/>
        <w:t xml:space="preserve">Сегодня в 13’00’’00 градусов по движению планеты </w:t>
      </w:r>
      <w:r w:rsidRPr="006C3542">
        <w:rPr>
          <w:rFonts w:ascii="Truetypewriter PolyglOTT" w:hAnsi="Truetypewriter PolyglOTT" w:cs="Truetypewriter PolyglOTT"/>
          <w:sz w:val="28"/>
          <w:szCs w:val="36"/>
          <w:lang w:val="en-US"/>
        </w:rPr>
        <w:t>KBI</w:t>
      </w:r>
      <w:r w:rsidRPr="006C3542">
        <w:rPr>
          <w:rFonts w:ascii="Truetypewriter PolyglOTT" w:hAnsi="Truetypewriter PolyglOTT" w:cs="Truetypewriter PolyglOTT"/>
          <w:sz w:val="28"/>
          <w:szCs w:val="36"/>
        </w:rPr>
        <w:t xml:space="preserve">-1, относительно материнской звезды </w:t>
      </w:r>
      <w:r w:rsidRPr="006C3542">
        <w:rPr>
          <w:rFonts w:ascii="Truetypewriter PolyglOTT" w:hAnsi="Truetypewriter PolyglOTT" w:cs="Truetypewriter PolyglOTT"/>
          <w:sz w:val="28"/>
          <w:szCs w:val="36"/>
          <w:lang w:val="en-US"/>
        </w:rPr>
        <w:t>A</w:t>
      </w:r>
      <w:r w:rsidRPr="006C3542">
        <w:rPr>
          <w:rFonts w:ascii="Truetypewriter PolyglOTT" w:hAnsi="Truetypewriter PolyglOTT" w:cs="Truetypewriter PolyglOTT"/>
          <w:sz w:val="28"/>
          <w:szCs w:val="36"/>
        </w:rPr>
        <w:t xml:space="preserve">-1. Сепаратистские войска </w:t>
      </w:r>
      <w:r>
        <w:rPr>
          <w:rFonts w:ascii="Truetypewriter PolyglOTT" w:hAnsi="Truetypewriter PolyglOTT" w:cs="Truetypewriter PolyglOTT"/>
          <w:sz w:val="28"/>
          <w:szCs w:val="36"/>
        </w:rPr>
        <w:t>республики</w:t>
      </w:r>
      <w:r w:rsidRPr="006C3542">
        <w:rPr>
          <w:rFonts w:ascii="Truetypewriter PolyglOTT" w:hAnsi="Truetypewriter PolyglOTT" w:cs="Truetypewriter PolyglOTT"/>
          <w:sz w:val="28"/>
          <w:szCs w:val="36"/>
        </w:rPr>
        <w:t xml:space="preserve"> «Пимбезн» под командованием некого Эниси Фирцино Нильс Зофе (Пимбуры) атаковали столицу Пимбазена – Магвиль. В ходе столкновения было потеряно 30% личного состава, но сепаратисты были отброшены на планету </w:t>
      </w:r>
      <w:r w:rsidRPr="006C3542">
        <w:rPr>
          <w:rFonts w:ascii="Truetypewriter PolyglOTT" w:hAnsi="Truetypewriter PolyglOTT" w:cs="Truetypewriter PolyglOTT"/>
          <w:sz w:val="28"/>
          <w:szCs w:val="36"/>
          <w:lang w:val="en-US"/>
        </w:rPr>
        <w:t>S</w:t>
      </w:r>
      <w:r w:rsidRPr="006C3542">
        <w:rPr>
          <w:rFonts w:ascii="Truetypewriter PolyglOTT" w:hAnsi="Truetypewriter PolyglOTT" w:cs="Truetypewriter PolyglOTT"/>
          <w:sz w:val="28"/>
          <w:szCs w:val="36"/>
        </w:rPr>
        <w:t xml:space="preserve">-03 звёздной системы </w:t>
      </w:r>
      <w:r w:rsidRPr="006C3542">
        <w:rPr>
          <w:rFonts w:ascii="Truetypewriter PolyglOTT" w:hAnsi="Truetypewriter PolyglOTT" w:cs="Truetypewriter PolyglOTT"/>
          <w:sz w:val="28"/>
          <w:szCs w:val="36"/>
          <w:lang w:val="en-US"/>
        </w:rPr>
        <w:t>M</w:t>
      </w:r>
      <w:r w:rsidRPr="006C3542">
        <w:rPr>
          <w:rFonts w:ascii="Truetypewriter PolyglOTT" w:hAnsi="Truetypewriter PolyglOTT" w:cs="Truetypewriter PolyglOTT"/>
          <w:sz w:val="28"/>
          <w:szCs w:val="36"/>
        </w:rPr>
        <w:t>-1000, галактики путь молока.</w:t>
      </w:r>
    </w:p>
    <w:p w:rsidR="006C3542" w:rsidRPr="006C3542" w:rsidRDefault="006C3542" w:rsidP="006C3542">
      <w:pPr>
        <w:jc w:val="both"/>
        <w:rPr>
          <w:rFonts w:ascii="Truetypewriter PolyglOTT" w:hAnsi="Truetypewriter PolyglOTT" w:cs="Truetypewriter PolyglOTT"/>
          <w:sz w:val="28"/>
          <w:szCs w:val="36"/>
        </w:rPr>
      </w:pPr>
      <w:r w:rsidRPr="006C3542">
        <w:rPr>
          <w:rFonts w:ascii="Truetypewriter PolyglOTT" w:hAnsi="Truetypewriter PolyglOTT" w:cs="Truetypewriter PolyglOTT"/>
          <w:sz w:val="28"/>
          <w:szCs w:val="36"/>
        </w:rPr>
        <w:tab/>
        <w:t xml:space="preserve">Планета обитаема и населена некой менее развитой, но более агрессивной расой (население ~ 7.5 млд. разумных особей). Сепаратисты ушли в тень и установили силовые поля. </w:t>
      </w:r>
    </w:p>
    <w:p w:rsidR="006C3542" w:rsidRPr="006C3542" w:rsidRDefault="006C3542" w:rsidP="006C3542">
      <w:pPr>
        <w:jc w:val="both"/>
        <w:rPr>
          <w:rFonts w:ascii="Truetypewriter PolyglOTT" w:hAnsi="Truetypewriter PolyglOTT" w:cs="Truetypewriter PolyglOTT"/>
          <w:sz w:val="28"/>
          <w:szCs w:val="36"/>
        </w:rPr>
      </w:pPr>
      <w:r w:rsidRPr="006C3542">
        <w:rPr>
          <w:rFonts w:ascii="Truetypewriter PolyglOTT" w:hAnsi="Truetypewriter PolyglOTT" w:cs="Truetypewriter PolyglOTT"/>
          <w:sz w:val="28"/>
          <w:szCs w:val="36"/>
        </w:rPr>
        <w:tab/>
        <w:t>Предлагаю взять планету штурмом, уничтожить сепаратистов, подчинить так называемых «Землян».</w:t>
      </w:r>
    </w:p>
    <w:p w:rsidR="006C3542" w:rsidRPr="006C3542" w:rsidRDefault="006C3542" w:rsidP="006C3542">
      <w:pPr>
        <w:jc w:val="both"/>
        <w:rPr>
          <w:rFonts w:ascii="Truetypewriter PolyglOTT" w:hAnsi="Truetypewriter PolyglOTT" w:cs="Truetypewriter PolyglOTT"/>
          <w:sz w:val="28"/>
          <w:szCs w:val="36"/>
        </w:rPr>
      </w:pPr>
      <w:r w:rsidRPr="006C3542">
        <w:rPr>
          <w:rFonts w:ascii="Truetypewriter PolyglOTT" w:hAnsi="Truetypewriter PolyglOTT" w:cs="Truetypewriter PolyglOTT"/>
          <w:sz w:val="28"/>
          <w:szCs w:val="36"/>
        </w:rPr>
        <w:t xml:space="preserve">Генерал-полковник сектора «Восток-15» Трен Косдацу </w:t>
      </w:r>
    </w:p>
    <w:p w:rsidR="006C3542" w:rsidRPr="006C3542" w:rsidRDefault="006C3542" w:rsidP="006C3542">
      <w:pPr>
        <w:jc w:val="both"/>
        <w:rPr>
          <w:rFonts w:ascii="Truetypewriter PolyglOTT" w:hAnsi="Truetypewriter PolyglOTT" w:cs="Truetypewriter PolyglOTT"/>
          <w:sz w:val="28"/>
          <w:szCs w:val="36"/>
        </w:rPr>
      </w:pPr>
    </w:p>
    <w:p w:rsidR="006C3542" w:rsidRPr="006C3542" w:rsidRDefault="006C3542" w:rsidP="006C3542">
      <w:pPr>
        <w:jc w:val="both"/>
        <w:rPr>
          <w:rFonts w:ascii="Truetypewriter PolyglOTT" w:hAnsi="Truetypewriter PolyglOTT" w:cs="Truetypewriter PolyglOTT"/>
          <w:sz w:val="28"/>
          <w:szCs w:val="36"/>
        </w:rPr>
      </w:pPr>
      <w:r w:rsidRPr="006C3542">
        <w:rPr>
          <w:rFonts w:ascii="Truetypewriter PolyglOTT" w:hAnsi="Truetypewriter PolyglOTT" w:cs="Truetypewriter PolyglOTT"/>
          <w:sz w:val="28"/>
          <w:szCs w:val="36"/>
        </w:rPr>
        <w:t xml:space="preserve">Генералу-полковнику сектора «Восток-15» Трену Косдацу 13'40''40 град. </w:t>
      </w:r>
      <w:r w:rsidR="005D4C3C">
        <w:rPr>
          <w:rFonts w:ascii="Truetypewriter PolyglOTT" w:hAnsi="Truetypewriter PolyglOTT" w:cs="Truetypewriter PolyglOTT"/>
          <w:sz w:val="28"/>
          <w:szCs w:val="36"/>
        </w:rPr>
        <w:t xml:space="preserve">6000 </w:t>
      </w:r>
      <w:r w:rsidRPr="006C3542">
        <w:rPr>
          <w:rFonts w:ascii="Truetypewriter PolyglOTT" w:hAnsi="Truetypewriter PolyglOTT" w:cs="Truetypewriter PolyglOTT"/>
          <w:sz w:val="28"/>
          <w:szCs w:val="36"/>
        </w:rPr>
        <w:t xml:space="preserve">об. </w:t>
      </w:r>
      <w:r w:rsidRPr="006C3542">
        <w:rPr>
          <w:rFonts w:ascii="Truetypewriter PolyglOTT" w:hAnsi="Truetypewriter PolyglOTT" w:cs="Truetypewriter PolyglOTT"/>
          <w:sz w:val="28"/>
          <w:szCs w:val="36"/>
          <w:lang w:val="en-US"/>
        </w:rPr>
        <w:t>KBI</w:t>
      </w:r>
      <w:r w:rsidRPr="006C3542">
        <w:rPr>
          <w:rFonts w:ascii="Truetypewriter PolyglOTT" w:hAnsi="Truetypewriter PolyglOTT" w:cs="Truetypewriter PolyglOTT"/>
          <w:sz w:val="28"/>
          <w:szCs w:val="36"/>
        </w:rPr>
        <w:t>-1.</w:t>
      </w:r>
    </w:p>
    <w:p w:rsidR="006C3542" w:rsidRPr="006C3542" w:rsidRDefault="006C3542" w:rsidP="006C3542">
      <w:pPr>
        <w:jc w:val="both"/>
        <w:rPr>
          <w:rFonts w:ascii="Truetypewriter PolyglOTT" w:hAnsi="Truetypewriter PolyglOTT" w:cs="Truetypewriter PolyglOTT"/>
          <w:sz w:val="28"/>
          <w:szCs w:val="36"/>
        </w:rPr>
      </w:pPr>
      <w:r w:rsidRPr="006C3542">
        <w:rPr>
          <w:rFonts w:ascii="Truetypewriter PolyglOTT" w:hAnsi="Truetypewriter PolyglOTT" w:cs="Truetypewriter PolyglOTT"/>
          <w:sz w:val="28"/>
          <w:szCs w:val="36"/>
        </w:rPr>
        <w:tab/>
        <w:t xml:space="preserve">Любые действия, направленные против планеты в карантинной зоне, прекратить. Вернуться в центр зоны «Восток-15» на охрану Магвиля. </w:t>
      </w:r>
    </w:p>
    <w:p w:rsidR="006C3542" w:rsidRPr="006C3542" w:rsidRDefault="006C3542" w:rsidP="006C3542">
      <w:pPr>
        <w:jc w:val="both"/>
        <w:rPr>
          <w:rFonts w:ascii="Truetypewriter PolyglOTT" w:hAnsi="Truetypewriter PolyglOTT" w:cs="Truetypewriter PolyglOTT"/>
          <w:sz w:val="28"/>
          <w:szCs w:val="36"/>
        </w:rPr>
      </w:pPr>
      <w:r w:rsidRPr="006C3542">
        <w:rPr>
          <w:rFonts w:ascii="Truetypewriter PolyglOTT" w:hAnsi="Truetypewriter PolyglOTT" w:cs="Truetypewriter PolyglOTT"/>
          <w:sz w:val="28"/>
          <w:szCs w:val="36"/>
        </w:rPr>
        <w:tab/>
        <w:t xml:space="preserve">Причиной данного решения можно считать ваши потери: 10 сухопутных армий, 5 авианосных эскадр, 2 космических корабля. </w:t>
      </w:r>
    </w:p>
    <w:p w:rsidR="005734D2" w:rsidRPr="001B617C" w:rsidRDefault="006C3542" w:rsidP="005734D2">
      <w:pPr>
        <w:jc w:val="both"/>
        <w:rPr>
          <w:rFonts w:ascii="Truetypewriter PolyglOTT" w:hAnsi="Truetypewriter PolyglOTT" w:cs="Truetypewriter PolyglOTT"/>
          <w:sz w:val="28"/>
          <w:szCs w:val="36"/>
        </w:rPr>
      </w:pPr>
      <w:r w:rsidRPr="006C3542">
        <w:rPr>
          <w:rFonts w:ascii="Truetypewriter PolyglOTT" w:hAnsi="Truetypewriter PolyglOTT" w:cs="Truetypewriter PolyglOTT"/>
          <w:sz w:val="28"/>
          <w:szCs w:val="36"/>
        </w:rPr>
        <w:tab/>
        <w:t>Для Федерации данное расточительство не приемлемо, вы переводитесь в запас. Полномочия принимает выведенный из криостазиса Незес Шэн, он родом из Пимбазена и знает их слабые места.</w:t>
      </w:r>
    </w:p>
    <w:p w:rsidR="001B617C" w:rsidRDefault="001B617C" w:rsidP="005734D2">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24"/>
        </w:rPr>
        <w:t>*</w:t>
      </w:r>
      <w:r w:rsidR="006A7CF6">
        <w:rPr>
          <w:rFonts w:ascii="Truetypewriter PolyglOTT" w:hAnsi="Truetypewriter PolyglOTT" w:cs="Truetypewriter PolyglOTT"/>
          <w:sz w:val="28"/>
          <w:szCs w:val="24"/>
        </w:rPr>
        <w:t>Место аварийного приземления</w:t>
      </w:r>
      <w:r>
        <w:rPr>
          <w:rFonts w:ascii="Truetypewriter PolyglOTT" w:hAnsi="Truetypewriter PolyglOTT" w:cs="Truetypewriter PolyglOTT"/>
          <w:sz w:val="28"/>
          <w:szCs w:val="24"/>
        </w:rPr>
        <w:t xml:space="preserve">, </w:t>
      </w:r>
      <w:r w:rsidR="00C81D1B">
        <w:rPr>
          <w:rFonts w:ascii="Truetypewriter PolyglOTT" w:hAnsi="Truetypewriter PolyglOTT" w:cs="Truetypewriter PolyglOTT"/>
          <w:sz w:val="28"/>
          <w:szCs w:val="24"/>
        </w:rPr>
        <w:t xml:space="preserve">Земля, где-то в Таёжной зоне* </w:t>
      </w:r>
      <w:r w:rsidRPr="006C3542">
        <w:rPr>
          <w:rFonts w:ascii="Truetypewriter PolyglOTT" w:hAnsi="Truetypewriter PolyglOTT" w:cs="Truetypewriter PolyglOTT"/>
          <w:sz w:val="28"/>
          <w:szCs w:val="36"/>
        </w:rPr>
        <w:t>13'40''01 град. 6000 об.</w:t>
      </w:r>
    </w:p>
    <w:p w:rsidR="001B617C" w:rsidRDefault="001B617C" w:rsidP="005734D2">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Ши: -Закончил писать!?</w:t>
      </w:r>
    </w:p>
    <w:p w:rsidR="001B617C" w:rsidRDefault="001B617C" w:rsidP="005734D2">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Эниси: -Да…</w:t>
      </w:r>
    </w:p>
    <w:p w:rsidR="001B617C" w:rsidRDefault="001B617C" w:rsidP="005734D2">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Ши: -Ты сказал, что мы победим, а мы оказались на краю галактики, даже не так, на краю вселенной! Единственное, что нас спасает – щиты конструкции твоего брата. Почему ты ошибаешься во второй раз, Эниси, почему?</w:t>
      </w:r>
    </w:p>
    <w:p w:rsidR="001B617C" w:rsidRDefault="001B617C" w:rsidP="005734D2">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Эн</w:t>
      </w:r>
      <w:r w:rsidR="0058663F">
        <w:rPr>
          <w:rFonts w:ascii="Truetypewriter PolyglOTT" w:hAnsi="Truetypewriter PolyglOTT" w:cs="Truetypewriter PolyglOTT"/>
          <w:sz w:val="28"/>
          <w:szCs w:val="36"/>
        </w:rPr>
        <w:t>и</w:t>
      </w:r>
      <w:r>
        <w:rPr>
          <w:rFonts w:ascii="Truetypewriter PolyglOTT" w:hAnsi="Truetypewriter PolyglOTT" w:cs="Truetypewriter PolyglOTT"/>
          <w:sz w:val="28"/>
          <w:szCs w:val="36"/>
        </w:rPr>
        <w:t>си: -Я не знаю, Ши, я не знаю…</w:t>
      </w:r>
    </w:p>
    <w:p w:rsidR="001B617C" w:rsidRDefault="001B617C" w:rsidP="005734D2">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lastRenderedPageBreak/>
        <w:t>Ли: -Хватит ругаться, вы все живы и это главное. Жив Ши, Си, их дети, жив Эниси, жив я, жива Сонэ, жив Тао. Мы разве ж не тот состав командования, что почти победил Федерацию, разве у нас нету желания отомстить?</w:t>
      </w:r>
    </w:p>
    <w:p w:rsidR="001B617C" w:rsidRDefault="001B617C" w:rsidP="005734D2">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Эниси: -Ты прав, Эни, ты прав, соберите группу из нон-девиантов, пусть отправятся на разведку и попробуют выучить язык местн</w:t>
      </w:r>
      <w:r w:rsidR="00814214">
        <w:rPr>
          <w:rFonts w:ascii="Truetypewriter PolyglOTT" w:hAnsi="Truetypewriter PolyglOTT" w:cs="Truetypewriter PolyglOTT"/>
          <w:sz w:val="28"/>
          <w:szCs w:val="36"/>
        </w:rPr>
        <w:t>ых, узнать их культуру, датоисчи</w:t>
      </w:r>
      <w:r>
        <w:rPr>
          <w:rFonts w:ascii="Truetypewriter PolyglOTT" w:hAnsi="Truetypewriter PolyglOTT" w:cs="Truetypewriter PolyglOTT"/>
          <w:sz w:val="28"/>
          <w:szCs w:val="36"/>
        </w:rPr>
        <w:t>сление…</w:t>
      </w:r>
    </w:p>
    <w:p w:rsidR="001B617C" w:rsidRDefault="00814214"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*Гру</w:t>
      </w:r>
      <w:r w:rsidR="00FA0B76">
        <w:rPr>
          <w:rFonts w:ascii="Truetypewriter PolyglOTT" w:hAnsi="Truetypewriter PolyglOTT" w:cs="Truetypewriter PolyglOTT"/>
          <w:sz w:val="28"/>
          <w:szCs w:val="24"/>
        </w:rPr>
        <w:t xml:space="preserve">ппа солдат-добровольцев была собрана* </w:t>
      </w:r>
    </w:p>
    <w:p w:rsidR="00FA0B76" w:rsidRDefault="00FA0B76"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к Эниси: -Пимбура, разрешите обратиться</w:t>
      </w:r>
    </w:p>
    <w:p w:rsidR="00FA0B76" w:rsidRDefault="00FA0B76"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-Говори</w:t>
      </w:r>
    </w:p>
    <w:p w:rsidR="0058663F" w:rsidRDefault="00FA0B76"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w:t>
      </w:r>
      <w:r w:rsidR="0058663F">
        <w:rPr>
          <w:rFonts w:ascii="Truetypewriter PolyglOTT" w:hAnsi="Truetypewriter PolyglOTT" w:cs="Truetypewriter PolyglOTT"/>
          <w:sz w:val="28"/>
          <w:szCs w:val="24"/>
        </w:rPr>
        <w:t xml:space="preserve">: -Я нахожу это занимательным фактом, но частота обращения </w:t>
      </w:r>
      <w:r w:rsidR="0058663F">
        <w:rPr>
          <w:rFonts w:ascii="Truetypewriter PolyglOTT" w:hAnsi="Truetypewriter PolyglOTT" w:cs="Truetypewriter PolyglOTT"/>
          <w:sz w:val="28"/>
          <w:szCs w:val="24"/>
          <w:lang w:val="en-US"/>
        </w:rPr>
        <w:t>S</w:t>
      </w:r>
      <w:r w:rsidR="0058663F" w:rsidRPr="0058663F">
        <w:rPr>
          <w:rFonts w:ascii="Truetypewriter PolyglOTT" w:hAnsi="Truetypewriter PolyglOTT" w:cs="Truetypewriter PolyglOTT"/>
          <w:sz w:val="28"/>
          <w:szCs w:val="24"/>
        </w:rPr>
        <w:t>-03</w:t>
      </w:r>
      <w:r w:rsidR="0058663F">
        <w:rPr>
          <w:rFonts w:ascii="Truetypewriter PolyglOTT" w:hAnsi="Truetypewriter PolyglOTT" w:cs="Truetypewriter PolyglOTT"/>
          <w:sz w:val="28"/>
          <w:szCs w:val="24"/>
        </w:rPr>
        <w:t xml:space="preserve"> вокруг материнской звезды</w:t>
      </w:r>
      <w:r w:rsidR="0058663F" w:rsidRPr="0058663F">
        <w:rPr>
          <w:rFonts w:ascii="Truetypewriter PolyglOTT" w:hAnsi="Truetypewriter PolyglOTT" w:cs="Truetypewriter PolyglOTT"/>
          <w:sz w:val="28"/>
          <w:szCs w:val="24"/>
        </w:rPr>
        <w:t xml:space="preserve"> </w:t>
      </w:r>
      <w:r w:rsidR="0058663F">
        <w:rPr>
          <w:rFonts w:ascii="Truetypewriter PolyglOTT" w:hAnsi="Truetypewriter PolyglOTT" w:cs="Truetypewriter PolyglOTT"/>
          <w:sz w:val="28"/>
          <w:szCs w:val="24"/>
        </w:rPr>
        <w:t>равна частоте вращения Кбинста вокруг Алениса</w:t>
      </w:r>
    </w:p>
    <w:p w:rsidR="00FA0B76" w:rsidRDefault="0058663F"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Энси: -Можешь проще?</w:t>
      </w:r>
    </w:p>
    <w:p w:rsidR="0058663F" w:rsidRDefault="0058663F"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-Прошу прощения, постоянно забываюсь, так как часто с нон-девиантами общаюсь, если проще, то это означает, что их оборот равен нашему, а значит, скорее всего датоисчисление схоже</w:t>
      </w:r>
    </w:p>
    <w:p w:rsidR="0058663F" w:rsidRDefault="0058663F"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-Спасибо за информацию, ступайте и подтвердите свою теорию… *Шёпотом к Ли, Тао и Ши* Он себя очень странно ведёт, вроде бы нон-девиант, а забывчивый и имеет некую волю разума</w:t>
      </w:r>
    </w:p>
    <w:p w:rsidR="0058663F" w:rsidRDefault="0058663F"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Тао: –Просто совпало, я думаю</w:t>
      </w:r>
    </w:p>
    <w:p w:rsidR="001A0F33" w:rsidRDefault="001A0F33"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*Где-то в тайге*</w:t>
      </w:r>
    </w:p>
    <w:p w:rsidR="001A0F33" w:rsidRDefault="001A0F33"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-Зачем ты это сказал Пимбуре?</w:t>
      </w:r>
    </w:p>
    <w:p w:rsidR="001A0F33" w:rsidRDefault="001A0F33"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Солдат2: -Просто счёл забавным, а что?</w:t>
      </w:r>
    </w:p>
    <w:p w:rsidR="001A0F33" w:rsidRDefault="001A0F33"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-Ничего, всё в порядке, если не учитывать того, что я девиант</w:t>
      </w:r>
    </w:p>
    <w:p w:rsidR="001A0F33" w:rsidRDefault="001A0F33"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Солдат2: -Тогда ты будешь там немного бесполезен, почти как я, у меня плохо получается думать с остальными, но всё же я это могу</w:t>
      </w:r>
    </w:p>
    <w:p w:rsidR="001A0F33" w:rsidRDefault="001A0F33"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-Выходит, что ты полудевиант, кстати, как тебя зовут?</w:t>
      </w:r>
    </w:p>
    <w:p w:rsidR="001A0F33" w:rsidRDefault="001A0F33"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Солдат2: -Я Норамар Тородэ, а тебя как?</w:t>
      </w:r>
    </w:p>
    <w:p w:rsidR="001A0F33" w:rsidRDefault="001A0F33"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-Очень приятно, я Сежэс Грас. Норамар, а ты не знаешь почему сюда ещё не прилетели Федералы?</w:t>
      </w:r>
    </w:p>
    <w:p w:rsidR="001A0F33" w:rsidRDefault="00FA7468"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Солдат2: -Взаимно, Сежес, а н</w:t>
      </w:r>
      <w:r w:rsidR="001A0F33">
        <w:rPr>
          <w:rFonts w:ascii="Truetypewriter PolyglOTT" w:hAnsi="Truetypewriter PolyglOTT" w:cs="Truetypewriter PolyglOTT"/>
          <w:sz w:val="28"/>
          <w:szCs w:val="24"/>
        </w:rPr>
        <w:t>ас защищает щит конструкции Эниси Ли, он генерирует электромагнитное поле и</w:t>
      </w:r>
      <w:r w:rsidR="00AB34DC">
        <w:rPr>
          <w:rFonts w:ascii="Truetypewriter PolyglOTT" w:hAnsi="Truetypewriter PolyglOTT" w:cs="Truetypewriter PolyglOTT"/>
          <w:sz w:val="28"/>
          <w:szCs w:val="24"/>
        </w:rPr>
        <w:t xml:space="preserve"> с</w:t>
      </w:r>
      <w:r w:rsidR="001A0F33">
        <w:rPr>
          <w:rFonts w:ascii="Truetypewriter PolyglOTT" w:hAnsi="Truetypewriter PolyglOTT" w:cs="Truetypewriter PolyglOTT"/>
          <w:sz w:val="28"/>
          <w:szCs w:val="24"/>
        </w:rPr>
        <w:t xml:space="preserve"> помощью интерференции создаёт двуслойную оболочку, внутри которой, по средствам микроволн</w:t>
      </w:r>
      <w:r w:rsidR="00AB34DC">
        <w:rPr>
          <w:rFonts w:ascii="Truetypewriter PolyglOTT" w:hAnsi="Truetypewriter PolyglOTT" w:cs="Truetypewriter PolyglOTT"/>
          <w:sz w:val="28"/>
          <w:szCs w:val="24"/>
        </w:rPr>
        <w:t>ового излучения</w:t>
      </w:r>
      <w:r w:rsidR="001A0F33">
        <w:rPr>
          <w:rFonts w:ascii="Truetypewriter PolyglOTT" w:hAnsi="Truetypewriter PolyglOTT" w:cs="Truetypewriter PolyglOTT"/>
          <w:sz w:val="28"/>
          <w:szCs w:val="24"/>
        </w:rPr>
        <w:t>, создаётся плазма, которая удерживается полем с двух сторон</w:t>
      </w:r>
    </w:p>
    <w:p w:rsidR="00BA7922" w:rsidRDefault="00BA7922"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Солдат: -</w:t>
      </w:r>
      <w:r w:rsidR="00D10443">
        <w:rPr>
          <w:rFonts w:ascii="Truetypewriter PolyglOTT" w:hAnsi="Truetypewriter PolyglOTT" w:cs="Truetypewriter PolyglOTT"/>
          <w:sz w:val="28"/>
          <w:szCs w:val="24"/>
        </w:rPr>
        <w:t>Ладно, я слишком глуп для этого. Всю жизнь мечтал плавать по морю, а не маршировать. Ч</w:t>
      </w:r>
      <w:r>
        <w:rPr>
          <w:rFonts w:ascii="Truetypewriter PolyglOTT" w:hAnsi="Truetypewriter PolyglOTT" w:cs="Truetypewriter PolyglOTT"/>
          <w:sz w:val="28"/>
          <w:szCs w:val="24"/>
        </w:rPr>
        <w:t>то там за шум…</w:t>
      </w:r>
    </w:p>
    <w:p w:rsidR="006A7CF6" w:rsidRDefault="001A0F33" w:rsidP="005734D2">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 xml:space="preserve">*Стихийный штаб сопротивления* </w:t>
      </w:r>
      <w:r w:rsidR="00C81D1B">
        <w:rPr>
          <w:rFonts w:ascii="Truetypewriter PolyglOTT" w:hAnsi="Truetypewriter PolyglOTT" w:cs="Truetypewriter PolyglOTT"/>
          <w:sz w:val="28"/>
          <w:szCs w:val="36"/>
        </w:rPr>
        <w:t>14'00''00</w:t>
      </w:r>
      <w:r w:rsidR="00C81D1B" w:rsidRPr="006C3542">
        <w:rPr>
          <w:rFonts w:ascii="Truetypewriter PolyglOTT" w:hAnsi="Truetypewriter PolyglOTT" w:cs="Truetypewriter PolyglOTT"/>
          <w:sz w:val="28"/>
          <w:szCs w:val="36"/>
        </w:rPr>
        <w:t xml:space="preserve"> град. 6000 об.</w:t>
      </w:r>
      <w:r>
        <w:rPr>
          <w:rFonts w:ascii="Truetypewriter PolyglOTT" w:hAnsi="Truetypewriter PolyglOTT" w:cs="Truetypewriter PolyglOTT"/>
          <w:sz w:val="28"/>
          <w:szCs w:val="36"/>
        </w:rPr>
        <w:t xml:space="preserve"> (00:00 07.09.2006)</w:t>
      </w:r>
    </w:p>
    <w:p w:rsidR="00FA7468" w:rsidRDefault="00FA7468"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-Пимбура, разведка завершена. Мы находимся на планете Земля. По датоисчислению на планете сейчас 0 минут, 0 часов, 7 день, девятого месяца, 2006 года. Язык, на котором говорят в данном месте звучит примерно так *без акцента на русском, т.к. до этого все диалоги были на Пимбазенском или Федеральном, но были переведены, с оставлением лишь не переводимых слов* Здравствуйте, меня зовут Раас. Мне девятнадцать оборотов, по-вашему лет.</w:t>
      </w:r>
    </w:p>
    <w:p w:rsidR="00FA7468" w:rsidRDefault="00FA7468"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с акцентом: -Страфуйстте, мэнья свут Раас. Мнне тивъятнаатцАть оборатов, па-ва… *на пимбазенском* Я сдаюсь, у нас нет подобных звуком</w:t>
      </w:r>
    </w:p>
    <w:p w:rsidR="00FA7468" w:rsidRDefault="00AB61E6"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-По моим оценкам вам понадобится около года, по местному времени, чтоб выучить этот язык</w:t>
      </w:r>
    </w:p>
    <w:p w:rsidR="00AB61E6" w:rsidRDefault="00AB61E6"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-Очень на это надеюсь… А какие у нас координаты?</w:t>
      </w:r>
    </w:p>
    <w:p w:rsidR="00AB61E6" w:rsidRDefault="00AB61E6"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Содат: -Мы у некоторого поселения местных жителей – людей, называется Череповесь, население около 300 тысяч особей. У них очень интересная архитектура, если в наших поселениях преобладают малоэтажные дома, которые каждый, даже нон-девиант стремиться украсить, то у них большинство жителей живут в однотипных домах, из некого супер-материал. Все дома похожи как близнецы, их высота 2, 4, 5, 9 и 12 этажей в основном, но есть 4 высоких дома по 16 этажей, и все они одинаковы, стоят по две, одна у одной реки, вторая у другой.</w:t>
      </w:r>
    </w:p>
    <w:p w:rsidR="00AB61E6" w:rsidRDefault="00AB61E6"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-Ладно, спасибо…</w:t>
      </w:r>
    </w:p>
    <w:p w:rsidR="00AB61E6" w:rsidRDefault="00AB61E6"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Указ Норста Каале от 14</w:t>
      </w:r>
      <w:r w:rsidRPr="00AB61E6">
        <w:rPr>
          <w:rFonts w:ascii="Truetypewriter PolyglOTT" w:hAnsi="Truetypewriter PolyglOTT" w:cs="Truetypewriter PolyglOTT"/>
          <w:sz w:val="28"/>
          <w:szCs w:val="24"/>
        </w:rPr>
        <w:t>’30’’00 6000</w:t>
      </w:r>
      <w:r>
        <w:rPr>
          <w:rFonts w:ascii="Truetypewriter PolyglOTT" w:hAnsi="Truetypewriter PolyglOTT" w:cs="Truetypewriter PolyglOTT"/>
          <w:sz w:val="28"/>
          <w:szCs w:val="24"/>
        </w:rPr>
        <w:t xml:space="preserve"> об.</w:t>
      </w:r>
    </w:p>
    <w:p w:rsidR="00AB61E6" w:rsidRDefault="00AB61E6"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В свя</w:t>
      </w:r>
      <w:r w:rsidR="000D4824">
        <w:rPr>
          <w:rFonts w:ascii="Truetypewriter PolyglOTT" w:hAnsi="Truetypewriter PolyglOTT" w:cs="Truetypewriter PolyglOTT"/>
          <w:sz w:val="28"/>
          <w:szCs w:val="24"/>
        </w:rPr>
        <w:t xml:space="preserve">зи с подъёмом в Пимбазене контр </w:t>
      </w:r>
      <w:r>
        <w:rPr>
          <w:rFonts w:ascii="Truetypewriter PolyglOTT" w:hAnsi="Truetypewriter PolyglOTT" w:cs="Truetypewriter PolyglOTT"/>
          <w:sz w:val="28"/>
          <w:szCs w:val="24"/>
        </w:rPr>
        <w:t>Федеральных и</w:t>
      </w:r>
      <w:r w:rsidR="000D4824">
        <w:rPr>
          <w:rFonts w:ascii="Truetypewriter PolyglOTT" w:hAnsi="Truetypewriter PolyglOTT" w:cs="Truetypewriter PolyglOTT"/>
          <w:sz w:val="28"/>
          <w:szCs w:val="24"/>
        </w:rPr>
        <w:t xml:space="preserve"> контр</w:t>
      </w:r>
      <w:r>
        <w:rPr>
          <w:rFonts w:ascii="Truetypewriter PolyglOTT" w:hAnsi="Truetypewriter PolyglOTT" w:cs="Truetypewriter PolyglOTT"/>
          <w:sz w:val="28"/>
          <w:szCs w:val="24"/>
        </w:rPr>
        <w:t xml:space="preserve"> революционных настроений, </w:t>
      </w:r>
      <w:r w:rsidR="000D4824">
        <w:rPr>
          <w:rFonts w:ascii="Truetypewriter PolyglOTT" w:hAnsi="Truetypewriter PolyglOTT" w:cs="Truetypewriter PolyglOTT"/>
          <w:sz w:val="28"/>
          <w:szCs w:val="24"/>
        </w:rPr>
        <w:t xml:space="preserve">предоставить Пимбазену полную независимость от федерации. Объявить Пимбазен самостоятельным государством. Создать в Пимбазене конституцию, на подобии федеральной, а также </w:t>
      </w:r>
      <w:r w:rsidR="00044854" w:rsidRPr="00044854">
        <w:rPr>
          <w:rFonts w:ascii="Truetypewriter PolyglOTT" w:hAnsi="Truetypewriter PolyglOTT" w:cs="Truetypewriter PolyglOTT"/>
          <w:sz w:val="28"/>
          <w:szCs w:val="24"/>
        </w:rPr>
        <w:t>“</w:t>
      </w:r>
      <w:r w:rsidR="005543D1">
        <w:rPr>
          <w:rFonts w:ascii="Truetypewriter PolyglOTT" w:hAnsi="Truetypewriter PolyglOTT" w:cs="Truetypewriter PolyglOTT"/>
          <w:sz w:val="28"/>
          <w:szCs w:val="24"/>
        </w:rPr>
        <w:t>легитим</w:t>
      </w:r>
      <w:r w:rsidR="000D4824">
        <w:rPr>
          <w:rFonts w:ascii="Truetypewriter PolyglOTT" w:hAnsi="Truetypewriter PolyglOTT" w:cs="Truetypewriter PolyglOTT"/>
          <w:sz w:val="28"/>
          <w:szCs w:val="24"/>
        </w:rPr>
        <w:t>ную</w:t>
      </w:r>
      <w:r w:rsidR="00044854" w:rsidRPr="00044854">
        <w:rPr>
          <w:rFonts w:ascii="Truetypewriter PolyglOTT" w:hAnsi="Truetypewriter PolyglOTT" w:cs="Truetypewriter PolyglOTT"/>
          <w:sz w:val="28"/>
          <w:szCs w:val="24"/>
        </w:rPr>
        <w:t>”</w:t>
      </w:r>
      <w:r w:rsidR="000D4824">
        <w:rPr>
          <w:rFonts w:ascii="Truetypewriter PolyglOTT" w:hAnsi="Truetypewriter PolyglOTT" w:cs="Truetypewriter PolyglOTT"/>
          <w:sz w:val="28"/>
          <w:szCs w:val="24"/>
        </w:rPr>
        <w:t xml:space="preserve"> власть. При этом, концерны «Адора» и «Пимбазенъерих Аутоматих» возвращаются во владение Незесу Шэну, при этом концерн </w:t>
      </w:r>
      <w:r w:rsidR="00291BB8">
        <w:rPr>
          <w:rFonts w:ascii="Truetypewriter PolyglOTT" w:hAnsi="Truetypewriter PolyglOTT" w:cs="Truetypewriter PolyglOTT"/>
          <w:sz w:val="28"/>
          <w:szCs w:val="24"/>
        </w:rPr>
        <w:t xml:space="preserve">«Эльмес» остаётся во владении Федерации, такое желание изъявил </w:t>
      </w:r>
      <w:r w:rsidR="00291BB8" w:rsidRPr="00291BB8">
        <w:rPr>
          <w:rFonts w:ascii="Truetypewriter PolyglOTT" w:hAnsi="Truetypewriter PolyglOTT" w:cs="Truetypewriter PolyglOTT"/>
          <w:sz w:val="28"/>
          <w:szCs w:val="24"/>
        </w:rPr>
        <w:t>“</w:t>
      </w:r>
      <w:r w:rsidR="00291BB8">
        <w:rPr>
          <w:rFonts w:ascii="Truetypewriter PolyglOTT" w:hAnsi="Truetypewriter PolyglOTT" w:cs="Truetypewriter PolyglOTT"/>
          <w:sz w:val="28"/>
          <w:szCs w:val="24"/>
        </w:rPr>
        <w:t>сам</w:t>
      </w:r>
      <w:r w:rsidR="00291BB8" w:rsidRPr="00291BB8">
        <w:rPr>
          <w:rFonts w:ascii="Truetypewriter PolyglOTT" w:hAnsi="Truetypewriter PolyglOTT" w:cs="Truetypewriter PolyglOTT"/>
          <w:sz w:val="28"/>
          <w:szCs w:val="24"/>
        </w:rPr>
        <w:t>”</w:t>
      </w:r>
      <w:r w:rsidR="00291BB8">
        <w:rPr>
          <w:rFonts w:ascii="Truetypewriter PolyglOTT" w:hAnsi="Truetypewriter PolyglOTT" w:cs="Truetypewriter PolyglOTT"/>
          <w:sz w:val="28"/>
          <w:szCs w:val="24"/>
        </w:rPr>
        <w:t xml:space="preserve"> Незес Шэн. </w:t>
      </w:r>
    </w:p>
    <w:p w:rsidR="00291BB8" w:rsidRDefault="00291BB8" w:rsidP="005734D2">
      <w:pPr>
        <w:jc w:val="both"/>
        <w:rPr>
          <w:rFonts w:ascii="Truetypewriter PolyglOTT" w:hAnsi="Truetypewriter PolyglOTT" w:cs="Truetypewriter PolyglOTT"/>
          <w:b/>
          <w:sz w:val="28"/>
          <w:szCs w:val="24"/>
        </w:rPr>
      </w:pPr>
      <w:r w:rsidRPr="00291BB8">
        <w:rPr>
          <w:rFonts w:ascii="Truetypewriter PolyglOTT" w:hAnsi="Truetypewriter PolyglOTT" w:cs="Truetypewriter PolyglOTT"/>
          <w:b/>
          <w:sz w:val="28"/>
          <w:szCs w:val="24"/>
        </w:rPr>
        <w:t>*</w:t>
      </w:r>
      <w:r>
        <w:rPr>
          <w:rFonts w:ascii="Truetypewriter PolyglOTT" w:hAnsi="Truetypewriter PolyglOTT" w:cs="Truetypewriter PolyglOTT"/>
          <w:b/>
          <w:sz w:val="28"/>
          <w:szCs w:val="24"/>
        </w:rPr>
        <w:t>Заметка рассказчика: Мы дошли до 1-ого переломного события, оно получило в последствии название «Солнечное восстание», далее в записках Эниси и других членов сопротивления фигурирует земная дата, скорее всего по тому, что она записывается и воспринимается проще</w:t>
      </w:r>
      <w:r w:rsidR="00044854">
        <w:rPr>
          <w:rFonts w:ascii="Truetypewriter PolyglOTT" w:hAnsi="Truetypewriter PolyglOTT" w:cs="Truetypewriter PolyglOTT"/>
          <w:b/>
          <w:sz w:val="28"/>
          <w:szCs w:val="24"/>
        </w:rPr>
        <w:t>. Ну и как вы поняли генерала Незеса Шэна заставили отдать Эльмес, помимо этого</w:t>
      </w:r>
      <w:r>
        <w:rPr>
          <w:rFonts w:ascii="Truetypewriter PolyglOTT" w:hAnsi="Truetypewriter PolyglOTT" w:cs="Truetypewriter PolyglOTT"/>
          <w:b/>
          <w:sz w:val="28"/>
          <w:szCs w:val="24"/>
        </w:rPr>
        <w:t xml:space="preserve"> </w:t>
      </w:r>
      <w:r w:rsidR="00044854">
        <w:rPr>
          <w:rFonts w:ascii="Truetypewriter PolyglOTT" w:hAnsi="Truetypewriter PolyglOTT" w:cs="Truetypewriter PolyglOTT"/>
          <w:b/>
          <w:sz w:val="28"/>
          <w:szCs w:val="24"/>
        </w:rPr>
        <w:t xml:space="preserve">его насильно назначили правителем Пимбазена, что в последствии приведёт к началу гражданской войны. Далее повествование будет вестись по заметкам членов сопротивления, Федералов и </w:t>
      </w:r>
      <w:r w:rsidR="00044854">
        <w:rPr>
          <w:rFonts w:ascii="Truetypewriter PolyglOTT" w:hAnsi="Truetypewriter PolyglOTT" w:cs="Truetypewriter PolyglOTT"/>
          <w:b/>
          <w:sz w:val="28"/>
          <w:szCs w:val="24"/>
        </w:rPr>
        <w:lastRenderedPageBreak/>
        <w:t xml:space="preserve">так далее, в общем всего, что мне удалось найти. </w:t>
      </w:r>
      <w:r w:rsidR="00D956B2">
        <w:rPr>
          <w:rFonts w:ascii="Truetypewriter PolyglOTT" w:hAnsi="Truetypewriter PolyglOTT" w:cs="Truetypewriter PolyglOTT"/>
          <w:b/>
          <w:sz w:val="28"/>
          <w:szCs w:val="24"/>
        </w:rPr>
        <w:t xml:space="preserve">Диалоги Эниси относятся к записям из его личного дневника. </w:t>
      </w:r>
      <w:r w:rsidR="00044854">
        <w:rPr>
          <w:rFonts w:ascii="Truetypewriter PolyglOTT" w:hAnsi="Truetypewriter PolyglOTT" w:cs="Truetypewriter PolyglOTT"/>
          <w:b/>
          <w:sz w:val="28"/>
          <w:szCs w:val="24"/>
        </w:rPr>
        <w:t>В конце вы точно поймёте, кто я, а пока… А пока «Солнечное во</w:t>
      </w:r>
      <w:r w:rsidR="00D956B2">
        <w:rPr>
          <w:rFonts w:ascii="Truetypewriter PolyglOTT" w:hAnsi="Truetypewriter PolyglOTT" w:cs="Truetypewriter PolyglOTT"/>
          <w:b/>
          <w:sz w:val="28"/>
          <w:szCs w:val="24"/>
        </w:rPr>
        <w:t>с</w:t>
      </w:r>
      <w:r w:rsidR="00044854">
        <w:rPr>
          <w:rFonts w:ascii="Truetypewriter PolyglOTT" w:hAnsi="Truetypewriter PolyglOTT" w:cs="Truetypewriter PolyglOTT"/>
          <w:b/>
          <w:sz w:val="28"/>
          <w:szCs w:val="24"/>
        </w:rPr>
        <w:t>стание»</w:t>
      </w:r>
      <w:r w:rsidR="00D956B2">
        <w:rPr>
          <w:rFonts w:ascii="Truetypewriter PolyglOTT" w:hAnsi="Truetypewriter PolyglOTT" w:cs="Truetypewriter PolyglOTT"/>
          <w:b/>
          <w:sz w:val="28"/>
          <w:szCs w:val="24"/>
        </w:rPr>
        <w:t xml:space="preserve"> </w:t>
      </w:r>
      <w:r w:rsidR="0061360A">
        <w:rPr>
          <w:rFonts w:ascii="Truetypewriter PolyglOTT" w:hAnsi="Truetypewriter PolyglOTT" w:cs="Truetypewriter PolyglOTT"/>
          <w:b/>
          <w:sz w:val="28"/>
          <w:szCs w:val="24"/>
        </w:rPr>
        <w:t>*</w:t>
      </w:r>
    </w:p>
    <w:p w:rsidR="00D956B2" w:rsidRPr="00D956B2" w:rsidRDefault="00D956B2" w:rsidP="00D956B2">
      <w:pPr>
        <w:jc w:val="center"/>
        <w:rPr>
          <w:rFonts w:ascii="Truetypewriter PolyglOTT" w:hAnsi="Truetypewriter PolyglOTT" w:cs="Truetypewriter PolyglOTT"/>
          <w:b/>
          <w:sz w:val="36"/>
          <w:szCs w:val="24"/>
        </w:rPr>
      </w:pPr>
      <w:r>
        <w:rPr>
          <w:rFonts w:ascii="Truetypewriter PolyglOTT" w:hAnsi="Truetypewriter PolyglOTT" w:cs="Truetypewriter PolyglOTT"/>
          <w:b/>
          <w:sz w:val="36"/>
          <w:szCs w:val="24"/>
        </w:rPr>
        <w:t>Глава 8. Встать с колен, чтоб упасть на спину</w:t>
      </w:r>
    </w:p>
    <w:p w:rsidR="00AB61E6" w:rsidRDefault="00D956B2"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17:15 10.09.2006</w:t>
      </w:r>
    </w:p>
    <w:p w:rsidR="00D956B2" w:rsidRDefault="00D956B2"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Ши: -Эниси, я всё понимаю, но нам нужно лететь назад, на Магвиль</w:t>
      </w:r>
    </w:p>
    <w:p w:rsidR="00D956B2" w:rsidRDefault="00D956B2"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-Мы не можем, последние остатки энергии направлены на поддержание щитов, а топлива нету вообще. Как проходит твоё изучение языка, мне он даётся тяжело, хотя нон-девианты сказали, что он проще пимбазэнского. Они уже используют его везде</w:t>
      </w:r>
    </w:p>
    <w:p w:rsidR="00D956B2" w:rsidRDefault="00D956B2"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Ши: -Они правы, я же федерал, меня в 874 об. отправили учить язык в Пимбазен, много слёз я тогда пролил. Пимбазенский очень сложный, федеральный чуть проще, а этот язык </w:t>
      </w:r>
      <w:r w:rsidR="005D4C3C">
        <w:rPr>
          <w:rFonts w:ascii="Truetypewriter PolyglOTT" w:hAnsi="Truetypewriter PolyglOTT" w:cs="Truetypewriter PolyglOTT"/>
          <w:sz w:val="28"/>
          <w:szCs w:val="24"/>
        </w:rPr>
        <w:t>изучается на раз два. У них нету сложных слов, вроде Пимбазъерих, коурахъежазэс, кунээрэмоанодоа и других. У них даже иквивалентов нету. Я насколько понял, они кванты практически не изучали, это мы проскачили ступень атомов</w:t>
      </w:r>
    </w:p>
    <w:p w:rsidR="005D4C3C" w:rsidRDefault="005D4C3C"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-Буду надеяться, что ты прав. «Русский», я сейчас правильно произнёс название языка?</w:t>
      </w:r>
    </w:p>
    <w:p w:rsidR="005D4C3C" w:rsidRDefault="005D4C3C"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Ши: -Да…</w:t>
      </w:r>
    </w:p>
    <w:p w:rsidR="005D4C3C" w:rsidRDefault="005D4C3C"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-Ши, я всё думаю, почему мы прои</w:t>
      </w:r>
      <w:r w:rsidR="00D8479E">
        <w:rPr>
          <w:rFonts w:ascii="Truetypewriter PolyglOTT" w:hAnsi="Truetypewriter PolyglOTT" w:cs="Truetypewriter PolyglOTT"/>
          <w:sz w:val="28"/>
          <w:szCs w:val="24"/>
        </w:rPr>
        <w:t>г</w:t>
      </w:r>
      <w:r>
        <w:rPr>
          <w:rFonts w:ascii="Truetypewriter PolyglOTT" w:hAnsi="Truetypewriter PolyglOTT" w:cs="Truetypewriter PolyglOTT"/>
          <w:sz w:val="28"/>
          <w:szCs w:val="24"/>
        </w:rPr>
        <w:t xml:space="preserve">рали? Давай подумаем… Мы начали восстание в Магвиле. Изначально была армия из 50000 повстанцев. На магвиле нас поддержало около миллиона Пимбазенцев. Мы потеряли около 1000 человек личного состава, про Пимбазенцев не знаю. </w:t>
      </w:r>
      <w:r w:rsidR="00AD070B">
        <w:rPr>
          <w:rFonts w:ascii="Truetypewriter PolyglOTT" w:hAnsi="Truetypewriter PolyglOTT" w:cs="Truetypewriter PolyglOTT"/>
          <w:sz w:val="28"/>
          <w:szCs w:val="24"/>
        </w:rPr>
        <w:t xml:space="preserve">Мы начали восстание: солдаты были одеты в стандартную броню: шлем с полной защитой головы, двусоставная кираса, броне штаны и ботинки, всё из титана. Я был одет в ту самую броню из музея, в мою броню, титан армированный углеродными нано трубками. Армия шла клином по узким улицам города и встретила на своём пути Федеральную армию. Та была разбита, и, насколько я понял, </w:t>
      </w:r>
      <w:r w:rsidR="00AD070B" w:rsidRPr="006C3542">
        <w:rPr>
          <w:rFonts w:ascii="Truetypewriter PolyglOTT" w:hAnsi="Truetypewriter PolyglOTT" w:cs="Truetypewriter PolyglOTT"/>
          <w:sz w:val="28"/>
          <w:szCs w:val="36"/>
        </w:rPr>
        <w:t>Трен Косдацу</w:t>
      </w:r>
      <w:r w:rsidR="00AD070B">
        <w:rPr>
          <w:rFonts w:ascii="Truetypewriter PolyglOTT" w:hAnsi="Truetypewriter PolyglOTT" w:cs="Truetypewriter PolyglOTT"/>
          <w:sz w:val="28"/>
          <w:szCs w:val="36"/>
        </w:rPr>
        <w:t xml:space="preserve">, главнокомандующий Востока-15, мобилизовал все ресурсы области «Восток-15» против нас… На нас шла гигантская армия: мы начали отступать к 15, заготовленным на всякий случай, кораблям… </w:t>
      </w:r>
    </w:p>
    <w:p w:rsidR="005D4C3C" w:rsidRDefault="00517BAD"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Норамар</w:t>
      </w:r>
      <w:r w:rsidR="005D4C3C">
        <w:rPr>
          <w:rFonts w:ascii="Truetypewriter PolyglOTT" w:hAnsi="Truetypewriter PolyglOTT" w:cs="Truetypewriter PolyglOTT"/>
          <w:sz w:val="28"/>
          <w:szCs w:val="24"/>
        </w:rPr>
        <w:t>: -Извините, что вклиниваюсь в разговор, но по самым скромным расчётам, Федерация потеряла более 1.5 миллионов солдат: 5 сухопутных армии на М</w:t>
      </w:r>
      <w:r w:rsidR="00AD070B">
        <w:rPr>
          <w:rFonts w:ascii="Truetypewriter PolyglOTT" w:hAnsi="Truetypewriter PolyglOTT" w:cs="Truetypewriter PolyglOTT"/>
          <w:sz w:val="28"/>
          <w:szCs w:val="24"/>
        </w:rPr>
        <w:t xml:space="preserve">агвиле - </w:t>
      </w:r>
      <w:r w:rsidR="005D4C3C">
        <w:rPr>
          <w:rFonts w:ascii="Truetypewriter PolyglOTT" w:hAnsi="Truetypewriter PolyglOTT" w:cs="Truetypewriter PolyglOTT"/>
          <w:sz w:val="28"/>
          <w:szCs w:val="24"/>
        </w:rPr>
        <w:t>800 тысяч единиц личного состава, 5 авианосных эскадр</w:t>
      </w:r>
      <w:r w:rsidR="00AD070B">
        <w:rPr>
          <w:rFonts w:ascii="Truetypewriter PolyglOTT" w:hAnsi="Truetypewriter PolyglOTT" w:cs="Truetypewriter PolyglOTT"/>
          <w:sz w:val="28"/>
          <w:szCs w:val="24"/>
        </w:rPr>
        <w:t xml:space="preserve"> -600 тысяч единиц личного состава, остальное - это 2 космических корабля</w:t>
      </w:r>
    </w:p>
    <w:p w:rsidR="00AD070B" w:rsidRDefault="00AD070B"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Ши: -Вы обсчитались, это физически не возможная цифра. И объясните мне, вы девиант или нет?</w:t>
      </w:r>
    </w:p>
    <w:p w:rsidR="00AD070B" w:rsidRDefault="00517BAD"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Норамар</w:t>
      </w:r>
      <w:r w:rsidR="00AD070B">
        <w:rPr>
          <w:rFonts w:ascii="Truetypewriter PolyglOTT" w:hAnsi="Truetypewriter PolyglOTT" w:cs="Truetypewriter PolyglOTT"/>
          <w:sz w:val="28"/>
          <w:szCs w:val="24"/>
        </w:rPr>
        <w:t>: -Извините, я не знаю. Расчёты не мои, их вам просили передать Генерал Эниси Ли и Сонэ Шэн.</w:t>
      </w:r>
    </w:p>
    <w:p w:rsidR="00AD070B" w:rsidRDefault="00AD070B"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-Ступай, передай им, чтоб пришли сюда</w:t>
      </w:r>
    </w:p>
    <w:p w:rsidR="00AD070B" w:rsidRDefault="00AD070B"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Ли: -Хорошо, так и передаст… Ши, можешь оставить нас втроём наедине</w:t>
      </w:r>
    </w:p>
    <w:p w:rsidR="00AD070B" w:rsidRDefault="00AD070B"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Ши: -Без проблем</w:t>
      </w:r>
    </w:p>
    <w:p w:rsidR="00AD070B" w:rsidRDefault="00AD070B"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Ли: -Эни, я знаю, что сейчас не лучшее время, но…</w:t>
      </w:r>
    </w:p>
    <w:p w:rsidR="00AD070B" w:rsidRDefault="009E4F75"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w:t>
      </w:r>
      <w:r w:rsidR="00AD070B">
        <w:rPr>
          <w:rFonts w:ascii="Truetypewriter PolyglOTT" w:hAnsi="Truetypewriter PolyglOTT" w:cs="Truetypewriter PolyglOTT"/>
          <w:sz w:val="28"/>
          <w:szCs w:val="24"/>
        </w:rPr>
        <w:t>си: -Вы решили пожениться?</w:t>
      </w:r>
    </w:p>
    <w:p w:rsidR="00AD070B" w:rsidRDefault="00AD070B"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Ли: -Да, мне 31 оборот, </w:t>
      </w:r>
      <w:r w:rsidR="00D05B14">
        <w:rPr>
          <w:rFonts w:ascii="Truetypewriter PolyglOTT" w:hAnsi="Truetypewriter PolyglOTT" w:cs="Truetypewriter PolyglOTT"/>
          <w:sz w:val="28"/>
          <w:szCs w:val="24"/>
        </w:rPr>
        <w:t>Сонэ – 29. Я знаю, что ты на нас с Тао ещё сердишься за то, что мы не уберегли Исаака, я провёл с ним 13 оборотов, Тао был до последнего: их скрутили вместе, когда Исааку было ровно столько же, сколько тебе, Тао было тогда около 40 оборотов, прости нас…</w:t>
      </w:r>
    </w:p>
    <w:p w:rsidR="00D05B14" w:rsidRDefault="009E4F75"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w:t>
      </w:r>
      <w:r w:rsidR="00D05B14">
        <w:rPr>
          <w:rFonts w:ascii="Truetypewriter PolyglOTT" w:hAnsi="Truetypewriter PolyglOTT" w:cs="Truetypewriter PolyglOTT"/>
          <w:sz w:val="28"/>
          <w:szCs w:val="24"/>
        </w:rPr>
        <w:t>си: -Эни, я не злюсь, я вам искренне благодарен и тебе и Тао, да, ты был тогда мальчишкой, но далеко не самым обычным. За столько лет жизни без Ниссэ, я понял одну истину: если жизнь даёт момент – пользуйся им, не упускай. Я должен был ещё до 879 оборота ей уделять больше внимания, тогда бы и Исаака воспитывали мы. Эни, я всё понимаю, но для Пимбуров пара дней мало, да и показ чувств на публику тоже, не идеал. Но я готов вам дать наставление, как более старший в семье, но с одним условием: пока мы не выберемся с этой планеты, детей у вас не будет. Иначе вам будет очень тяжело</w:t>
      </w:r>
      <w:r w:rsidR="00E52EF6">
        <w:rPr>
          <w:rFonts w:ascii="Truetypewriter PolyglOTT" w:hAnsi="Truetypewriter PolyglOTT" w:cs="Truetypewriter PolyglOTT"/>
          <w:sz w:val="28"/>
          <w:szCs w:val="24"/>
        </w:rPr>
        <w:t xml:space="preserve">. </w:t>
      </w:r>
    </w:p>
    <w:p w:rsidR="00D05B14" w:rsidRDefault="00E52EF6"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-Мы всё прекрасно понимаем. Пока я лишь сменю фамилию, а праздник будет после победы. М</w:t>
      </w:r>
      <w:r w:rsidR="00D05B14">
        <w:rPr>
          <w:rFonts w:ascii="Truetypewriter PolyglOTT" w:hAnsi="Truetypewriter PolyglOTT" w:cs="Truetypewriter PolyglOTT"/>
          <w:sz w:val="28"/>
          <w:szCs w:val="24"/>
        </w:rPr>
        <w:t xml:space="preserve">ежду прочем, я заметила, что населяющий эту планету разумный вид – люди, так же, как и мы, </w:t>
      </w:r>
      <w:r w:rsidR="00FA6F14">
        <w:rPr>
          <w:rFonts w:ascii="Truetypewriter PolyglOTT" w:hAnsi="Truetypewriter PolyglOTT" w:cs="Truetypewriter PolyglOTT"/>
          <w:sz w:val="28"/>
          <w:szCs w:val="24"/>
        </w:rPr>
        <w:t>теплокровные млекопитающие.</w:t>
      </w:r>
    </w:p>
    <w:p w:rsidR="00FA6F14" w:rsidRDefault="00EB1775"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20</w:t>
      </w:r>
      <w:r w:rsidRPr="00AB61E6">
        <w:rPr>
          <w:rFonts w:ascii="Truetypewriter PolyglOTT" w:hAnsi="Truetypewriter PolyglOTT" w:cs="Truetypewriter PolyglOTT"/>
          <w:sz w:val="28"/>
          <w:szCs w:val="24"/>
        </w:rPr>
        <w:t>’30’’00 6000</w:t>
      </w:r>
      <w:r>
        <w:rPr>
          <w:rFonts w:ascii="Truetypewriter PolyglOTT" w:hAnsi="Truetypewriter PolyglOTT" w:cs="Truetypewriter PolyglOTT"/>
          <w:sz w:val="28"/>
          <w:szCs w:val="24"/>
        </w:rPr>
        <w:t xml:space="preserve"> об. *Кбинст*</w:t>
      </w:r>
    </w:p>
    <w:p w:rsidR="00EB1775" w:rsidRDefault="00EB1775"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Советник: -Вы совершили грандиозную ошибку</w:t>
      </w:r>
    </w:p>
    <w:p w:rsidR="00EB1775" w:rsidRDefault="00EB1775"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Норст Каале: -Да? Какую же?</w:t>
      </w:r>
    </w:p>
    <w:p w:rsidR="00EB1775" w:rsidRDefault="00EB1775"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Советник: -Вы дали автономию Пимбазену, вы развалили страну</w:t>
      </w:r>
    </w:p>
    <w:p w:rsidR="00EB1775" w:rsidRDefault="00EB1775"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Норст: -Всё давно просчитано, у власти наша марионетка – Норст Шэн, да и сам Пимбазен не един – рано или поздно там вспыхнет гражданская война, там вы всё и пернём…</w:t>
      </w:r>
    </w:p>
    <w:p w:rsidR="00EB1775" w:rsidRDefault="00EB1775"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20</w:t>
      </w:r>
      <w:r w:rsidRPr="00AB61E6">
        <w:rPr>
          <w:rFonts w:ascii="Truetypewriter PolyglOTT" w:hAnsi="Truetypewriter PolyglOTT" w:cs="Truetypewriter PolyglOTT"/>
          <w:sz w:val="28"/>
          <w:szCs w:val="24"/>
        </w:rPr>
        <w:t>’30’’00 6000</w:t>
      </w:r>
      <w:r>
        <w:rPr>
          <w:rFonts w:ascii="Truetypewriter PolyglOTT" w:hAnsi="Truetypewriter PolyglOTT" w:cs="Truetypewriter PolyglOTT"/>
          <w:sz w:val="28"/>
          <w:szCs w:val="24"/>
        </w:rPr>
        <w:t xml:space="preserve"> об. *Магвиль*</w:t>
      </w:r>
    </w:p>
    <w:p w:rsidR="00EB1775" w:rsidRDefault="00EB1775"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Премьер Министр: -Уважаемый президент, зачем вы направили Пимбазен по курсу милитаризации?</w:t>
      </w:r>
    </w:p>
    <w:p w:rsidR="00EB1775" w:rsidRDefault="00EB1775"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Незес Шэн: -Я могу вам доверять, министр?</w:t>
      </w:r>
    </w:p>
    <w:p w:rsidR="00EB1775" w:rsidRDefault="00EB1775"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Министр: -Вполне</w:t>
      </w:r>
    </w:p>
    <w:p w:rsidR="00EB1775" w:rsidRDefault="00EB1775"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Незес: -Видишь ли, у меня с Федерацией давние счёты, к тому же на земле сейчас находятся мои друзья, среди повстанцев, когда я закончу милитаризацию и модернизацию всех производств, я сотру в порошок Норста и его шайку, но перед этим, армия Пимбазена вызволт с земли её истинного правиля: Эниси Нильса Фирцино Зофэ</w:t>
      </w:r>
    </w:p>
    <w:p w:rsidR="00EB1775" w:rsidRDefault="00EB1775" w:rsidP="005734D2">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Минист</w:t>
      </w:r>
      <w:r w:rsidR="00517BAD">
        <w:rPr>
          <w:rFonts w:ascii="Truetypewriter PolyglOTT" w:hAnsi="Truetypewriter PolyglOTT" w:cs="Truetypewriter PolyglOTT"/>
          <w:sz w:val="28"/>
          <w:szCs w:val="24"/>
        </w:rPr>
        <w:t>р</w:t>
      </w:r>
      <w:r>
        <w:rPr>
          <w:rFonts w:ascii="Truetypewriter PolyglOTT" w:hAnsi="Truetypewriter PolyglOTT" w:cs="Truetypewriter PolyglOTT"/>
          <w:sz w:val="28"/>
          <w:szCs w:val="24"/>
        </w:rPr>
        <w:t>: -Вы либо идиот, либо сумасшедший, разговор, разумеется, останется между нами. Я не буду вам мешать, но и помогать тоже…</w:t>
      </w:r>
    </w:p>
    <w:p w:rsidR="00517BAD" w:rsidRDefault="00517BAD" w:rsidP="00517BAD">
      <w:pPr>
        <w:jc w:val="center"/>
        <w:rPr>
          <w:rFonts w:ascii="Truetypewriter PolyglOTT" w:hAnsi="Truetypewriter PolyglOTT" w:cs="Truetypewriter PolyglOTT"/>
          <w:b/>
          <w:sz w:val="36"/>
          <w:szCs w:val="24"/>
        </w:rPr>
      </w:pPr>
      <w:r w:rsidRPr="00517BAD">
        <w:rPr>
          <w:rFonts w:ascii="Truetypewriter PolyglOTT" w:hAnsi="Truetypewriter PolyglOTT" w:cs="Truetypewriter PolyglOTT"/>
          <w:b/>
          <w:sz w:val="36"/>
          <w:szCs w:val="24"/>
        </w:rPr>
        <w:t>Глава</w:t>
      </w:r>
      <w:r>
        <w:rPr>
          <w:rFonts w:ascii="Truetypewriter PolyglOTT" w:hAnsi="Truetypewriter PolyglOTT" w:cs="Truetypewriter PolyglOTT"/>
          <w:b/>
          <w:sz w:val="36"/>
          <w:szCs w:val="24"/>
        </w:rPr>
        <w:t xml:space="preserve"> 9. Новый виток – новая история…</w:t>
      </w:r>
    </w:p>
    <w:p w:rsidR="005C4679" w:rsidRDefault="000426A0" w:rsidP="00517BA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15:25 10.10.2006 *Земля;</w:t>
      </w:r>
      <w:r w:rsidR="005C4679">
        <w:rPr>
          <w:rFonts w:ascii="Truetypewriter PolyglOTT" w:hAnsi="Truetypewriter PolyglOTT" w:cs="Truetypewriter PolyglOTT"/>
          <w:sz w:val="28"/>
          <w:szCs w:val="24"/>
        </w:rPr>
        <w:t xml:space="preserve"> </w:t>
      </w:r>
      <w:r>
        <w:rPr>
          <w:rFonts w:ascii="Truetypewriter PolyglOTT" w:hAnsi="Truetypewriter PolyglOTT" w:cs="Truetypewriter PolyglOTT"/>
          <w:sz w:val="28"/>
          <w:szCs w:val="24"/>
        </w:rPr>
        <w:t>59.197070,</w:t>
      </w:r>
      <w:r w:rsidR="005C4679" w:rsidRPr="005C4679">
        <w:rPr>
          <w:rFonts w:ascii="Truetypewriter PolyglOTT" w:hAnsi="Truetypewriter PolyglOTT" w:cs="Truetypewriter PolyglOTT"/>
          <w:sz w:val="28"/>
          <w:szCs w:val="24"/>
        </w:rPr>
        <w:t xml:space="preserve"> 38.133810</w:t>
      </w:r>
      <w:r>
        <w:rPr>
          <w:rFonts w:ascii="Truetypewriter PolyglOTT" w:hAnsi="Truetypewriter PolyglOTT" w:cs="Truetypewriter PolyglOTT"/>
          <w:sz w:val="28"/>
          <w:szCs w:val="24"/>
        </w:rPr>
        <w:t>*</w:t>
      </w:r>
    </w:p>
    <w:p w:rsidR="00517BAD" w:rsidRDefault="005C4679" w:rsidP="00517BA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Сежэс: -</w:t>
      </w:r>
      <w:r w:rsidRPr="005C4679">
        <w:rPr>
          <w:rFonts w:ascii="Truetypewriter PolyglOTT" w:hAnsi="Truetypewriter PolyglOTT" w:cs="Truetypewriter PolyglOTT"/>
          <w:sz w:val="28"/>
          <w:szCs w:val="24"/>
        </w:rPr>
        <w:t xml:space="preserve"> </w:t>
      </w:r>
      <w:r>
        <w:rPr>
          <w:rFonts w:ascii="Truetypewriter PolyglOTT" w:hAnsi="Truetypewriter PolyglOTT" w:cs="Truetypewriter PolyglOTT"/>
          <w:sz w:val="28"/>
          <w:szCs w:val="24"/>
        </w:rPr>
        <w:t>Норамар, что читаешь?</w:t>
      </w:r>
    </w:p>
    <w:p w:rsidR="005C4679" w:rsidRDefault="005C4679" w:rsidP="00517BA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Норамар: -Привет, Сежэс, рад тебя видеть… Это старый журнал «Наука и Пимбазен», точнее его копия, оригинал датирован 794 оборотом.</w:t>
      </w:r>
    </w:p>
    <w:p w:rsidR="005C4679" w:rsidRDefault="005C4679" w:rsidP="00517BA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Сежэс: -И что пишут?</w:t>
      </w:r>
    </w:p>
    <w:p w:rsidR="005C4679" w:rsidRDefault="005C4679" w:rsidP="00517BA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Нормар: -С тех пор технологии никак не поменялись, могу зачитать…</w:t>
      </w:r>
    </w:p>
    <w:p w:rsidR="005C4679" w:rsidRDefault="005C4679" w:rsidP="00517BA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Сежэс: -Давай</w:t>
      </w:r>
    </w:p>
    <w:p w:rsidR="000426A0" w:rsidRDefault="000426A0" w:rsidP="00517BA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4"/>
        </w:rPr>
        <w:t xml:space="preserve">Норамар: Пистолет конструкции </w:t>
      </w:r>
      <w:r>
        <w:rPr>
          <w:rFonts w:ascii="Truetypewriter PolyglOTT" w:hAnsi="Truetypewriter PolyglOTT" w:cs="Truetypewriter PolyglOTT"/>
          <w:sz w:val="28"/>
          <w:szCs w:val="28"/>
        </w:rPr>
        <w:t>Даарэ</w:t>
      </w:r>
    </w:p>
    <w:p w:rsidR="000426A0" w:rsidRDefault="000426A0" w:rsidP="00517BAD">
      <w:pPr>
        <w:jc w:val="both"/>
        <w:rPr>
          <w:rFonts w:ascii="Truetypewriter PolyglOTT" w:hAnsi="Truetypewriter PolyglOTT" w:cs="Truetypewriter PolyglOTT"/>
          <w:sz w:val="28"/>
          <w:szCs w:val="28"/>
        </w:rPr>
      </w:pPr>
      <w:r w:rsidRPr="000426A0">
        <w:rPr>
          <w:rFonts w:ascii="Truetypewriter PolyglOTT" w:hAnsi="Truetypewriter PolyglOTT" w:cs="Truetypewriter PolyglOTT"/>
          <w:sz w:val="28"/>
          <w:szCs w:val="28"/>
        </w:rPr>
        <w:t>&lt;…</w:t>
      </w:r>
      <w:r>
        <w:rPr>
          <w:rFonts w:ascii="Truetypewriter PolyglOTT" w:hAnsi="Truetypewriter PolyglOTT" w:cs="Truetypewriter PolyglOTT"/>
          <w:sz w:val="28"/>
          <w:szCs w:val="28"/>
        </w:rPr>
        <w:t xml:space="preserve"> Пистолет конструкции Даарэ. Разработан и создан Пимбазенским инженером Сокрэ Даарэ в 790 об… Конструкция пистолета обеспечивает ему невероятную долговечность, невосприимчивость к погодным условиям, а также массу в 400 фортов (с боезапасом в 10 патронов 800 фортов) (около 0.56 кг и 1,31 кг соответственно), калибр оружия 8 грандов на 24 гранда (10.7 мм на 32.1 мм)</w:t>
      </w:r>
      <w:r w:rsidR="00E758D4">
        <w:rPr>
          <w:rFonts w:ascii="Truetypewriter PolyglOTT" w:hAnsi="Truetypewriter PolyglOTT" w:cs="Truetypewriter PolyglOTT"/>
          <w:sz w:val="28"/>
          <w:szCs w:val="28"/>
        </w:rPr>
        <w:t xml:space="preserve"> … Принцип действия орудия основан на коротком ходе ствола… Благодаря новому составу пороха, пуля, при весе 10 фортов (14 граммов), достигает скорости 2000 шагов в секунду (средний шаг Пимбазенца 30 см, то скорость пули 600 м/с)… Приемущества оружия очевидны: малая масса, высокая поражающая сила пули, большая данность поражения. Главный недостаток оружия – сумасшедшая отдача, большинство неподготовленных солдат получали переломы при использовании данного пистолета…</w:t>
      </w:r>
      <w:r w:rsidR="00E758D4" w:rsidRPr="00E758D4">
        <w:rPr>
          <w:rFonts w:ascii="Truetypewriter PolyglOTT" w:hAnsi="Truetypewriter PolyglOTT" w:cs="Truetypewriter PolyglOTT"/>
          <w:sz w:val="28"/>
          <w:szCs w:val="28"/>
        </w:rPr>
        <w:t>&gt;</w:t>
      </w:r>
    </w:p>
    <w:p w:rsidR="00E758D4" w:rsidRDefault="00E758D4" w:rsidP="00517BA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Сежэс: -А это случаем не тот ли пистолет, который сейчас в кобуре у Пимбуры?</w:t>
      </w:r>
    </w:p>
    <w:p w:rsidR="00E758D4" w:rsidRDefault="00E758D4" w:rsidP="00517BA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Норамар: -Он самый, ходит слух, что этот пистолет Пимбура забрал у сторожа из музея, но тогда нужно верить и в историю с чудесным его пробуждением 200 оборотов назад, а выглядит он максимум на 20 оборотов, к тому же 170 оборотов – придел всех граждан «Содружества», дольше не живут, это при среднем 130 оборотов.</w:t>
      </w:r>
    </w:p>
    <w:p w:rsidR="00E758D4" w:rsidRDefault="00E758D4" w:rsidP="00517BA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Сежес: -Ладно, </w:t>
      </w:r>
      <w:r w:rsidR="00641F52">
        <w:rPr>
          <w:rFonts w:ascii="Truetypewriter PolyglOTT" w:hAnsi="Truetypewriter PolyglOTT" w:cs="Truetypewriter PolyglOTT"/>
          <w:sz w:val="28"/>
          <w:szCs w:val="28"/>
        </w:rPr>
        <w:t>я бы послушал, но мне нужно бежать, до встречи</w:t>
      </w:r>
    </w:p>
    <w:p w:rsidR="00641F52" w:rsidRDefault="00641F52" w:rsidP="00517BA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Нормар: -До свидания, дорогой товарищ</w:t>
      </w:r>
    </w:p>
    <w:p w:rsidR="00641F52" w:rsidRDefault="00641F52" w:rsidP="00517BAD">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*Это же время, Магвиль*</w:t>
      </w:r>
    </w:p>
    <w:p w:rsidR="00641F52" w:rsidRPr="00E758D4" w:rsidRDefault="00641F52" w:rsidP="00517BA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8"/>
        </w:rPr>
        <w:t>Посыльный: -Вам строчное письмо</w:t>
      </w:r>
    </w:p>
    <w:p w:rsidR="005C4679" w:rsidRDefault="00641F52" w:rsidP="00641F52">
      <w:pPr>
        <w:jc w:val="both"/>
        <w:rPr>
          <w:rFonts w:ascii="Truetypewriter PolyglOTT" w:hAnsi="Truetypewriter PolyglOTT" w:cs="Truetypewriter PolyglOTT"/>
          <w:sz w:val="28"/>
          <w:szCs w:val="24"/>
        </w:rPr>
      </w:pPr>
      <w:r>
        <w:rPr>
          <w:rFonts w:ascii="Truetypewriter PolyglOTT" w:hAnsi="Truetypewriter PolyglOTT" w:cs="Truetypewriter PolyglOTT"/>
          <w:sz w:val="36"/>
          <w:szCs w:val="24"/>
        </w:rPr>
        <w:softHyphen/>
      </w:r>
      <w:r w:rsidRPr="00641F52">
        <w:rPr>
          <w:rFonts w:ascii="Truetypewriter PolyglOTT" w:hAnsi="Truetypewriter PolyglOTT" w:cs="Truetypewriter PolyglOTT"/>
          <w:sz w:val="28"/>
          <w:szCs w:val="24"/>
        </w:rPr>
        <w:t>Не</w:t>
      </w:r>
      <w:r>
        <w:rPr>
          <w:rFonts w:ascii="Truetypewriter PolyglOTT" w:hAnsi="Truetypewriter PolyglOTT" w:cs="Truetypewriter PolyglOTT"/>
          <w:sz w:val="28"/>
          <w:szCs w:val="24"/>
        </w:rPr>
        <w:t>зес: -Так, это от уважаемого Норста…</w:t>
      </w:r>
    </w:p>
    <w:p w:rsidR="00641F52" w:rsidRDefault="00641F52" w:rsidP="00641F52">
      <w:pPr>
        <w:jc w:val="both"/>
        <w:rPr>
          <w:rFonts w:ascii="Truetypewriter PolyglOTT" w:hAnsi="Truetypewriter PolyglOTT" w:cs="Truetypewriter PolyglOTT"/>
          <w:sz w:val="28"/>
          <w:szCs w:val="24"/>
        </w:rPr>
      </w:pPr>
      <w:r w:rsidRPr="00641F52">
        <w:rPr>
          <w:rFonts w:ascii="Truetypewriter PolyglOTT" w:hAnsi="Truetypewriter PolyglOTT" w:cs="Truetypewriter PolyglOTT"/>
          <w:sz w:val="28"/>
          <w:szCs w:val="24"/>
        </w:rPr>
        <w:t>&lt;…</w:t>
      </w:r>
      <w:r>
        <w:rPr>
          <w:rFonts w:ascii="Truetypewriter PolyglOTT" w:hAnsi="Truetypewriter PolyglOTT" w:cs="Truetypewriter PolyglOTT"/>
          <w:sz w:val="28"/>
          <w:szCs w:val="24"/>
        </w:rPr>
        <w:t>Незес, до меня дошли слухи, что ты начал тотальную мобилизацию войск в Пимбазене, это так?…</w:t>
      </w:r>
      <w:r w:rsidRPr="00641F52">
        <w:rPr>
          <w:rFonts w:ascii="Truetypewriter PolyglOTT" w:hAnsi="Truetypewriter PolyglOTT" w:cs="Truetypewriter PolyglOTT"/>
          <w:sz w:val="28"/>
          <w:szCs w:val="24"/>
        </w:rPr>
        <w:t>&gt;</w:t>
      </w:r>
    </w:p>
    <w:p w:rsidR="00641F52" w:rsidRDefault="00641F52" w:rsidP="00641F52">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4"/>
        </w:rPr>
        <w:t xml:space="preserve">Действовать нужно быстро, ладно </w:t>
      </w:r>
      <w:r>
        <w:rPr>
          <w:rFonts w:ascii="Truetypewriter PolyglOTT" w:hAnsi="Truetypewriter PolyglOTT" w:cs="Truetypewriter PolyglOTT"/>
          <w:sz w:val="28"/>
          <w:szCs w:val="28"/>
        </w:rPr>
        <w:t>«девштраль» с ним, ребята, тащите сюда эту штуку…</w:t>
      </w:r>
    </w:p>
    <w:p w:rsidR="00641F52" w:rsidRDefault="00641F52" w:rsidP="00641F52">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*Кбинст*</w:t>
      </w:r>
    </w:p>
    <w:p w:rsidR="00641F52" w:rsidRDefault="00641F52" w:rsidP="00641F52">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-Ваше высочество, с вами пытается связаться Незес Шен</w:t>
      </w:r>
    </w:p>
    <w:p w:rsidR="00641F52" w:rsidRDefault="00641F52" w:rsidP="00641F52">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-В каком смысле?</w:t>
      </w:r>
    </w:p>
    <w:p w:rsidR="00641F52" w:rsidRDefault="00641F52" w:rsidP="00641F52">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-Заносите…</w:t>
      </w:r>
    </w:p>
    <w:p w:rsidR="00641F52" w:rsidRDefault="00641F52" w:rsidP="00641F52">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королевские покои занесли огромное зеркало, на котором был Незес*</w:t>
      </w:r>
    </w:p>
    <w:p w:rsidR="00641F52" w:rsidRDefault="00641F52" w:rsidP="00641F52">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-Это что?</w:t>
      </w:r>
    </w:p>
    <w:p w:rsidR="00641F52" w:rsidRDefault="00641F52" w:rsidP="00641F52">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-Извини, Норст, я видел дело срочное, поэтому прислал зеркало, сам выехать не смог, у меня нету времени…</w:t>
      </w:r>
    </w:p>
    <w:p w:rsidR="00641F52" w:rsidRDefault="00641F52" w:rsidP="00641F52">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-Ты понимаешь, что сейчас нарушаешь закон об новых технология, от которого пострадала в первую очередь твоя семья?</w:t>
      </w:r>
    </w:p>
    <w:p w:rsidR="00641F52" w:rsidRDefault="00641F52" w:rsidP="00641F52">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-Понимаю, но это не суть дела…</w:t>
      </w:r>
    </w:p>
    <w:p w:rsidR="00641F52" w:rsidRDefault="00641F52" w:rsidP="00641F52">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-По</w:t>
      </w:r>
      <w:r w:rsidR="007C6F1E">
        <w:rPr>
          <w:rFonts w:ascii="Truetypewriter PolyglOTT" w:hAnsi="Truetypewriter PolyglOTT" w:cs="Truetypewriter PolyglOTT"/>
          <w:sz w:val="28"/>
          <w:szCs w:val="28"/>
        </w:rPr>
        <w:t>годи, как не суть!? Пока все телеграммами общаются ты говоришь со мной через эту штуку?</w:t>
      </w:r>
    </w:p>
    <w:p w:rsidR="007C6F1E" w:rsidRDefault="007C6F1E" w:rsidP="00641F52">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-Да, Норст, послушай. Да я начал в Пимбазене небольшую милитаризацию. Но я тебя уверяю, это чтобы не стать добычей какого-нибудь Жистонэса, или, как ты помнишь, у нас на Терре ещё находятся сепаратисты</w:t>
      </w:r>
    </w:p>
    <w:p w:rsidR="007C6F1E" w:rsidRDefault="007C6F1E" w:rsidP="00641F52">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-Я не поэтому писал, мне нужно было срочно решить вопрос с твоими компаниями</w:t>
      </w:r>
    </w:p>
    <w:p w:rsidR="007C6F1E" w:rsidRDefault="007C6F1E" w:rsidP="00641F52">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-А что с ним не так?</w:t>
      </w:r>
    </w:p>
    <w:p w:rsidR="007C6F1E" w:rsidRDefault="007C6F1E" w:rsidP="00641F52">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Нортс: -Они подняли цены, в среднем на 50%</w:t>
      </w:r>
    </w:p>
    <w:p w:rsidR="007C6F1E" w:rsidRDefault="007C6F1E" w:rsidP="00641F52">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-Я тут при чём, если менеджеры подняли цены, значит выросли издержки, я никакого отношения не имею к этому</w:t>
      </w:r>
    </w:p>
    <w:p w:rsidR="007C6F1E" w:rsidRDefault="007C6F1E" w:rsidP="00641F52">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-Может тогда будете у нас сырьё закупать, по сверх низкой цене, иначе вся Федерация без вооружения и ЭВМ останется</w:t>
      </w:r>
    </w:p>
    <w:p w:rsidR="007C6F1E" w:rsidRDefault="007C6F1E" w:rsidP="00641F52">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-Ладно, я с ребятами поговорю, но только столько сырья, сколько нужно продукта для Федерации</w:t>
      </w:r>
    </w:p>
    <w:p w:rsidR="007C6F1E" w:rsidRDefault="007C6F1E" w:rsidP="00641F52">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Норст: -Хорошо…</w:t>
      </w:r>
    </w:p>
    <w:p w:rsidR="002C5BDE" w:rsidRDefault="002C5BDE" w:rsidP="002C5BDE">
      <w:pPr>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t>Глава 10. Всё не то и всё не так…</w:t>
      </w:r>
    </w:p>
    <w:p w:rsidR="002C5BDE" w:rsidRDefault="002C5BDE" w:rsidP="002C5BDE">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19:02 10.10.2006 *Кбинст, замок Каале, тронный зал, зеркало вывело руны на пимбазенском*</w:t>
      </w:r>
    </w:p>
    <w:p w:rsidR="002C5BDE" w:rsidRDefault="002C5BDE" w:rsidP="002C5BDE">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Норст: -Подскажи, что эта штука пишет</w:t>
      </w:r>
    </w:p>
    <w:p w:rsidR="002C5BDE" w:rsidRDefault="002C5BDE" w:rsidP="002C5BDE">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Советник: -Я не знаю, я знаю только то, что это Пимбазенский</w:t>
      </w:r>
    </w:p>
    <w:p w:rsidR="002C5BDE" w:rsidRDefault="002C5BDE" w:rsidP="002C5BDE">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Норст: -А что за 2 кнопки горят? Зелёная, я так полагаю обезвредить, красная взорвать, жми зелёную!</w:t>
      </w:r>
    </w:p>
    <w:p w:rsidR="002C5BDE" w:rsidRDefault="002C5BDE" w:rsidP="002C5BDE">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Советник: -Принято…</w:t>
      </w:r>
    </w:p>
    <w:p w:rsidR="002C5BDE" w:rsidRDefault="002C5BDE" w:rsidP="002C5BDE">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Незес: -Думал не дозвонюсь, надо было специалистов оставить</w:t>
      </w:r>
    </w:p>
    <w:p w:rsidR="002C5BDE" w:rsidRDefault="002C5BDE" w:rsidP="002C5BDE">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Норст: -Незес, я напоминаю, что у нас ещё действует запрет на новые технологии. А ты тут какое-то зеркало привозишь</w:t>
      </w:r>
    </w:p>
    <w:p w:rsidR="002C5BDE" w:rsidRDefault="002C5BDE" w:rsidP="002C5BDE">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Незес: -Это не зеркало, это новейшая разработка концерна «Адора Намаар», это, как предложили его называть мои инженеры телевизор. Я поговорил с главными менеджерами концернов, они сказали так: «Мы не можем закупать сырьё федерации, т.к. после её ухода заключили кучу контрактов с отечественными производителями, причём на зверских условиях», - тебе перевести или ты понял?</w:t>
      </w:r>
    </w:p>
    <w:p w:rsidR="002C5BDE" w:rsidRDefault="002C5BDE" w:rsidP="002C5BDE">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Норст: -Не утруждайтесь, господин Шэн, </w:t>
      </w:r>
      <w:r w:rsidR="008F3932">
        <w:rPr>
          <w:rFonts w:ascii="Truetypewriter PolyglOTT" w:hAnsi="Truetypewriter PolyglOTT" w:cs="Truetypewriter PolyglOTT"/>
          <w:sz w:val="28"/>
          <w:szCs w:val="24"/>
        </w:rPr>
        <w:t>у меня лишь один вопрос: как вы такое допустили!?</w:t>
      </w:r>
    </w:p>
    <w:p w:rsidR="008F3932" w:rsidRDefault="008F3932"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-Уважаемый Норст, я занимался государством, выстраивал с нуля абсолютно всё, у меня не было времени: все силы шли на Пимбазен</w:t>
      </w:r>
    </w:p>
    <w:p w:rsidR="008F3932" w:rsidRDefault="008F3932"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подошёл к зеркалу и врезал кулаком по красной кнопке, после чего связь прекратилась*</w:t>
      </w:r>
    </w:p>
    <w:p w:rsidR="008F3932" w:rsidRDefault="008F3932"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-Война?</w:t>
      </w:r>
    </w:p>
    <w:p w:rsidR="008F3932" w:rsidRDefault="008F3932"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-Принеси бумагу, чернила, перо и ликёр, будем исправлять ошибки предков…</w:t>
      </w:r>
    </w:p>
    <w:p w:rsidR="008F3932" w:rsidRDefault="008F3932"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-Что вы хотите сделать?</w:t>
      </w:r>
    </w:p>
    <w:p w:rsidR="008F3932" w:rsidRDefault="008F3932"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-Отменить чёртов указ о запрете новых технологий, слишком долго мы жили в угнетении, Незес прав, это будующее…</w:t>
      </w:r>
    </w:p>
    <w:p w:rsidR="008F3932" w:rsidRDefault="008F3932"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18:20 04.11.2006 *Земля*</w:t>
      </w:r>
    </w:p>
    <w:p w:rsidR="008F3932" w:rsidRDefault="008F3932"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w:t>
      </w:r>
      <w:r w:rsidR="009E4F75">
        <w:rPr>
          <w:rFonts w:ascii="Truetypewriter PolyglOTT" w:hAnsi="Truetypewriter PolyglOTT" w:cs="Truetypewriter PolyglOTT"/>
          <w:sz w:val="28"/>
          <w:szCs w:val="28"/>
        </w:rPr>
        <w:t>и</w:t>
      </w:r>
      <w:r w:rsidR="00692FB8">
        <w:rPr>
          <w:rFonts w:ascii="Truetypewriter PolyglOTT" w:hAnsi="Truetypewriter PolyglOTT" w:cs="Truetypewriter PolyglOTT"/>
          <w:sz w:val="28"/>
          <w:szCs w:val="28"/>
        </w:rPr>
        <w:t>си: -Ты знаешь, порой я чувствую, что всё зря. Я чувствую себя не нужным человеком. Понимаешь?</w:t>
      </w:r>
    </w:p>
    <w:p w:rsidR="00692FB8" w:rsidRDefault="00692FB8"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ответ молчание*</w:t>
      </w:r>
    </w:p>
    <w:p w:rsidR="00692FB8" w:rsidRDefault="00692FB8"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-Прошло столько лет, а я всё ещё мечтаю встретить тебя вновь, сказать хоть пару слов. Я не могу без тебя жить, но как-то живу. Ниссэ, как мне тебя не хватает, я сделаю Пимбазен нашим домом, обещаю…</w:t>
      </w:r>
    </w:p>
    <w:p w:rsidR="00692FB8" w:rsidRDefault="009E4F75" w:rsidP="00692FB8">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-Эни</w:t>
      </w:r>
      <w:r w:rsidR="00692FB8">
        <w:rPr>
          <w:rFonts w:ascii="Truetypewriter PolyglOTT" w:hAnsi="Truetypewriter PolyglOTT" w:cs="Truetypewriter PolyglOTT"/>
          <w:sz w:val="28"/>
          <w:szCs w:val="28"/>
        </w:rPr>
        <w:t>си, вы говорите с капсулой</w:t>
      </w:r>
    </w:p>
    <w:p w:rsidR="00692FB8" w:rsidRDefault="00692FB8" w:rsidP="00692FB8">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это прекрасно понимаю, есть подвижки по ней, или хотя бы по Исааку</w:t>
      </w:r>
    </w:p>
    <w:p w:rsidR="00692FB8" w:rsidRDefault="00692FB8" w:rsidP="00692FB8">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-Боюсь, что нет</w:t>
      </w:r>
      <w:r w:rsidR="00C744A4">
        <w:rPr>
          <w:rFonts w:ascii="Truetypewriter PolyglOTT" w:hAnsi="Truetypewriter PolyglOTT" w:cs="Truetypewriter PolyglOTT"/>
          <w:sz w:val="28"/>
          <w:szCs w:val="28"/>
        </w:rPr>
        <w:t>, мы можем попробовать спасти её сына, но тогда она скорее всего умрёт…</w:t>
      </w:r>
    </w:p>
    <w:p w:rsidR="00C744A4" w:rsidRDefault="00C744A4" w:rsidP="00692FB8">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-Меня поражает, откуда ты знаешь о том, о чём я не знаю? С чего ты взяла, что она была беременна?</w:t>
      </w:r>
    </w:p>
    <w:p w:rsidR="00C744A4" w:rsidRDefault="00C744A4" w:rsidP="00692FB8">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-Не я, заключение следователей, тогда в 794, они это написали в статье</w:t>
      </w:r>
    </w:p>
    <w:p w:rsidR="00C744A4" w:rsidRDefault="00C744A4" w:rsidP="00692FB8">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-Позови Ли, я хочу с ним поговорить</w:t>
      </w:r>
    </w:p>
    <w:p w:rsidR="00C744A4" w:rsidRDefault="00C744A4" w:rsidP="00692FB8">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-Может ещё позвать Тао?</w:t>
      </w:r>
    </w:p>
    <w:p w:rsidR="00692FB8" w:rsidRDefault="00C744A4"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-Не надо, Тао плохо перенёс стазис, до сих пор лечится, можешь ещё Ши позвать, а пока с Си побеседуй, у вас с ней практически одинаковые по зелени глаза.</w:t>
      </w:r>
    </w:p>
    <w:p w:rsidR="00C744A4" w:rsidRDefault="00C744A4"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-Эниси, ты звал?</w:t>
      </w:r>
    </w:p>
    <w:p w:rsidR="00C744A4" w:rsidRDefault="00C744A4"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 звал, посмотрите на неё…</w:t>
      </w:r>
    </w:p>
    <w:p w:rsidR="00C744A4" w:rsidRDefault="00C744A4"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 смысле на Ниссэ?</w:t>
      </w:r>
    </w:p>
    <w:p w:rsidR="00C744A4" w:rsidRDefault="00C744A4"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 я долго думал, и понял, что не хочу, чтоб с вами произошло подобное, пожалуйста уделяйте Сонэ и Силь больше внимания, максимально берегите их…</w:t>
      </w:r>
    </w:p>
    <w:p w:rsidR="00C744A4" w:rsidRDefault="00C744A4"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-Эни, мы её вернём, обязательно вернём, и Исаака, ты с ним познакомишься, он вылитая копия тебя, такой же шустрый, добрый…</w:t>
      </w:r>
    </w:p>
    <w:p w:rsidR="00C744A4" w:rsidRDefault="00C744A4"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со слезой: -Тогда это ещё хуже, он меня не простит, я бы не простил</w:t>
      </w:r>
    </w:p>
    <w:p w:rsidR="00C744A4" w:rsidRDefault="009E4F75"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-Эни</w:t>
      </w:r>
      <w:r w:rsidR="00C744A4">
        <w:rPr>
          <w:rFonts w:ascii="Truetypewriter PolyglOTT" w:hAnsi="Truetypewriter PolyglOTT" w:cs="Truetypewriter PolyglOTT"/>
          <w:sz w:val="28"/>
          <w:szCs w:val="28"/>
        </w:rPr>
        <w:t>си, ты очень сильно поменялся, в молодости ты ставил амбиции и нацию выше всего, а теперь тобой владеют чувства, он прости</w:t>
      </w:r>
      <w:r w:rsidR="00702164">
        <w:rPr>
          <w:rFonts w:ascii="Truetypewriter PolyglOTT" w:hAnsi="Truetypewriter PolyglOTT" w:cs="Truetypewriter PolyglOTT"/>
          <w:sz w:val="28"/>
          <w:szCs w:val="28"/>
        </w:rPr>
        <w:t>т</w:t>
      </w:r>
      <w:r w:rsidR="00C744A4">
        <w:rPr>
          <w:rFonts w:ascii="Truetypewriter PolyglOTT" w:hAnsi="Truetypewriter PolyglOTT" w:cs="Truetypewriter PolyglOTT"/>
          <w:sz w:val="28"/>
          <w:szCs w:val="28"/>
        </w:rPr>
        <w:t>, я уверен…</w:t>
      </w:r>
    </w:p>
    <w:p w:rsidR="00C744A4" w:rsidRDefault="00C744A4"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-Ши прав, </w:t>
      </w:r>
      <w:r w:rsidR="008D1E6B">
        <w:rPr>
          <w:rFonts w:ascii="Truetypewriter PolyglOTT" w:hAnsi="Truetypewriter PolyglOTT" w:cs="Truetypewriter PolyglOTT"/>
          <w:sz w:val="28"/>
          <w:szCs w:val="28"/>
        </w:rPr>
        <w:t>он прежний ты, не тот задавленный, побитый жизнью</w:t>
      </w:r>
    </w:p>
    <w:p w:rsidR="008D1E6B" w:rsidRDefault="008D1E6B"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-Кто задавленный!? Я!? Эни, не перегибай-ка палку. Собирайте отряд *на русском без акцента* мы идём в город!</w:t>
      </w:r>
    </w:p>
    <w:p w:rsidR="008D1E6B" w:rsidRDefault="008D1E6B"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-А как же, мы же с другой планеты…</w:t>
      </w:r>
    </w:p>
    <w:p w:rsidR="008D1E6B" w:rsidRDefault="008D1E6B" w:rsidP="002C5BDE">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-Мы же не размножаться собираемся, прикинемся карликами, внешне мы на них очень похожи, только тоньше, я 1.34 м в росте, ну и вы примерно столько же. Бока нарастим за счёт соломы… И в путь</w:t>
      </w:r>
      <w:r w:rsidR="005B22CC">
        <w:rPr>
          <w:rFonts w:ascii="Truetypewriter PolyglOTT" w:hAnsi="Truetypewriter PolyglOTT" w:cs="Truetypewriter PolyglOTT"/>
          <w:sz w:val="28"/>
          <w:szCs w:val="28"/>
        </w:rPr>
        <w:t>…</w:t>
      </w:r>
    </w:p>
    <w:p w:rsidR="007F216E" w:rsidRDefault="007F216E" w:rsidP="007F216E">
      <w:pPr>
        <w:jc w:val="center"/>
        <w:rPr>
          <w:rFonts w:ascii="Truetypewriter PolyglOTT" w:hAnsi="Truetypewriter PolyglOTT" w:cs="Truetypewriter PolyglOTT"/>
          <w:b/>
          <w:sz w:val="36"/>
          <w:szCs w:val="28"/>
        </w:rPr>
      </w:pPr>
      <w:r w:rsidRPr="009449A3">
        <w:rPr>
          <w:rFonts w:ascii="Truetypewriter PolyglOTT" w:hAnsi="Truetypewriter PolyglOTT" w:cs="Truetypewriter PolyglOTT"/>
          <w:b/>
          <w:sz w:val="36"/>
          <w:szCs w:val="28"/>
        </w:rPr>
        <w:lastRenderedPageBreak/>
        <w:t>Глава 11</w:t>
      </w:r>
      <w:r>
        <w:rPr>
          <w:rFonts w:ascii="Truetypewriter PolyglOTT" w:hAnsi="Truetypewriter PolyglOTT" w:cs="Truetypewriter PolyglOTT"/>
          <w:b/>
          <w:sz w:val="36"/>
          <w:szCs w:val="28"/>
        </w:rPr>
        <w:t>. Не всё так хорошо…</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36"/>
          <w:szCs w:val="28"/>
        </w:rPr>
        <w:softHyphen/>
        <w:t>*</w:t>
      </w:r>
      <w:r>
        <w:rPr>
          <w:rFonts w:ascii="Truetypewriter PolyglOTT" w:hAnsi="Truetypewriter PolyglOTT" w:cs="Truetypewriter PolyglOTT"/>
          <w:sz w:val="28"/>
          <w:szCs w:val="28"/>
        </w:rPr>
        <w:t>Дневник Эниси Зофе (Пимбуры старшего)*</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07.11.2006 мы на Земле, сколько по-нашему прошло времени сказать не могу, по-местному времени прошло ровно 2 месяца. У нас нет топлива, энергию мы воруем у местного населения, по расчётам Ли мы сможем делать так ещё примерно 4 года (оборота). Вчера мы сделали вылазку в города местного населения, сказать, что я удивлён – ничего не сказать. Вместо того, чтоб развивать кванты, люди, местное население, решили сначала изучить атомы. Они уже обладают источниками колоссальной энергии, основанными на распаде тяжелых металлов. Их процессора не уступают квантовым процессорам «Адора» и превосходят галиевые чипы «Эльмеса» во много раз. Они могут общаться на расстоянии, а мы нет, мы просто перепрыгнули атомы, покусились на кванты… Также, они используют какое-то горючее. Бензин, кажется. Он практически полностью соответствует нашему, за исключением пары вещей, по тем же моим расчётам нам нужно около 3-х оборотов на синтез топлива, а пока просто будем тут жить…</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-Эниси, срочно</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сорвался с места*</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22:52 05.11.2006 *Лазарет войск сопротивления*</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-Тао, что случилось? </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-Эни, я должен был сказать раньше *кашель*, но не решался…</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-Сказать что?</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-За пол оборота до моей поимки у меня обнаружили рак спинного мозга. *кашель*. Вскоре после этого поймали Исаака, тогда я решил выложиться на максимум, там меня и сцапали*кашляя*</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-Почему ты раньше не сказал?</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-Не хотел расстраивать… После 5000 оборотов болезнь резко уси… усилилась… Я не хотел вам говорить… Вам надо жить, молодым, а я уже своё отжил…</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-Сонэ, позови всех!</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-Не надо всех, пусть позовёт только Ли…</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звонит по гарнитуре: -Ли, в лазарет, срочно</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Ли: -Хорошо, дорогая, 5 секунд…</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-Что *кашель* это?</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-Связь, мы это от людей позаимствовали…</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-Тао, я сейчас позову ребя с капсулой, мы выберемся отсюда, и вылечим тебя…</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-Эни, не нужно… ненужно…</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-Я тут…</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-Все в сборе, это отлично *кашель*, Ли, Сонэ, берегите друг друга, не теряйте, Эниси *кашель* ты её вернёшь, я знаю…</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-Тао!!! Не смей! Я сей…</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-Эниси, нет!!! *кашель* Я отжил своё, я слишком много видел, считай, что я уже умер, не хочу *кашель* повторять это во второй раз… *кашель* Когда вытащишь Исаака, передай ему привет от меня… Передай…</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*Глаза Эниси были полны скорби, но он произнёс лишь одно* -Я никогда не забуду того, что ты для меня сделал, брат…</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закрыл глаза. В палате раздался резкий писк оборудования, следящего за ритмом сердца. Тао был бледен, как и подобает всем больным ликемией. В комноту вбежали доктора. Эниси поднял левую руку и скрестил на ней пальцы – символ означал: пал смертью храбрых. Доктора ушли. Я попытался подойти к нему, но он неожиданно ударил кулаком по кушетке, будто стараясь проснуться, дал себе пощёчину. Перилла кровати вместо прямой линии стали напоминать овраг. Он посмотрел на меня и заплакал. До этого момента никогда не видел его таким* из дневника Эниси Ли</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вытерев слёзы: -Эни, я не переживу, если они умрут также</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прижал его к себе: -Эниси Нильс Фирцино Зофэ, не будьте тряпкой, вы их вытащите, обязательно вытащите оттуда, не смейте даже думать иначе!!!</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-Ты прав, дай мне ещё 15 минут, а потом мы начнём работать все…</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*Капсула с Ниссэ*</w:t>
      </w:r>
    </w:p>
    <w:p w:rsidR="007F216E" w:rsidRDefault="007F216E" w:rsidP="007F216E">
      <w:pPr>
        <w:spacing w:before="240"/>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-Сегодня умер Тао, ты не повторишь его судьбу, обещаю… А пока вот стихи, которые я написал специально для тебя, наклею их на стекло камеры. Проснёшься – увидишь…</w:t>
      </w:r>
    </w:p>
    <w:p w:rsidR="007F216E" w:rsidRPr="006C5BC8" w:rsidRDefault="007F216E" w:rsidP="007F216E">
      <w:pPr>
        <w:jc w:val="center"/>
        <w:rPr>
          <w:rStyle w:val="a3"/>
          <w:rFonts w:ascii="Truetypewriter PolyglOTT" w:hAnsi="Truetypewriter PolyglOTT" w:cs="Truetypewriter PolyglOTT"/>
          <w:sz w:val="32"/>
        </w:rPr>
      </w:pPr>
      <w:r w:rsidRPr="006C5BC8">
        <w:rPr>
          <w:rStyle w:val="a3"/>
          <w:rFonts w:ascii="Truetypewriter PolyglOTT" w:hAnsi="Truetypewriter PolyglOTT" w:cs="Truetypewriter PolyglOTT"/>
          <w:sz w:val="32"/>
        </w:rPr>
        <w:lastRenderedPageBreak/>
        <w:t>Мне б нужно пару слов сказать,</w:t>
      </w:r>
      <w:r w:rsidRPr="006C5BC8">
        <w:rPr>
          <w:rStyle w:val="a3"/>
          <w:rFonts w:ascii="Truetypewriter PolyglOTT" w:hAnsi="Truetypewriter PolyglOTT" w:cs="Truetypewriter PolyglOTT"/>
          <w:sz w:val="32"/>
        </w:rPr>
        <w:br/>
        <w:t>Души моей сеё желанье,</w:t>
      </w:r>
      <w:r w:rsidRPr="006C5BC8">
        <w:rPr>
          <w:rStyle w:val="a3"/>
          <w:rFonts w:ascii="Truetypewriter PolyglOTT" w:hAnsi="Truetypewriter PolyglOTT" w:cs="Truetypewriter PolyglOTT"/>
          <w:sz w:val="32"/>
        </w:rPr>
        <w:br/>
        <w:t>Но знаю я, что нужно ждать,</w:t>
      </w:r>
      <w:r w:rsidRPr="006C5BC8">
        <w:rPr>
          <w:rStyle w:val="a3"/>
          <w:rFonts w:ascii="Truetypewriter PolyglOTT" w:hAnsi="Truetypewriter PolyglOTT" w:cs="Truetypewriter PolyglOTT"/>
          <w:sz w:val="32"/>
        </w:rPr>
        <w:br/>
        <w:t>И ждать, и ждать в плоть до отчаинья.</w:t>
      </w:r>
      <w:r w:rsidRPr="006C5BC8">
        <w:rPr>
          <w:rStyle w:val="a3"/>
          <w:rFonts w:ascii="Truetypewriter PolyglOTT" w:hAnsi="Truetypewriter PolyglOTT" w:cs="Truetypewriter PolyglOTT"/>
          <w:sz w:val="32"/>
        </w:rPr>
        <w:br/>
      </w:r>
      <w:r w:rsidRPr="006C5BC8">
        <w:rPr>
          <w:rStyle w:val="a3"/>
          <w:rFonts w:ascii="Truetypewriter PolyglOTT" w:hAnsi="Truetypewriter PolyglOTT" w:cs="Truetypewriter PolyglOTT"/>
          <w:sz w:val="32"/>
        </w:rPr>
        <w:br/>
        <w:t>Всегда есть пара берегов,</w:t>
      </w:r>
      <w:r w:rsidRPr="006C5BC8">
        <w:rPr>
          <w:rStyle w:val="a3"/>
          <w:rFonts w:ascii="Truetypewriter PolyglOTT" w:hAnsi="Truetypewriter PolyglOTT" w:cs="Truetypewriter PolyglOTT"/>
          <w:sz w:val="32"/>
        </w:rPr>
        <w:br/>
        <w:t>А между них ручей,</w:t>
      </w:r>
      <w:r w:rsidRPr="006C5BC8">
        <w:rPr>
          <w:rStyle w:val="a3"/>
          <w:rFonts w:ascii="Truetypewriter PolyglOTT" w:hAnsi="Truetypewriter PolyglOTT" w:cs="Truetypewriter PolyglOTT"/>
          <w:sz w:val="32"/>
        </w:rPr>
        <w:br/>
        <w:t>На берегах пара домов</w:t>
      </w:r>
      <w:r w:rsidRPr="006C5BC8">
        <w:rPr>
          <w:rStyle w:val="a3"/>
          <w:rFonts w:ascii="Truetypewriter PolyglOTT" w:hAnsi="Truetypewriter PolyglOTT" w:cs="Truetypewriter PolyglOTT"/>
          <w:sz w:val="32"/>
        </w:rPr>
        <w:br/>
        <w:t>И пара фонарей.</w:t>
      </w:r>
      <w:r w:rsidRPr="006C5BC8">
        <w:rPr>
          <w:rStyle w:val="a3"/>
          <w:rFonts w:ascii="Truetypewriter PolyglOTT" w:hAnsi="Truetypewriter PolyglOTT" w:cs="Truetypewriter PolyglOTT"/>
          <w:sz w:val="32"/>
        </w:rPr>
        <w:br/>
      </w:r>
      <w:r w:rsidRPr="006C5BC8">
        <w:rPr>
          <w:rStyle w:val="a3"/>
          <w:rFonts w:ascii="Truetypewriter PolyglOTT" w:hAnsi="Truetypewriter PolyglOTT" w:cs="Truetypewriter PolyglOTT"/>
          <w:sz w:val="32"/>
        </w:rPr>
        <w:br/>
        <w:t>И что ж, я сделал выбор свой:</w:t>
      </w:r>
      <w:r w:rsidRPr="006C5BC8">
        <w:rPr>
          <w:rStyle w:val="a3"/>
          <w:rFonts w:ascii="Truetypewriter PolyglOTT" w:hAnsi="Truetypewriter PolyglOTT" w:cs="Truetypewriter PolyglOTT"/>
          <w:sz w:val="32"/>
        </w:rPr>
        <w:br/>
        <w:t>Остался рядом с правым,</w:t>
      </w:r>
      <w:r w:rsidRPr="006C5BC8">
        <w:rPr>
          <w:rStyle w:val="a3"/>
          <w:rFonts w:ascii="Truetypewriter PolyglOTT" w:hAnsi="Truetypewriter PolyglOTT" w:cs="Truetypewriter PolyglOTT"/>
          <w:sz w:val="32"/>
        </w:rPr>
        <w:br/>
        <w:t>Но лучше б уж он был другой:</w:t>
      </w:r>
      <w:r w:rsidRPr="006C5BC8">
        <w:rPr>
          <w:rStyle w:val="a3"/>
          <w:rFonts w:ascii="Truetypewriter PolyglOTT" w:hAnsi="Truetypewriter PolyglOTT" w:cs="Truetypewriter PolyglOTT"/>
          <w:sz w:val="32"/>
        </w:rPr>
        <w:br/>
        <w:t>Проплыл тогда в дубраву.</w:t>
      </w:r>
      <w:r w:rsidRPr="006C5BC8">
        <w:rPr>
          <w:rStyle w:val="a3"/>
          <w:rFonts w:ascii="Truetypewriter PolyglOTT" w:hAnsi="Truetypewriter PolyglOTT" w:cs="Truetypewriter PolyglOTT"/>
          <w:sz w:val="32"/>
        </w:rPr>
        <w:br/>
      </w:r>
      <w:r w:rsidRPr="006C5BC8">
        <w:rPr>
          <w:rStyle w:val="a3"/>
          <w:rFonts w:ascii="Truetypewriter PolyglOTT" w:hAnsi="Truetypewriter PolyglOTT" w:cs="Truetypewriter PolyglOTT"/>
          <w:sz w:val="32"/>
        </w:rPr>
        <w:br/>
        <w:t>Мой берег правый - я один,</w:t>
      </w:r>
      <w:r w:rsidRPr="006C5BC8">
        <w:rPr>
          <w:rStyle w:val="a3"/>
          <w:rFonts w:ascii="Truetypewriter PolyglOTT" w:hAnsi="Truetypewriter PolyglOTT" w:cs="Truetypewriter PolyglOTT"/>
          <w:sz w:val="32"/>
        </w:rPr>
        <w:br/>
        <w:t>Хотя тут места два,</w:t>
      </w:r>
      <w:r w:rsidRPr="006C5BC8">
        <w:rPr>
          <w:rStyle w:val="a3"/>
          <w:rFonts w:ascii="Truetypewriter PolyglOTT" w:hAnsi="Truetypewriter PolyglOTT" w:cs="Truetypewriter PolyglOTT"/>
          <w:sz w:val="32"/>
        </w:rPr>
        <w:br/>
        <w:t>И ждать я буду что есть сил,</w:t>
      </w:r>
      <w:r w:rsidRPr="006C5BC8">
        <w:rPr>
          <w:rStyle w:val="a3"/>
          <w:rFonts w:ascii="Truetypewriter PolyglOTT" w:hAnsi="Truetypewriter PolyglOTT" w:cs="Truetypewriter PolyglOTT"/>
          <w:sz w:val="32"/>
        </w:rPr>
        <w:br/>
        <w:t>Чтобы сказать слова…</w:t>
      </w:r>
    </w:p>
    <w:p w:rsidR="007F216E" w:rsidRDefault="007F216E" w:rsidP="007F216E">
      <w:pPr>
        <w:shd w:val="clear" w:color="auto" w:fill="FFFFFF" w:themeFill="background1"/>
        <w:spacing w:before="240"/>
        <w:rPr>
          <w:rFonts w:ascii="Truetypewriter PolyglOTT" w:hAnsi="Truetypewriter PolyglOTT" w:cs="Truetypewriter PolyglOTT"/>
          <w:sz w:val="28"/>
          <w:szCs w:val="28"/>
        </w:rPr>
      </w:pPr>
      <w:r>
        <w:rPr>
          <w:rFonts w:ascii="Truetypewriter PolyglOTT" w:hAnsi="Truetypewriter PolyglOTT" w:cs="Truetypewriter PolyglOTT"/>
          <w:sz w:val="28"/>
          <w:szCs w:val="28"/>
        </w:rPr>
        <w:t>23:59 *Кбинст*</w:t>
      </w:r>
    </w:p>
    <w:p w:rsidR="007F216E" w:rsidRDefault="007F216E" w:rsidP="007F216E">
      <w:pPr>
        <w:shd w:val="clear" w:color="auto" w:fill="FFFFFF" w:themeFill="background1"/>
        <w:spacing w:before="240"/>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-Как он с этой штуки звонит?</w:t>
      </w:r>
    </w:p>
    <w:p w:rsidR="007F216E" w:rsidRDefault="007F216E" w:rsidP="007F216E">
      <w:pPr>
        <w:shd w:val="clear" w:color="auto" w:fill="FFFFFF" w:themeFill="background1"/>
        <w:spacing w:before="240"/>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-Понятия не имею, тут написано слова контакты, что если на него нажать</w:t>
      </w:r>
    </w:p>
    <w:p w:rsidR="007F216E" w:rsidRDefault="007F216E" w:rsidP="007F216E">
      <w:pPr>
        <w:shd w:val="clear" w:color="auto" w:fill="FFFFFF" w:themeFill="background1"/>
        <w:spacing w:before="240"/>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-А если нажать зелёный кнопку?...</w:t>
      </w:r>
    </w:p>
    <w:p w:rsidR="007F216E" w:rsidRDefault="007F216E" w:rsidP="007F216E">
      <w:pPr>
        <w:shd w:val="clear" w:color="auto" w:fill="FFFFFF" w:themeFill="background1"/>
        <w:spacing w:before="240"/>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-Что случилось?</w:t>
      </w:r>
    </w:p>
    <w:p w:rsidR="007F216E" w:rsidRDefault="007F216E" w:rsidP="007F216E">
      <w:pPr>
        <w:shd w:val="clear" w:color="auto" w:fill="FFFFFF" w:themeFill="background1"/>
        <w:spacing w:before="240"/>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-Надо запонить, зелёная кнопка… Незес прости, что тогда оборвал разговор, можешь пожалуйста отвести войска от границ Федерации?</w:t>
      </w:r>
    </w:p>
    <w:p w:rsidR="007F216E" w:rsidRDefault="007F216E" w:rsidP="007F216E">
      <w:pPr>
        <w:shd w:val="clear" w:color="auto" w:fill="FFFFFF" w:themeFill="background1"/>
        <w:spacing w:before="240"/>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-Тебе уже доложили, я собирался тебе звонить, нам нужно в Жистонес, слишком высокого они о себе мнения</w:t>
      </w:r>
    </w:p>
    <w:p w:rsidR="007F216E" w:rsidRDefault="007F216E" w:rsidP="007F216E">
      <w:pPr>
        <w:shd w:val="clear" w:color="auto" w:fill="FFFFFF" w:themeFill="background1"/>
        <w:spacing w:before="240"/>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-А, это войска против Жистонеса</w:t>
      </w:r>
    </w:p>
    <w:p w:rsidR="007F216E" w:rsidRDefault="007F216E" w:rsidP="007F216E">
      <w:pPr>
        <w:shd w:val="clear" w:color="auto" w:fill="FFFFFF" w:themeFill="background1"/>
        <w:spacing w:before="240"/>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-Да, ты всерьёз думал, что один разговор и небольшая армия могут начать войну с Федерацией. Меня в порошок сотрут даже не Федеральные войска, жители Пимбазена…</w:t>
      </w:r>
    </w:p>
    <w:p w:rsidR="007F216E" w:rsidRDefault="007F216E" w:rsidP="007F216E">
      <w:pPr>
        <w:shd w:val="clear" w:color="auto" w:fill="FFFFFF" w:themeFill="background1"/>
        <w:spacing w:before="240"/>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Норст: -Не начинай пока войну, через два месяца (земное исчисление) будет общий самит содружества, после него можешь</w:t>
      </w:r>
    </w:p>
    <w:p w:rsidR="007F216E" w:rsidRDefault="007F216E" w:rsidP="007F216E">
      <w:pPr>
        <w:shd w:val="clear" w:color="auto" w:fill="FFFFFF" w:themeFill="background1"/>
        <w:spacing w:before="240"/>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-Ладно…</w:t>
      </w:r>
    </w:p>
    <w:p w:rsidR="00281020" w:rsidRDefault="002B7E1D" w:rsidP="002B7E1D">
      <w:pPr>
        <w:shd w:val="clear" w:color="auto" w:fill="FFFFFF" w:themeFill="background1"/>
        <w:spacing w:before="240" w:line="240" w:lineRule="auto"/>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t>Глава 12. Если не можешь ползти – подожди и встань на ноги…</w:t>
      </w:r>
    </w:p>
    <w:p w:rsidR="002B7E1D" w:rsidRDefault="002B7E1D"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06:30 06.12.2006 *Земля*</w:t>
      </w:r>
    </w:p>
    <w:p w:rsidR="002B7E1D" w:rsidRDefault="002E024B"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Сежэс: -Мы как</w:t>
      </w:r>
      <w:r w:rsidR="002B7E1D">
        <w:rPr>
          <w:rFonts w:ascii="Truetypewriter PolyglOTT" w:hAnsi="Truetypewriter PolyglOTT" w:cs="Truetypewriter PolyglOTT"/>
          <w:sz w:val="28"/>
          <w:szCs w:val="28"/>
        </w:rPr>
        <w:t xml:space="preserve"> солдаты тут особо и не нужны, как считаешь?</w:t>
      </w:r>
    </w:p>
    <w:p w:rsidR="002B7E1D" w:rsidRDefault="002B7E1D"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Нормар: -Подтверждаю, бесполезны…</w:t>
      </w:r>
    </w:p>
    <w:p w:rsidR="002B7E1D" w:rsidRDefault="002B7E1D"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 улице шёл Эниси*</w:t>
      </w:r>
    </w:p>
    <w:p w:rsidR="002B7E1D" w:rsidRDefault="002B7E1D"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Нормар: -Здравия желаю товарищ Зофэ</w:t>
      </w:r>
    </w:p>
    <w:p w:rsidR="002B7E1D" w:rsidRDefault="002B7E1D"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Сежес в этот момент: -Здравия желаю уважаемый Пимбура</w:t>
      </w:r>
    </w:p>
    <w:p w:rsidR="002B7E1D" w:rsidRDefault="002B7E1D"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-Отставить… Я сегодня не в духе</w:t>
      </w:r>
    </w:p>
    <w:p w:rsidR="002B7E1D" w:rsidRDefault="002B7E1D"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Сежес: -А что вы делал в каютах?</w:t>
      </w:r>
    </w:p>
    <w:p w:rsidR="002B7E1D" w:rsidRDefault="002B7E1D"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-Спал, мне нужно было отдохнуть, взять передышку. Вы рядовой с какой целью интересуетесь? </w:t>
      </w:r>
    </w:p>
    <w:p w:rsidR="002B7E1D" w:rsidRDefault="002B7E1D"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Нормар: -Извините моего сослуживца, он девиант, ему можно</w:t>
      </w:r>
    </w:p>
    <w:p w:rsidR="002B7E1D" w:rsidRDefault="002B7E1D"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-Это не важно, мне просто интересно </w:t>
      </w:r>
    </w:p>
    <w:p w:rsidR="002B7E1D" w:rsidRDefault="002B7E1D"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Сежес: -Просто так, потому что мне интересно…</w:t>
      </w:r>
    </w:p>
    <w:p w:rsidR="00AD24F3" w:rsidRDefault="002B7E1D"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-Ребят, позовите пожалуйста в мед блок Эниси </w:t>
      </w:r>
      <w:r w:rsidR="00AD24F3">
        <w:rPr>
          <w:rFonts w:ascii="Truetypewriter PolyglOTT" w:hAnsi="Truetypewriter PolyglOTT" w:cs="Truetypewriter PolyglOTT"/>
          <w:sz w:val="28"/>
          <w:szCs w:val="28"/>
        </w:rPr>
        <w:t xml:space="preserve">и Сонэ </w:t>
      </w:r>
      <w:r>
        <w:rPr>
          <w:rFonts w:ascii="Truetypewriter PolyglOTT" w:hAnsi="Truetypewriter PolyglOTT" w:cs="Truetypewriter PolyglOTT"/>
          <w:sz w:val="28"/>
          <w:szCs w:val="28"/>
        </w:rPr>
        <w:t>Ли,</w:t>
      </w:r>
      <w:r w:rsidR="00AD24F3">
        <w:rPr>
          <w:rFonts w:ascii="Truetypewriter PolyglOTT" w:hAnsi="Truetypewriter PolyglOTT" w:cs="Truetypewriter PolyglOTT"/>
          <w:sz w:val="28"/>
          <w:szCs w:val="28"/>
        </w:rPr>
        <w:t xml:space="preserve"> а также семью Кришлау</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Нормар: -Так точно</w:t>
      </w:r>
    </w:p>
    <w:p w:rsidR="002B7E1D"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*Мед блок*</w:t>
      </w:r>
      <w:r w:rsidR="002B7E1D">
        <w:rPr>
          <w:rFonts w:ascii="Truetypewriter PolyglOTT" w:hAnsi="Truetypewriter PolyglOTT" w:cs="Truetypewriter PolyglOTT"/>
          <w:sz w:val="28"/>
          <w:szCs w:val="28"/>
        </w:rPr>
        <w:t xml:space="preserve"> </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-Эниси, ты хотел нас видеть?</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-Действуйте…</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-Что происходит?</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-Это раде вашего же блага, не забудьте привязать Сонэ, у неё клаустрофобия…</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-Эниси, ты сошёл с ума, мы не полезем в криокапсулы</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-Какие криокапсулы? Я ещё в своём уме, мы подсмотрели у людей две прекрасные технологии – МРТ и рентген</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-И что же они делают?</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-Сейчас всё узнаете…</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10:00 06.12.2006</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-Вот они, в целости и сохранности</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-Эни, какого девштраль сейчас произошло!?</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-Доктор, огласите результаты</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-Результаты обследования негативны только у одного пациента. У Шрина Кришлау обнаружено некое неизвестное образование в правой ноге, прямо внутри кости</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-Но я не ощущаю себя больным</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-Возможно, но это только пока, мы вас вылечим, через пол оборота снова сможете ходить</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-Пол года!?</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-Пол года без ходьбы или пол года в агонии, я бы выбрал первое…</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-Вы скоро закончите?</w:t>
      </w:r>
    </w:p>
    <w:p w:rsidR="00AD24F3" w:rsidRDefault="00AD24F3"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-До вечера точно закончим, но наркоз пройдёт лишь к завтру</w:t>
      </w:r>
    </w:p>
    <w:p w:rsidR="00AD24F3" w:rsidRDefault="00821586"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-Пойдём</w:t>
      </w:r>
      <w:r w:rsidR="00AD24F3">
        <w:rPr>
          <w:rFonts w:ascii="Truetypewriter PolyglOTT" w:hAnsi="Truetypewriter PolyglOTT" w:cs="Truetypewriter PolyglOTT"/>
          <w:sz w:val="28"/>
          <w:szCs w:val="28"/>
        </w:rPr>
        <w:t xml:space="preserve">те, </w:t>
      </w:r>
      <w:r>
        <w:rPr>
          <w:rFonts w:ascii="Truetypewriter PolyglOTT" w:hAnsi="Truetypewriter PolyglOTT" w:cs="Truetypewriter PolyglOTT"/>
          <w:sz w:val="28"/>
          <w:szCs w:val="28"/>
        </w:rPr>
        <w:t>Ши, я очень надеюсь, что ты пойдёшь не с нами, а с доктором</w:t>
      </w:r>
    </w:p>
    <w:p w:rsidR="00821586" w:rsidRDefault="00821586"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-Как скажешь</w:t>
      </w:r>
    </w:p>
    <w:p w:rsidR="00821586" w:rsidRDefault="00821586"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Сежес: -Извините, мы с Нормаром придумали как улететь отсюда</w:t>
      </w:r>
    </w:p>
    <w:p w:rsidR="00821586" w:rsidRDefault="00821586"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это и так знал</w:t>
      </w:r>
    </w:p>
    <w:p w:rsidR="00821586" w:rsidRDefault="00821586"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Сежес: -При этом создав мощную армию</w:t>
      </w:r>
    </w:p>
    <w:p w:rsidR="00821586" w:rsidRDefault="00821586"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-Прямо здесь, прямо сейчас? </w:t>
      </w:r>
    </w:p>
    <w:p w:rsidR="00821586" w:rsidRDefault="00821586"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Сежес: -Да, но надо спешить, каждая минута на счету, я вам по пути всё расскажу</w:t>
      </w:r>
    </w:p>
    <w:p w:rsidR="00821586" w:rsidRDefault="00821586"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сорвался с места, сразу было видно, что он в создании армии увидел не возможности создать дубину, что поставит на колени сильнейшую армию Федерации, а средство возвращение к жизни Ниссэ и Исаака. Это так странно, </w:t>
      </w:r>
      <w:r>
        <w:rPr>
          <w:rFonts w:ascii="Truetypewriter PolyglOTT" w:hAnsi="Truetypewriter PolyglOTT" w:cs="Truetypewriter PolyglOTT"/>
          <w:sz w:val="28"/>
          <w:szCs w:val="28"/>
        </w:rPr>
        <w:lastRenderedPageBreak/>
        <w:t>что я пишу в его дневнике, но всё же он мне тогда достался, чему я рад* - Дневник Эниси Ли</w:t>
      </w:r>
    </w:p>
    <w:p w:rsidR="00821586" w:rsidRDefault="00821586"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-Что произошло, почему Эниси так странно себя ведёт, я помню его совершенно другим?</w:t>
      </w:r>
    </w:p>
    <w:p w:rsidR="00821586" w:rsidRDefault="00821586"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-У него были королевские амбиции, а в итоге его обманули, как простого плотника. У него отобрали жену и сына, заточили на 5000 оборотов в пустоту, обнадёжили, дали прожить 200 оборотов, собирая свою армию. И снова поражение. А вчера он потерял своего брата – Тао.</w:t>
      </w:r>
    </w:p>
    <w:p w:rsidR="00821586" w:rsidRDefault="00821586"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-Но насколько я знаю, они с Тао не были особо братьями</w:t>
      </w:r>
    </w:p>
    <w:p w:rsidR="00821586" w:rsidRDefault="00821586"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w:t>
      </w:r>
      <w:r w:rsidR="00D56169">
        <w:rPr>
          <w:rFonts w:ascii="Truetypewriter PolyglOTT" w:hAnsi="Truetypewriter PolyglOTT" w:cs="Truetypewriter PolyglOTT"/>
          <w:sz w:val="28"/>
          <w:szCs w:val="28"/>
        </w:rPr>
        <w:t>Да, возможно зная, что мы три брата, мы прожили не долго, но Эниси уже очень многих потерял. Он видел смерть, видел своими глазами. А тао воспитал его сына, Тао, даже когда не был генералом всегда хотел делать мир лучше. У меня в руках дневник Эни… пардон Эниси… Запись от 793 оборота: …Сегодня мы начали собирать свою армию, к нам присоединился некий Тао, который при дяде был полковником, это невероятно добрый и ласковый человек, он никогда не будет заставлять тебя, никогда не выстрелит в тебя из боевого, только транквилизатором, если будет лететь пуля, он закроет тебя от неё своей грудью…</w:t>
      </w:r>
    </w:p>
    <w:p w:rsidR="00D56169" w:rsidRDefault="00D56169"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-Да? Я думала Тао лишь претворялся, когда приехал за нами, на Кбинст</w:t>
      </w:r>
    </w:p>
    <w:p w:rsidR="00D56169" w:rsidRDefault="00D56169"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-Он действительно был очень раним, он был добрейшим человеком, нам его будет не хватать. </w:t>
      </w:r>
      <w:r w:rsidR="002B49C2">
        <w:rPr>
          <w:rFonts w:ascii="Truetypewriter PolyglOTT" w:hAnsi="Truetypewriter PolyglOTT" w:cs="Truetypewriter PolyglOTT"/>
          <w:sz w:val="28"/>
          <w:szCs w:val="28"/>
        </w:rPr>
        <w:t xml:space="preserve">Особенно его прекрасных, глубоких чёрных глаз, в которых видна вся его необъятная душа, а раньше его рыжие волосы считались не красивыми, но с седенной, с седенной гораздо лучше… </w:t>
      </w:r>
    </w:p>
    <w:p w:rsidR="002B49C2" w:rsidRDefault="002B49C2"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-А можешь рассказать больше про себя, Ли, да и ты Сонэ. Я простая пролетарка, без титулов и</w:t>
      </w:r>
      <w:r w:rsidR="0040376A">
        <w:rPr>
          <w:rFonts w:ascii="Truetypewriter PolyglOTT" w:hAnsi="Truetypewriter PolyglOTT" w:cs="Truetypewriter PolyglOTT"/>
          <w:sz w:val="28"/>
          <w:szCs w:val="28"/>
        </w:rPr>
        <w:t xml:space="preserve"> регалий, просто жена военного</w:t>
      </w:r>
    </w:p>
    <w:p w:rsidR="0040376A" w:rsidRDefault="0040376A"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-Я Эниси Ли, двоюродный брат Эниси Зофэ. Моя мама была принцессой материнского дома Зофэ, младшим ребёнком в семье. Она вышла за графа, моего отца, который вскоре после моего рождения умер. С Эни мы знакомы почти всю жизнь, у нас схожая судьба: нам с невестой тоже удалось сбежать лишь чудом, но… Но она предала меня, и вышла за моего троюродного брата: Виста Шэна, хотя он не брат мне. Я когда об этом узнал убил его, правда для это пришолсь разработать щит, если в двух словах, то магнитное поле удерживает плазму, разогреваемую магнитроном. А потом вы знаете…</w:t>
      </w:r>
    </w:p>
    <w:p w:rsidR="0040376A" w:rsidRDefault="0040376A"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-Я Сонэ Шен, графиня дома Шэн. У меня есть брат, но я не знаю, что с ним сейчас. Брата зовут Незес Шэн…</w:t>
      </w:r>
    </w:p>
    <w:p w:rsidR="0040376A" w:rsidRDefault="0040376A"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-Незес!?</w:t>
      </w:r>
    </w:p>
    <w:p w:rsidR="0040376A" w:rsidRDefault="0040376A" w:rsidP="002B7E1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-Что-то не так?</w:t>
      </w:r>
    </w:p>
    <w:p w:rsidR="003D58D4" w:rsidRDefault="003D58D4" w:rsidP="003D58D4">
      <w:pPr>
        <w:shd w:val="clear" w:color="auto" w:fill="FFFFFF" w:themeFill="background1"/>
        <w:spacing w:before="240" w:line="240" w:lineRule="auto"/>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lastRenderedPageBreak/>
        <w:t>Глава 13. Недосказанная история</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-Ши рассказывал, что слышал от учёных о том, что они смогли создать квантовую запутанность. Они думали, что это просто какие-то помехи из параллельных миров</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-И что?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-А то, что это означает, что они перехватили связь Незеса Шэна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-Он жив?</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-Ещё бы, Ши говорил, что он занимает какое-то высокое место в руководстве Пимбазеном, как отдельным государством, что их собственно и смутило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-И с кем же этот «император» говорил</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-Во-первых не император, а президент, хотя и не совсем легитимный, а во-вторых с самим Норстом Каале – императором Федерации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Сонэ: -Пимбазен же часть Федерации, собственно почему мы и тут </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-Я не знаю, надо будет спросить у Эниси, либо у Шрина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*Научный центр, к этому времени все коммуникации Пимбуров, здания и коробли спрятаны под землю*</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Сежес: -Вот оно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-Что это за фигня? Это же мои доспехи?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Сежес: -Вам всё объяснят </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Учёный: -Спасибо вам рядовой Сежес</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Сежес: -Рад служить, хоть море сердцу бли… Извините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Учёный: -Да, это реплика вашего доспеха, уважаемый Пимбура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-И зачем я тогда здесь?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Учёный: -Вы ведь помните, чем уникален ваш доспех?</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-Какими-то трубками в каркасе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Учёный: -Совершенно верно, углеродные нано трубки, они многократно повышают прочность брони, при уменьшении массы. Мы у людей подсмотрели вещество под названием графен, даже научились его плавить. Этот доспех крайне технологичен, он состоит из послойно уложеных одноатомных листов титана и графена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-Послойно? Вы в своём уме, это же очень трудоёмко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Учёный: -Это уже забота нон-девиантов, мы можем сейчас производить до трёх таких в день, через месяц уже в десять раз больше, и так по нарастающей</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-Тут, на земле, сейчас 200 тысяч Пимбазенцев, из них 48 военные, это очень много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Учёный: -Я вас уверяю, за 4 года мы всех оденем, протестируйте броню</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надел доспехи, они были легче его стандартных, учёный достал из сейфа винтовку и выстрелил*</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-Что вы делайте!?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Учёный: -Вы почувствовали удар?</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-Естественно, посмотрите на область сердца, я попал туда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 доспехе был еле заметный скол*</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-Вы своё дело знаете, дерзайте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*Кбинст*</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-Сэр, по вашему заказу компанией «Эльмес» разработан проект «Бубастъер». Главный инженер концерна: Нормар Гезаарак.</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-Прошу</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Нормар: -Вам нужен был сверх тяжёлый боевой звездолёт, класса 3.</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-Да, космический корабль размером со спутник, который сможет быть в открытом космосе месяц.</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Нормар: -Прошу, вот проект. Длина звездолёта *неважно сколько в единицах федерации, в СИ 35 км*, ширина и высота в самой широкой части *5 км*. Нам на постройку потребуется около 6-ти оборотов</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-Преступайте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*Сильва, совещание концернов Адора и Пимбазенъерих Аутоматих*</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Менеджер Аутоматиха: -Уважаемый Шэн, вы совсем сошли с ума?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-В чём дело, господин Либовски?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Менеджер: -Вы начали очень сильные преобразования в концернах, Пимбазенъерих Ауроматих с ними не согласен</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Менеджер Адоры: -У меня к вам, Либовски зеркальный вопрос, вы сошли с ума? Вас не смутило, что Адора не препятствует изменениям</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Менеджер Аутоматиха: -Уважаемый Азенс, вы просто не видите, он собирается национализировать концерны</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-И какие вы в этом видите проблемы?</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Менеджер Адоры: -Даже если и так, то концерны – это собственность господина Шэна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Незес: -Хорошо, я приостановлю преобразования, мне сейчас саботажи и забастовки не нужны – нужно Пимбазен восстанавливать </w:t>
      </w:r>
    </w:p>
    <w:p w:rsidR="003D58D4" w:rsidRDefault="003D58D4" w:rsidP="003D58D4">
      <w:pPr>
        <w:shd w:val="clear" w:color="auto" w:fill="FFFFFF" w:themeFill="background1"/>
        <w:spacing w:before="240" w:line="240" w:lineRule="auto"/>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t>Глава 14. А что может быть не так?</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01:15 31.12.2006 *Земля, штаб сопротивления (на поверхности)*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-Пимбура, постойте, куда вы пошли?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-Ли пропал, я его не видел уже давно, дня два, на звонки он не отвечает</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-Вы можете ругаться на меня, но я должен защищать вас</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понимаю, пошли, ты всё равно не отстанешь, как и любой нон-девиант, бери лыжи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-Как вы его собираетесь искать?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его уже нашёл, он в трёх километрах к северу отсюда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-Разрешите поинтересоваться каким образом</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-У него в погоны встроен </w:t>
      </w:r>
      <w:r>
        <w:rPr>
          <w:rFonts w:ascii="Truetypewriter PolyglOTT" w:hAnsi="Truetypewriter PolyglOTT" w:cs="Truetypewriter PolyglOTT"/>
          <w:sz w:val="28"/>
          <w:szCs w:val="28"/>
          <w:lang w:val="en-US"/>
        </w:rPr>
        <w:t>GPS</w:t>
      </w:r>
      <w:r w:rsidRPr="00835A09">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трэкер, ещё одна земная разработка, он на болотах, идём, тут холодно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03:00 *Где-то в болотах*</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-Рыжеватое мерцание - костёр, мы его нашли, он там, останьтесь здесь, нам нужно поговорить наедине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-Так точно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-Эни!!!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-Ты нашёл меня, я даже не буду спрашивать как</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-Ли, что произошло?! Отчего такая грусть и безысходность в голосе?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-Садись, тебе долгую историю рассказать или всё вкратце?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-Погоди, надо солдата позвать, иначе он там замёрзнет. Рядовой!!!</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подбежав: -Так точно!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-Отправляйтесь на базу, и захватите с собой одну ель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-А как же вы?</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-Обо мне позаботится Ли, ступай, топор у тебя есть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-Так точно!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-Я полагаю длинную, тогда слушай, это произошло позавчера в нашей с Сонэ каюте: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Ли: -Привет, я вернулся</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Сонэ: -Ли, привет, помоги пожалуйста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Ли: -Ого, это что за штуковина?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Сонэ: -Это аппарат для исследований органических тканей, еле довезла, хорошо хоть нигде порогов нету, а у него колёсики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Ли: -Зачем тебе он? А главное где ты его взяла?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Сонэ: -Это всё не важно, подключи вот это в ту розетку</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Ли: -Лааадно… Сонэ, что со светом!?</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Сонэ: -Не знаю, наверное, там другое напряжение нужно было, *включив фонарик*, а да, 220 В, а не 600, я ещё думаю почему вилка такая странная</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Ли: -Вот вроде бы умнейший человек, которого я знаю, а иногда такая дурочка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Сонэ: -Ли, нам нужно серьёзно поговорить –</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-После этих слов обычно что-то происходит, я прав?</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-К сожалению, да: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Ли: -Что произошло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Сонэ: -Этот аппарат кое-что обнаружил, я умираю, Ли, у нас в семье есть генетическое заболевание, им болел мой отец, и все до него…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Ли: -Сонэ, я… я… -</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-После этих слов я взял мешок и ушёл, чтобы не сорваться на неё…</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-Мы её вылечим, обязательно, у неё ещё очень много времени, у нас много времени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-Я рад твоему оптимизму, но я предполагаю, что долгое пребывание в стазисе усилило эффект, как это было с Тао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помолчав: -Ты знаешь, что сегодня за день? </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-Мне назвать местную или Кбинстовскую дату?</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-У местного населения сегодня праздник, они верят, что в следующую ночь исполняться любые желания, если их загадать </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-Эни, спасибо тебе, за всё спасибо, но я слишком много делал людям больно, пришёл мой черёд страдать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-Ну уж нет, мы спасём её точно также, как спасём Исаака и Ниссэ, я не оступлюсь, слышишь!? Пошли домой, нарядим ёлку, такова традиция </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*Сильва*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-Уважаемые гости Пимбазе… *кашель* Пимбазена, рад вам продемонстрировать переговорное устройство, оно позволит вам связываться друг с другом на любых расстояниях</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Репортёр: -А как же запрет на новые технологии?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-Пимбазен не подписывал никаких запретов, да и господин Каале не против</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 Да, естественно. Незес, можете пройти со мной?</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*За кулисами*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-Незес, ты что творишь? Я категорически против, ладно забудем</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-Хорошо, я догоню</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Незеса: -Вы о чём-то хотели спросить?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-Скорее поговорить о неизбежном, я помню, как умирал Дед, за ним отец, настал и мой черёд, у меня осталось не больше пяти лет, всего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 Вы о чём?</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-В нашей семье уже около трёх тысяч оборотов передаётся неизвестная болезнь от отца к сыну, с каждым разом мы живём всё меньше и меньше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-С чего вы взяли, вы просто простужены</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-Нет, не просто и я это знаю отлично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05:30 31.12.2006 *База на Земле*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-Эни, ты жив, я думала, что ты решил…</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-Ничего он не решил, где этот шкаф?</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-Извини, Эниси, я проводила эксперименты 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-Ли всё рассказал</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-Он у нас, пошли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-Вы с ума сошли?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-В чём дело?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-Это списанный образец, тут так и написано. В общем так, анализ занимает около 12 часов, это я помню, бежишь в лазарет и сдаёшь весь необходимый материал</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-Ты точно уверен</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 точно…</w:t>
      </w:r>
    </w:p>
    <w:p w:rsidR="003D58D4" w:rsidRDefault="003D58D4" w:rsidP="003D58D4">
      <w:pPr>
        <w:shd w:val="clear" w:color="auto" w:fill="FFFFFF" w:themeFill="background1"/>
        <w:spacing w:before="240" w:line="240" w:lineRule="auto"/>
        <w:jc w:val="center"/>
        <w:rPr>
          <w:rFonts w:ascii="Truetypewriter PolyglOTT" w:hAnsi="Truetypewriter PolyglOTT" w:cs="Truetypewriter PolyglOTT"/>
          <w:b/>
          <w:sz w:val="28"/>
          <w:szCs w:val="28"/>
        </w:rPr>
      </w:pPr>
      <w:r>
        <w:rPr>
          <w:rFonts w:ascii="Truetypewriter PolyglOTT" w:hAnsi="Truetypewriter PolyglOTT" w:cs="Truetypewriter PolyglOTT"/>
          <w:b/>
          <w:sz w:val="36"/>
          <w:szCs w:val="28"/>
        </w:rPr>
        <w:t>Глава 15. Если дать повод, то феерия не забываемая</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17:30 31.12.2006 *Штаб*</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-Зачем мы на кухне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-Что бы приготовить немного еды, я так давно не ел не поварской еды</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-Но…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-Ли вам поможет, а мы с Ши пойдём наставлять военных</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-Военных!?</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-Долго объяснять, Ши, поехали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-Конечно, на костылях удобно, даже очень…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-Ну конечно, ворчать удобно, даже очень. Пойдёмте Шрин Кришлау, вы солдат, а не ребёнок</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*Поверхность*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 общем так, солдаты, сейчас репетируем, не стрелять. Команда: «Полночь»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Солдаты: -С Новым Годом!!! С Новым Годом!!! С Новым Годом!!! Ура!!! Ура!!! Ура!!!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-Команда: «Салют»</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*Командиры арт батареи синхронно подняли и опустили флаги*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Солдаты арт расчётов синхронно эмитировали: -Бах</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-Команда: «Огонь»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*Из ангара выехала машина и направила батарею прямо в небо, солдаты нажали на кнопки, и машина с эмитировала выстрелы*</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-Просто прекрасно, вы готовы, расчистить здесь всё, чтоб могли пройти маршем</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Сержант Сежес: -Подскажите, а что с самолётами делать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Сержант Нормар: -И с лодками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-Почему всё за всех должен я решать, например, зачем вам обоим сержантов дали, 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Сержанты: -Мы девиант и полу-девиант, можем принимать решения без руководства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-Вот и решайте сами, на сегодняшний вечер вы майоры, оба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Сежес и Нормар переглянулись: -Ладно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-Вы отвечаете за каждого солдата и офицера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*Кухня*</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-Чем они там занимаются, тут невыносимо жарко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-Мы уже зако… Ух-ты, ну нечего себе, я даже в предвкушении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-Мы тоже, гулять, так гулять, один раз живём, возможно кто…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-Отставить… Ой, извини, я не специально, слишком долго руководил солдатами, не думай о плохом, слышишь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-Хорошо, Ши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-Кстати, Ши, а что с твоими глазами? </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-А что с ними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 Волосы такие же темновато-русые, губы узкие, но глаза, глаза голубые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Ши: -А, всё в порядке, это линзы, решил поэкспериментировать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00:00 01.01.2007 *улица*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-Солдаты, Полночь!!!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Солдаты: -</w:t>
      </w:r>
      <w:r w:rsidRPr="000A3564">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С Новым Годом!!! С Новым Годом!!! С Новым Годом!!! Ура!!! Ура!!! Ура!!!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-Шагом, марш!!!</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 заснеженной земле прошли солдаты, проехала техника, а за ней прошли лодки и пролетели самолёты на крайне малых скоростях*</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-Позовите мне тех, кто это придумал</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Сежес: -Вы звали?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-Как?</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Нормар: -Посмотрите наверх, только внимательно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-Гении маскировки, как думаете может их оставить майорами, с такой смекалкой не пропадут</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Все остальные: -Конечно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-Значит всё решено, погоны получите в администрации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-Солдаты, Салют!!! Солдаты Огонь!!!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*Загрохотали пушки, засвистели ракеты с фейрверками, начали стрелять в воздух пехотинцы*</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Сонэ: -Почему мы это никогда не делали дома, это же очень красиво </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-Маршем они ходить всегда горазды</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 платформу вбежал доктор, а за ним охрана*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-Что случилось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Охранник: -Тут не понятный человек к вам ломиться</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Доктор: -Результаты, я с результатами </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-Отпустить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Охранник: -Так точно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-Вам повезло, что я сегодня ослабил охрану, если б там, как положено стояли элитные войска, вы бы уже были мертвы</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переведя дыхание: -Сонэ Шэн, вы абсолютно здоровы</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-Как, я сама делала этот анализ</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-На списанном оборудовании, у начальника лазарета по этому поводу будет с вами отдельный разговор. Но самое главное вы не больны. Да, вы являетесь носительницей гена, но он влияет лишь на особей мужского пола, поэтому, на всякий случай, пока не мечтайте о детях, и потом будет больно терять…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*Запись Шрина Кришлау: На лице Ли я увидел неописуемую радость*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-Всё же мечты сбываются</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шёпотом: -Жаль, что не мои</w:t>
      </w:r>
    </w:p>
    <w:p w:rsidR="003D58D4" w:rsidRDefault="003D58D4" w:rsidP="003D58D4">
      <w:pPr>
        <w:shd w:val="clear" w:color="auto" w:fill="FFFFFF" w:themeFill="background1"/>
        <w:spacing w:before="240" w:line="240" w:lineRule="auto"/>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t>Глава 16. Кто вы? Я просто солдат…</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10:57 10.01.2007 </w:t>
      </w:r>
      <w:r w:rsidRPr="00F53F21">
        <w:rPr>
          <w:rFonts w:ascii="Truetypewriter PolyglOTT" w:hAnsi="Truetypewriter PolyglOTT" w:cs="Truetypewriter PolyglOTT"/>
          <w:sz w:val="28"/>
          <w:szCs w:val="28"/>
        </w:rPr>
        <w:t>*Кбинст</w:t>
      </w:r>
      <w:r>
        <w:rPr>
          <w:rFonts w:ascii="Truetypewriter PolyglOTT" w:hAnsi="Truetypewriter PolyglOTT" w:cs="Truetypewriter PolyglOTT"/>
          <w:sz w:val="28"/>
          <w:szCs w:val="28"/>
        </w:rPr>
        <w:t xml:space="preserve"> замок императора*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36"/>
        </w:rPr>
      </w:pPr>
      <w:r>
        <w:rPr>
          <w:rFonts w:ascii="Truetypewriter PolyglOTT" w:hAnsi="Truetypewriter PolyglOTT" w:cs="Truetypewriter PolyglOTT"/>
          <w:sz w:val="28"/>
          <w:szCs w:val="28"/>
        </w:rPr>
        <w:t xml:space="preserve">Советник: -Некий Трен </w:t>
      </w:r>
      <w:r w:rsidRPr="006C3542">
        <w:rPr>
          <w:rFonts w:ascii="Truetypewriter PolyglOTT" w:hAnsi="Truetypewriter PolyglOTT" w:cs="Truetypewriter PolyglOTT"/>
          <w:sz w:val="28"/>
          <w:szCs w:val="36"/>
        </w:rPr>
        <w:t>Косдацу</w:t>
      </w:r>
      <w:r>
        <w:rPr>
          <w:rFonts w:ascii="Truetypewriter PolyglOTT" w:hAnsi="Truetypewriter PolyglOTT" w:cs="Truetypewriter PolyglOTT"/>
          <w:sz w:val="28"/>
          <w:szCs w:val="36"/>
        </w:rPr>
        <w:t xml:space="preserve"> требует вашей аудиенции </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Норст: -Пусть заходит, позовите стражу, просто чтоб была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*В дверь зашёл военный возрастом около 70 об. (средняя продолжительность жизни 170-180 об., в семье Шен у мужского пола не более 50 об.), его китель был увешан орденами и медалями, но на погонах зияли 2 звезды Анортист майора (полевой майор, штабтенлъих - штабной) *</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Трен: -Доброе утро, уважаемый господин Каале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-Генерал, где ваши звёзды штабтенлъих офицера? Кто вы такой? Двойник?</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Трен: -Нет, я простой майор войск Федерации Трен Косдацу. Простой майор, который был разжалован</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-Чей приказ?</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Трен: -Ваш, вот документ</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Норст зачитывает выписку из телеграммы от </w:t>
      </w:r>
      <w:r w:rsidRPr="00782AF0">
        <w:rPr>
          <w:rFonts w:ascii="Truetypewriter PolyglOTT" w:hAnsi="Truetypewriter PolyglOTT" w:cs="Truetypewriter PolyglOTT"/>
          <w:sz w:val="28"/>
          <w:szCs w:val="36"/>
        </w:rPr>
        <w:t>13'40''40 град. 6000 об.</w:t>
      </w:r>
      <w:r>
        <w:rPr>
          <w:rFonts w:ascii="Truetypewriter PolyglOTT" w:hAnsi="Truetypewriter PolyglOTT" w:cs="Truetypewriter PolyglOTT"/>
          <w:sz w:val="28"/>
          <w:szCs w:val="28"/>
        </w:rPr>
        <w:t>: -Предписывается разжаловать до анортист майора … председатель Норст Каале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Трен: -Вот, у меня всё, просто хотел заметить, что вы теряете контроль над Пимбазеном</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Норст: -Погодите, я этого не отправлял, я лишь предписал отправить вас в запас на пару десятком град. Кто это писал!? Кто устроил саботаж!? Кто перехватил телеграмму!? Советник, разберитесь!!!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-Так точно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-Да, и верните генералу его погоны. Вы *то есть генерал*, отправляетесь в сектор Север-1, в Жистонескую область. Они хотят воссоединиться с Северным Жистонесом, ваша задача помешать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Трен: -Есть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23:32 10.01.2007 *Магвиль*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-Как вы просили, «Белая лазурь»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-Я не просил, она пока не нужна, я буду без неё столько, сколько смогу. Время у меня пока ещё есть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-Как хотите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*Зажёгся экран зеркала*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-Ладно, иди, мне звонят</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-Незес, можешь выслать мне пару своих лучших инженеров</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-Могу, только для чего?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-Нужно расследовать заговор</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ввёл что-то на клавиатуре зеркала*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-Хорошо, я уже написал секретарю, скоро отправят</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-Хорошо, спасибо, конец связи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*Связь оборвалась, Незес отошёл от зеркала, но вдруг оно засветилось снова. Он развернулся и нажал на кнопку*</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-Вы что-то забыли, товарищ импера…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-Не, это ты</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-Сонэ? Вы живы? Как?</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-Долго объяснять, как хорошо, что мы не подали запрос на вторую штуку</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-Ладно, не важно. Сонэ, где вы?</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-Там, куда и приземлились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Незес: -То есть на Земле. Я вас вытащу, обе… *кашель* обещаю. За мной республика Пимбазен</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-Нэ, всё в порядке?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-Да, простая простуда, ничего страшного. Не бойся за меня. Я приведу за вами корабли через 4 оборота. Пока знай, что Федерация вернула суверенитет Пимбазену</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на русском: -Это хорошо, мы будем ждать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*Земля*</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-Эниси, Эниси…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-Сонэ, что-то случилось, где Ли?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-Я считаю, что для тебя это важнее, Ли я расскажу вечером. Незес, он жив, я с ним говорила, он пребудет за нами через 4 года, готовь армию</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-И каким образом, вокруг нас территория Федерации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-Мы в Пимбазене, в республике Пимбазен. Ею управляет Незес. Через 4 года за нами прилетят корабли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-Собирай всех, начинаем работать на максимум</w:t>
      </w:r>
    </w:p>
    <w:p w:rsidR="003D58D4" w:rsidRDefault="003D58D4" w:rsidP="003D58D4">
      <w:pPr>
        <w:shd w:val="clear" w:color="auto" w:fill="FFFFFF" w:themeFill="background1"/>
        <w:spacing w:before="240" w:line="240" w:lineRule="auto"/>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t>Глава 17. Чёрный замок</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*2007, Чёрный замок, тёмный тронный зал с витражами, пред которыми стоит чёрный трон и лишь слабо проникающие лучи света освещают восседающего на троне и стоящего пред ним, так, что не видно и лиц*</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Содружество, хм… Сколько пафоса в слове, а сколько толку? Оно не трещит, оно разрывается на части. Нужен лидер, тот, кто сможет отсрочить войну, тот, кто не даст произойти полному распаду. Федерация слаба, слаба как никогда. Скоро падёт она. Падёт Федерация, за ней взорвётся Содружество. Революция в Пимбазене, хм… Следующий Жистонес, а затем и остальные… Но всё же меня интересует один вопрос: Почему федерация тогда не захватила Жистонес целиком, хотя я знаю ответ, хм… Войну 400-ого оборота они проиграли… Хотя и победили… Жистонес был самым технологически развитым кластером, они диктовали условия всему содружеству, хм… Даже самый крупный кластер: Федерация плясал под их дудку… Хм… А ведь всё могло быть по другому… Накинулось всё содружество, да не всё, лишь один кластер, самый маленький, состоящий лишь из двух государств (Уръерих, Магвиль</w:t>
      </w:r>
      <w:r w:rsidR="00643F03">
        <w:rPr>
          <w:rFonts w:ascii="Truetypewriter PolyglOTT" w:hAnsi="Truetypewriter PolyglOTT" w:cs="Truetypewriter PolyglOTT"/>
          <w:sz w:val="28"/>
          <w:szCs w:val="28"/>
        </w:rPr>
        <w:t>(Пимбазен)</w:t>
      </w:r>
      <w:r>
        <w:rPr>
          <w:rFonts w:ascii="Truetypewriter PolyglOTT" w:hAnsi="Truetypewriter PolyglOTT" w:cs="Truetypewriter PolyglOTT"/>
          <w:sz w:val="28"/>
          <w:szCs w:val="28"/>
        </w:rPr>
        <w:t xml:space="preserve">) – Пимбазен отказался от попыток усмирить Жистонес. Даже более того, они хотели помочь Жистонесу, но побоялись Содружества, а ведь они б победили, победили бы и объединили всех. Странно, что через 400 об после этого Пимбазен и не поменялся, ни разу, ни на шаг… А </w:t>
      </w:r>
      <w:r>
        <w:rPr>
          <w:rFonts w:ascii="Truetypewriter PolyglOTT" w:hAnsi="Truetypewriter PolyglOTT" w:cs="Truetypewriter PolyglOTT"/>
          <w:sz w:val="28"/>
          <w:szCs w:val="28"/>
        </w:rPr>
        <w:lastRenderedPageBreak/>
        <w:t>что сейчас? Хм… Я думаю история повторится, но на этот раз с Пимбазеном. Но смогут ли Федералы победить сейчас? Как считаешь, сын мой?</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Отец, мне надоели твои странные вопросы, твоё странное поведение, твой пессимизм в конце концов… Ты держишься за то, что у тебя есть, не видя будущего, а я вижу его во снах, в здравом консер…</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*Удар кулака о трон*- Хватит!!! Ты всё прекрасно знаешь, консерватизм – бред, бред которым жили все и живут сейчас… Совсем недавно, пол оборота назад умер отец. Ты пока ещё не осознал, что такое быть королём. Запомни навсегда: никогда не гонись за троном. Я знаю историю одного такого, некого Эниси Зофэ… Знаешь что с ним стало – расплата…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*Сказав максимально отрешённо и стараясь перечить* - Конечно, отец. </w:t>
      </w:r>
    </w:p>
    <w:p w:rsidR="003D58D4" w:rsidRDefault="003D58D4" w:rsidP="003D58D4">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 xml:space="preserve">Глава 18. Жистонес–Срюэ </w:t>
      </w:r>
      <w:r w:rsidRPr="007011CB">
        <w:rPr>
          <w:rFonts w:ascii="Truetypewriter PolyglOTT" w:hAnsi="Truetypewriter PolyglOTT" w:cs="Truetypewriter PolyglOTT"/>
          <w:sz w:val="28"/>
          <w:szCs w:val="28"/>
        </w:rPr>
        <w:t>*Срюэ - север*</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04:00 11.01.2007  *Земля*</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-Это же отличные новости, разве нет?</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-Нет, Ли, не отличные… Видишь ли, Ли, федералы затеяли большую игру. Такое уже было: они отпускают государство в свободное плавание, а потом, когда всё утихнет захватывают его, быстро и тихо. Нужно созвать всех, вообще всех. Сколько нас в лагере, 49 тысяч личного состава и 500 тысяч гражданских?</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-Суммарно уже почти 700 тысяч, из них 100 тысяч – гарнизон…</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-Откуда такие ци… Ах, да, точно, нон-девианты же рождаются и обучаются с какой-то сумасшедшей скоростью… Зови всех</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08:00 11.01.2007 *Надстройка трибуны, возвышается над толпой. На ней стоят Эниси, приближённые и охрана. Перед трибунами выстроено в два ряда 10 квадратов по 10000 солдат. За ними стоят и наблюдают гражданские. *</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-Пимбазенцы, жители Магвиля и повстанческий корпус, мы проиграли битву, но, мы выиграем войну. Войну против тех, кто тысячи лет за наш счёт жировал, кто сделал нас «низшими существами». Мы разобьём в пух и прах армию Федерации, заставим молить их о пощаде. Но не сейчас, всему своё время. Сейчас мы должны отремонтировать хотя бы один корабль, разжечь костёр восстаний по всему Пимбазену: Магвиль, Сильва, Адора, Пирес, Эльмес… Везде… И мы это сделаем, но, для этого нужно работать сообща. Будет тяжело, но кровью и потом, железом и волей вы вернём былое величие Пимбазена. И больше никто не посмеет нас поработить, никто. С этого дня я созываю министерство и объявляю Пимбазен независимым государством… </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Толпа: -Эварес, Пимбура!!! Эварес, Пимбура!!! Эварес, Пимбура!!! (Эварес переводится, как «да здравствует»)</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Сонэ: -Похоже на узурпацию власти, нет?</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-Какой власти, нету у Пимбазена сейчас законного правителя. А я хотя бы приближённый королевского двора.</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-А Незес, он тогда кто? Эниси, какого «дэвштраль», ты творишь?</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-Спасаю твоего брата. Я знаю о чём говорю. За те 200 лет, что ты спала, Жистонес совершил попытку отделится от Федерации. Да, у них получилось, Федерация, под предлогом успокоения, назначила правителем своего человека из королевской четы Жистонеса. Пятьдесят лет он правил, правил в пользу Жистонеса, а когда всё улеглось и граждане сдали оружие, армия Федерации вторглась в Жистонес, казнила правителя… И… Скажем так, потребовала счёт… Мне терять, в отличии от тебя, нечего. Я встану у руля и если не смогу сделать Пимбазен великим, то сложу голову, а вы уйдёте в закат, живыми. Так что, похоже это на узурпацию или нет?</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-Я не знала, прости…</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не злюсь</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00:00 01.02.2007   </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сидит в комнате и выбирает планеты для начала восстаний. Стук в дверь*</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Сежес: -Пимбура, он готов…</w:t>
      </w:r>
    </w:p>
    <w:p w:rsidR="003D58D4" w:rsidRDefault="003D58D4" w:rsidP="003D58D4">
      <w:pPr>
        <w:shd w:val="clear" w:color="auto" w:fill="FFFFFF" w:themeFill="background1"/>
        <w:spacing w:before="240" w:line="240" w:lineRule="auto"/>
        <w:jc w:val="center"/>
        <w:rPr>
          <w:rFonts w:ascii="Truetypewriter PolyglOTT" w:hAnsi="Truetypewriter PolyglOTT" w:cs="Truetypewriter PolyglOTT"/>
          <w:b/>
          <w:sz w:val="36"/>
          <w:szCs w:val="28"/>
        </w:rPr>
      </w:pPr>
      <w:r w:rsidRPr="00771DA6">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19. Незавершённое дело</w:t>
      </w:r>
    </w:p>
    <w:p w:rsidR="003D58D4" w:rsidRDefault="003D58D4"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*Земля, 23:00 20.01.2007*</w:t>
      </w:r>
    </w:p>
    <w:p w:rsidR="003D58D4" w:rsidRDefault="003D58D4"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*Еловый бор, земля покрыта снегом. На опушке, близ Пимбазенского лагеря расчищен снег. Разожжены два костра по обеим сторонам. Снег падает со смолянисто-чёрного неба, как пепел. Насыпана стометровая тропа из углей. Перед нею на носилках лежит тело Тао.*</w:t>
      </w:r>
    </w:p>
    <w:p w:rsidR="003D58D4" w:rsidRDefault="003D58D4"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-Эниси, ты точно готов?</w:t>
      </w:r>
    </w:p>
    <w:p w:rsidR="003D58D4" w:rsidRDefault="003D58D4"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 -Да, Ши, я готов. Я был самым близким человеком для Тао, хоть даже и не знал об этом. Церемонию «Штрохаф гелаэ» должен провести я. Как бы не было больно, но я должен сохранить верность брату. Я должен отдать ему честь.</w:t>
      </w:r>
    </w:p>
    <w:p w:rsidR="003D58D4" w:rsidRDefault="003D58D4"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-Эни, возьми это</w:t>
      </w:r>
    </w:p>
    <w:p w:rsidR="003D58D4" w:rsidRDefault="003D58D4"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 -Что это, ботинки? Ли, ты же знаешь традиции… Тао сделал слишком многое, чтоб не попрощаться с ним… Начинаем…</w:t>
      </w:r>
    </w:p>
    <w:p w:rsidR="003D58D4" w:rsidRDefault="003D58D4"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*Пимбазенская элитная гвардия, чеканя шаг, подошла к тропе с двух сторон и встав в шеренгу вскинула орудия под 45 градусов. Эниси подошёл к началу тропы и снял обувь. Он, человек, который не смог сохранить свою семью, смотрел на </w:t>
      </w:r>
      <w:r>
        <w:rPr>
          <w:rFonts w:ascii="Truetypewriter PolyglOTT" w:hAnsi="Truetypewriter PolyglOTT" w:cs="Truetypewriter PolyglOTT"/>
          <w:sz w:val="28"/>
          <w:szCs w:val="28"/>
        </w:rPr>
        <w:lastRenderedPageBreak/>
        <w:t>бездыханное тело Тао. В нём не было чего-то особенного. Лицо, его было умиротворённым. Эниси поднял тело и пошёл по раскалённым углям. С трудом сдерживая крик боли, Эниси шёл по углям, держа на руках Тао. Три минуты, что он шёл, показались ему целой вечностью. Он положил тело на деревянный пьедестал. Он взглянул на Тао. В его лице он увидел о</w:t>
      </w:r>
      <w:r w:rsidR="009E4F75">
        <w:rPr>
          <w:rFonts w:ascii="Truetypewriter PolyglOTT" w:hAnsi="Truetypewriter PolyglOTT" w:cs="Truetypewriter PolyglOTT"/>
          <w:sz w:val="28"/>
          <w:szCs w:val="28"/>
        </w:rPr>
        <w:t>тца, спасшего когда-то жизнь Эни</w:t>
      </w:r>
      <w:r>
        <w:rPr>
          <w:rFonts w:ascii="Truetypewriter PolyglOTT" w:hAnsi="Truetypewriter PolyglOTT" w:cs="Truetypewriter PolyglOTT"/>
          <w:sz w:val="28"/>
          <w:szCs w:val="28"/>
        </w:rPr>
        <w:t>си и Ниссе. Он увидел своего сына, медленно росшего и внимающего истину. И чем больше он смотрел на Тао, тем больше он понимал насколько мало он уделял времени ему. Насколько цинично был готов отправить на смерть своих солдат. А Тао лежал, спокойно и недвижимо, будто говоря Эниси, что пора отпустить его. Эниси поднял голову: по его щеке катились слёзы. Он в последний раз взглянул на Тао…*</w:t>
      </w:r>
    </w:p>
    <w:p w:rsidR="003D58D4" w:rsidRDefault="003D58D4"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-Брат, прости меня за всё. Я был… Я был так глуп и наивен. Тао, я обещаю тебе, что увижу Исаака. Я обещаю тебе, что твоё и</w:t>
      </w:r>
      <w:r w:rsidR="00651D09">
        <w:rPr>
          <w:rFonts w:ascii="Truetypewriter PolyglOTT" w:hAnsi="Truetypewriter PolyglOTT" w:cs="Truetypewriter PolyglOTT"/>
          <w:sz w:val="28"/>
          <w:szCs w:val="28"/>
        </w:rPr>
        <w:t>мя никогда не будет предано забв</w:t>
      </w:r>
      <w:r>
        <w:rPr>
          <w:rFonts w:ascii="Truetypewriter PolyglOTT" w:hAnsi="Truetypewriter PolyglOTT" w:cs="Truetypewriter PolyglOTT"/>
          <w:sz w:val="28"/>
          <w:szCs w:val="28"/>
        </w:rPr>
        <w:t>ению. *Он поднялся и закричал* Никогда не будет предано забвению!!! «Штрохаф гелаэ»!!!</w:t>
      </w:r>
    </w:p>
    <w:p w:rsidR="003D58D4" w:rsidRPr="00C61BB3" w:rsidRDefault="003D58D4"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сею же секунду со стоящих по бокам костров солдаты перебросили пламя. Багровым пламенем воспылал пьедестал. И ярко-жёлтый огонь поглотил тело Тао. Прошёл час, второй, третий… Стих огонь и превратился пьедестал в пепел. Но снег всё шёл также медленно и тягуче. Падая как пепел вулкана. И небеса были всё также смоляно-черны. И лишь одинокий Эниси сидел у остова костра. Он смотрел на свои угольно чёрные от ожогов пятки и на краповые от мороза руки. Ког</w:t>
      </w:r>
      <w:r w:rsidR="00651D09">
        <w:rPr>
          <w:rFonts w:ascii="Truetypewriter PolyglOTT" w:hAnsi="Truetypewriter PolyglOTT" w:cs="Truetypewriter PolyglOTT"/>
          <w:sz w:val="28"/>
          <w:szCs w:val="28"/>
        </w:rPr>
        <w:t>да показались первые признаки за</w:t>
      </w:r>
      <w:r>
        <w:rPr>
          <w:rFonts w:ascii="Truetypewriter PolyglOTT" w:hAnsi="Truetypewriter PolyglOTT" w:cs="Truetypewriter PolyglOTT"/>
          <w:sz w:val="28"/>
          <w:szCs w:val="28"/>
        </w:rPr>
        <w:t>ри он встал, собрал пепел в красный мешок, выкопал яму в 1.5 метра глубиной и закопал мешок там. Вбил черенок от лопаты и повесил найденную неподалёку дощечку. Он написал лишь: Мой дорогой Тао, ты вечен, клятва бесконечна…*</w:t>
      </w:r>
    </w:p>
    <w:p w:rsidR="00994F26" w:rsidRPr="00CB7B2A" w:rsidRDefault="00670F34" w:rsidP="00994F26">
      <w:pPr>
        <w:shd w:val="clear" w:color="auto" w:fill="FFFFFF" w:themeFill="background1"/>
        <w:spacing w:before="240" w:line="240" w:lineRule="auto"/>
        <w:jc w:val="center"/>
        <w:rPr>
          <w:rFonts w:ascii="Truetypewriter PolyglOTT" w:hAnsi="Truetypewriter PolyglOTT" w:cs="Truetypewriter PolyglOTT"/>
          <w:b/>
          <w:sz w:val="36"/>
          <w:szCs w:val="36"/>
        </w:rPr>
      </w:pPr>
      <w:r>
        <w:rPr>
          <w:rFonts w:ascii="Truetypewriter PolyglOTT" w:hAnsi="Truetypewriter PolyglOTT" w:cs="Truetypewriter PolyglOTT"/>
          <w:b/>
          <w:sz w:val="36"/>
          <w:szCs w:val="36"/>
        </w:rPr>
        <w:t>Глава 20</w:t>
      </w:r>
      <w:r w:rsidR="00994F26" w:rsidRPr="00CB7B2A">
        <w:rPr>
          <w:rFonts w:ascii="Truetypewriter PolyglOTT" w:hAnsi="Truetypewriter PolyglOTT" w:cs="Truetypewriter PolyglOTT"/>
          <w:b/>
          <w:sz w:val="36"/>
          <w:szCs w:val="36"/>
        </w:rPr>
        <w:t>.</w:t>
      </w:r>
      <w:r w:rsidR="00994F26">
        <w:rPr>
          <w:rFonts w:ascii="Truetypewriter PolyglOTT" w:hAnsi="Truetypewriter PolyglOTT" w:cs="Truetypewriter PolyglOTT"/>
          <w:b/>
          <w:sz w:val="36"/>
          <w:szCs w:val="36"/>
        </w:rPr>
        <w:t xml:space="preserve"> Мёртвая точка пройдена.</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 стартовой площадке стоял небольшой корабль. Он бы не вместил всех. Да он и не должен был. Поражал тот факт, что на постройку корабля, от начала и до конца, ушло 20 дней. Нон-девианты знали своё дело, им нужен был повод, команда, и они работали как одно целое. Даже Федерации не снились такие темпы постройки кораблей: на это уходили месяцы.*</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-Готовьте команду</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*Магвиль, покои Незеса Шена. Зеркало засветилось вновь и Незес подошёл к нему*</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-Сонэ, мы рискуем, сигнал не шифрован и может быть перехвачен.</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Сонэ: -Не, это срочно. Сквишь (Пимбазенская хищная птица, способная летать быстрее скорости звука, проживает на Сильве) вылетел разжигать пожар. Огонь </w:t>
      </w:r>
      <w:r>
        <w:rPr>
          <w:rFonts w:ascii="Truetypewriter PolyglOTT" w:hAnsi="Truetypewriter PolyglOTT" w:cs="Truetypewriter PolyglOTT"/>
          <w:sz w:val="28"/>
          <w:szCs w:val="28"/>
        </w:rPr>
        <w:lastRenderedPageBreak/>
        <w:t>туши маслом. И не сопротивляйся восходу нового солнца, лишь сделай вид, что против, лишь для палача на горе.</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-Наши детские игры… Как мило…</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-Незес, это важно и срочно, пожалуйста, расшифруй и ты всё поймёшь.</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-Хорошо, пока…</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 выключил прибор и пошёл к блокноту. В детстве они часто шутили над придворными, разговаривая шифром, но на этот раз по интонации Снонэ Незес понял, что это действительно важно.*</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Сквишь… Наверное это Эниси. Вылетел… Думаю, что не зашифровано… Разжигать пожар – революция, погром… Что он задумал… Огонь туши маслом – помоги ему… Не сопротивляйся восходу второго солнца – отдать трон Эниси… И сделай вид для Каале, что против… Что ты задумала, Со?</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*Через 2 дня в кабинет Незеса вбежал советник*</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-Весь Пимбазен охвачен пламенем революции: Магвиль, Сильва, Адора – всё…</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-Требования? Чего они хотят?</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-Чтобы вы отреклись от власти в пользу некого Пи… Пи…</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-Пимбуры, по старым обычаем, глава кластера Пимбазен. Состояние городов</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-Мы не в силах их остановить, армия с ними… Я понял выйди и ожидай меня</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*Кбинст, загорелось зеркало. Норст Каале нажал на кнопку*</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Незес: -У нас проблемы весь Пимбазен охвачен революцией, армия на стороне революционеров. Нам нужны… *кашель* А к чёрту, Норст, мне нужно разрешение на отречение… </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-В каком смысле? Но а кто тогда будет правителем?</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-Увидишь, он устроил в Пимбазене революцию, и либо я лишусь головы, либо…</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-Почему ты это допу… А в общем не важно… Жистонес через 50 лет после отсоединения мы вернули, чтоб там постоянно кучу армий держать. Ещё и Пимбазен… Ну нет, такого больше не повторится. Мне нужно 3 дня, и я подготовлю документы. Встретимся на мысе Чераани…</w:t>
      </w:r>
    </w:p>
    <w:p w:rsidR="00670F34" w:rsidRDefault="00670F3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Час спустя *Земля, Сонэ дежурит около зеркала*</w:t>
      </w:r>
    </w:p>
    <w:p w:rsidR="00670F34" w:rsidRDefault="00670F3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Незес: -Сонэ, позови сюда Эниси, это очень важно *Кашель*</w:t>
      </w:r>
    </w:p>
    <w:p w:rsidR="00670F34" w:rsidRDefault="00670F3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-Ты совсем разболелся…</w:t>
      </w:r>
    </w:p>
    <w:p w:rsidR="00670F34" w:rsidRDefault="0071726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-Да, такая работа.</w:t>
      </w:r>
      <w:r w:rsidR="00670F34">
        <w:rPr>
          <w:rFonts w:ascii="Truetypewriter PolyglOTT" w:hAnsi="Truetypewriter PolyglOTT" w:cs="Truetypewriter PolyglOTT"/>
          <w:sz w:val="28"/>
          <w:szCs w:val="28"/>
        </w:rPr>
        <w:t xml:space="preserve"> Зови Эниси... *кашель* Я всё объясню</w:t>
      </w:r>
      <w:r>
        <w:rPr>
          <w:rFonts w:ascii="Truetypewriter PolyglOTT" w:hAnsi="Truetypewriter PolyglOTT" w:cs="Truetypewriter PolyglOTT"/>
          <w:sz w:val="28"/>
          <w:szCs w:val="28"/>
        </w:rPr>
        <w:t xml:space="preserve"> ему. А сама иди. Нам нужно поговорить с ним тэт-о-тэт.</w:t>
      </w:r>
    </w:p>
    <w:p w:rsidR="00670F34" w:rsidRDefault="00670F3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комнату зашёл Эниси*</w:t>
      </w:r>
    </w:p>
    <w:p w:rsidR="00670F34" w:rsidRDefault="00670F3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-Я был искренне уверен, что проживу ещё лет пять… Но неделю назад *кашель* мне сказали, что я не протяну и пять месяцев… Как удачно, что вы это начали. *кашель* Либерализм Норста освободил нас… Через три дня вам… *кашель* вам нужно прибыть на Кбинст, на мыс Чераани… Он передаст тебе власть</w:t>
      </w:r>
    </w:p>
    <w:p w:rsidR="00670F34" w:rsidRDefault="00670F3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-А это не ловушка?</w:t>
      </w:r>
    </w:p>
    <w:p w:rsidR="00670F34" w:rsidRDefault="00670F3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Незес: *кашель* Нет, а если да, то </w:t>
      </w:r>
      <w:r w:rsidR="005E1063">
        <w:rPr>
          <w:rFonts w:ascii="Truetypewriter PolyglOTT" w:hAnsi="Truetypewriter PolyglOTT" w:cs="Truetypewriter PolyglOTT"/>
          <w:sz w:val="28"/>
          <w:szCs w:val="28"/>
        </w:rPr>
        <w:t>на орбите будет армия</w:t>
      </w:r>
      <w:r w:rsidR="00717267">
        <w:rPr>
          <w:rFonts w:ascii="Truetypewriter PolyglOTT" w:hAnsi="Truetypewriter PolyglOTT" w:cs="Truetypewriter PolyglOTT"/>
          <w:sz w:val="28"/>
          <w:szCs w:val="28"/>
        </w:rPr>
        <w:t xml:space="preserve"> Пимбазена. До встречи, Эни</w:t>
      </w:r>
      <w:r w:rsidR="005E1063">
        <w:rPr>
          <w:rFonts w:ascii="Truetypewriter PolyglOTT" w:hAnsi="Truetypewriter PolyglOTT" w:cs="Truetypewriter PolyglOTT"/>
          <w:sz w:val="28"/>
          <w:szCs w:val="28"/>
        </w:rPr>
        <w:t>, до встречи…</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*Криохранилище*</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Неизвестный: -Он сдал этим варварам Пимбазен, ну ничего, я верну нормального правителя. Так, семья Ли, Сонэ Шен… Всё не то, а вот он Фонст Каале. Ну что, прапрадед, повоюем?</w:t>
      </w:r>
    </w:p>
    <w:p w:rsidR="00994F26" w:rsidRPr="00695C45" w:rsidRDefault="00670F34" w:rsidP="00994F26">
      <w:pPr>
        <w:shd w:val="clear" w:color="auto" w:fill="FFFFFF" w:themeFill="background1"/>
        <w:spacing w:before="240" w:line="240" w:lineRule="auto"/>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t>Глава 21</w:t>
      </w:r>
      <w:r w:rsidR="00994F26">
        <w:rPr>
          <w:rFonts w:ascii="Truetypewriter PolyglOTT" w:hAnsi="Truetypewriter PolyglOTT" w:cs="Truetypewriter PolyglOTT"/>
          <w:b/>
          <w:sz w:val="36"/>
          <w:szCs w:val="28"/>
        </w:rPr>
        <w:t>. Последний день Чёрного замка</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12:15 05.02.2007 *Кбинст, мыс Чераани, Чёрный замок. Парадный холл, на первом этаже стоят Незес Шэн и Норст Каале, на верхнем ярусе мелькают странные тени*</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Незес, я не могу отделаться от мысли, что ты предал меня</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 *Кашель* Нет, не предал. Хотел, но не предал. Мне осталось лишь пара месяцев, а потом… А потом нужен будет новый правитель Пимбазена, никто другой кроме него не сможет занять это место. Он единственный законный наследник. Вы договоритесь, Эниси человек чести и человек слова</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-А его шайка?</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Сонэ Шэн - моя сестра, всег… *кашель* всегда была за всё хорошее</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-Ладно, я поверю тебе, не продолжай, я вижу тебе сложно говорить, может тебе нужно лекарство? Всё же тогда, на Магвиле, ты спас мне жизнь</w:t>
      </w:r>
      <w:r w:rsidR="00717267">
        <w:rPr>
          <w:rFonts w:ascii="Truetypewriter PolyglOTT" w:hAnsi="Truetypewriter PolyglOTT" w:cs="Truetypewriter PolyglOTT"/>
          <w:sz w:val="28"/>
          <w:szCs w:val="28"/>
        </w:rPr>
        <w:t>, когда на меня напали сепаратисты.</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-Лекарство бесполезно, то, что может помочь мне – обезбаливающее, но его я не буду принимать принципиально. Из-за генетики мои лёгкие разлагаются, гниют. И этому помогает сбившийся с работы спинной мозг</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*Дверь холла отворилась и туда вошёл Эниси, за которым шли Ли, Сонэ, Ши и Си. Первым же делом Сонэ бросилась в объятия брата, но он лишь грустно на неё взглянул*</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-Незес, я очень рад тебя видеть, после того разговора я не могу найти себе места. Я клянусь, что сделаю всё, что в моих силах что-бы помочь тебе</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-Нэ, о чём он?</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-О том, что Незес умирает. Извините, что это говорю, но я был на вашем месте мисс Шэн, мой отец умирал, но молчал об этом до последнего. Я человек чести и новых взглядов. И я не позволю вам пережить то, что переживал я. Или то, что пережил Пимбура</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Сонэ: -Нэ… </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-Всё будет хорошо, Сонэ, мы успеем попро… *кашель* попрощаться…</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-Ладно, учитывая, что в нашем случае дорога каждая минута, давайте ближе к делу</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*Послышался странный голос со второго яруса* -А я бы повременил</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-Знакомый акцент, это…</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-Не ожидал возвращения старых друзей?</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-Это кто?</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Каале: -Тот, что сделал федерацию великой, тот, на кого ты должен был равняться</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-Мой бог, это Фонст, Лам</w:t>
      </w:r>
      <w:r w:rsidR="00695C45">
        <w:rPr>
          <w:rFonts w:ascii="Truetypewriter PolyglOTT" w:hAnsi="Truetypewriter PolyglOTT" w:cs="Truetypewriter PolyglOTT"/>
          <w:sz w:val="28"/>
          <w:szCs w:val="28"/>
        </w:rPr>
        <w:t>, ты идиот. Ты не имел права лез</w:t>
      </w:r>
      <w:r>
        <w:rPr>
          <w:rFonts w:ascii="Truetypewriter PolyglOTT" w:hAnsi="Truetypewriter PolyglOTT" w:cs="Truetypewriter PolyglOTT"/>
          <w:sz w:val="28"/>
          <w:szCs w:val="28"/>
        </w:rPr>
        <w:t>ть в мои архивы</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-Ты не имел права разрушать Федерацию! Хорошо хоть твой сын оказался умнее тебя</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-Ши, уводи всех, это моя война</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Ты видно не понял, я тут король</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Незес: -С чего бы это, король – Норст *Кашель*</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-Помолчи, мальчик. В Федерации есть закон старшей крови</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-Тогда я найду Жифэ, он старше тебя</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-Не найдёшь, он тут</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*Коляска Фонста подкатилась ближе к ограждению, а Ламан вывел из тени еле живого Жифэ Каале с приставленным к виску пистолетом*</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Норст: -Лам, отпусти его. Ты не ведаешь, что творишь</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-О нет, я отлично знаю что делаю</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 нажал на спусковой крючок, но пистолет не выстрелил. Пимбура заскочил на второй ярус и откинул в сторону Жифэ. Обескураженный Ламан ещё раз нажал на курок. Выстрел пришёлся ровно в колено правой ноги Эниси</w:t>
      </w:r>
      <w:r w:rsidR="00536BED">
        <w:rPr>
          <w:rFonts w:ascii="Truetypewriter PolyglOTT" w:hAnsi="Truetypewriter PolyglOTT" w:cs="Truetypewriter PolyglOTT"/>
          <w:sz w:val="28"/>
          <w:szCs w:val="28"/>
        </w:rPr>
        <w:t>, поля отскочила то пола, затем от потолка, и попал Норсту в сердце</w:t>
      </w:r>
      <w:r>
        <w:rPr>
          <w:rFonts w:ascii="Truetypewriter PolyglOTT" w:hAnsi="Truetypewriter PolyglOTT" w:cs="Truetypewriter PolyglOTT"/>
          <w:sz w:val="28"/>
          <w:szCs w:val="28"/>
        </w:rPr>
        <w:t>. Пока Эниси пытался совладать с болью Ламан схватил Фонста</w:t>
      </w:r>
      <w:r w:rsidR="00536BED">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 и они побежали в замок. Федерация объявила Пимбазену войну*</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-Эни</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стискивая зубы от боли: -Замотайте ногу, быстро</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*Сильва, родовое поместье Зофэ</w:t>
      </w:r>
      <w:r w:rsidR="00536BED">
        <w:rPr>
          <w:rFonts w:ascii="Truetypewriter PolyglOTT" w:hAnsi="Truetypewriter PolyglOTT" w:cs="Truetypewriter PolyglOTT"/>
          <w:sz w:val="28"/>
          <w:szCs w:val="28"/>
        </w:rPr>
        <w:t>. Норст был похоронен на кладбище с прахом семьи Зофэ.</w:t>
      </w:r>
      <w:r>
        <w:rPr>
          <w:rFonts w:ascii="Truetypewriter PolyglOTT" w:hAnsi="Truetypewriter PolyglOTT" w:cs="Truetypewriter PolyglOTT"/>
          <w:sz w:val="28"/>
          <w:szCs w:val="28"/>
        </w:rPr>
        <w:t>*</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-Я сделал всё, что мог</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-Что это значит</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Доктор: -Нога в целости, но… </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-Но?</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-Он будет хромать на ногу. Это не исправить. Отдельной проблемой стала его кровь с нано роботами, но их удалось синтезировать</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-Что в его крови делают нано роботы?</w:t>
      </w:r>
    </w:p>
    <w:p w:rsidR="00994F26" w:rsidRDefault="00994F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-То же, что и лейкоциты…</w:t>
      </w:r>
    </w:p>
    <w:p w:rsidR="00695C45" w:rsidRDefault="00695C45" w:rsidP="00695C45">
      <w:pPr>
        <w:shd w:val="clear" w:color="auto" w:fill="FFFFFF" w:themeFill="background1"/>
        <w:spacing w:before="240" w:line="240" w:lineRule="auto"/>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t>Раздел Гражданская война. Глава 22. Так стр</w:t>
      </w:r>
      <w:r w:rsidR="00727551">
        <w:rPr>
          <w:rFonts w:ascii="Truetypewriter PolyglOTT" w:hAnsi="Truetypewriter PolyglOTT" w:cs="Truetypewriter PolyglOTT"/>
          <w:b/>
          <w:sz w:val="36"/>
          <w:szCs w:val="28"/>
        </w:rPr>
        <w:t>анно, что вновь мы сбиты с ног</w:t>
      </w:r>
      <w:r>
        <w:rPr>
          <w:rFonts w:ascii="Truetypewriter PolyglOTT" w:hAnsi="Truetypewriter PolyglOTT" w:cs="Truetypewriter PolyglOTT"/>
          <w:b/>
          <w:sz w:val="36"/>
          <w:szCs w:val="28"/>
        </w:rPr>
        <w:t>…</w:t>
      </w:r>
    </w:p>
    <w:p w:rsidR="00727551" w:rsidRDefault="0072755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06.02.2007 *</w:t>
      </w:r>
      <w:r w:rsidRPr="00727551">
        <w:rPr>
          <w:rFonts w:ascii="Truetypewriter PolyglOTT" w:hAnsi="Truetypewriter PolyglOTT" w:cs="Truetypewriter PolyglOTT"/>
          <w:sz w:val="28"/>
          <w:szCs w:val="28"/>
        </w:rPr>
        <w:t xml:space="preserve"> </w:t>
      </w:r>
      <w:r w:rsidR="00B83A04">
        <w:rPr>
          <w:rFonts w:ascii="Truetypewriter PolyglOTT" w:hAnsi="Truetypewriter PolyglOTT" w:cs="Truetypewriter PolyglOTT"/>
          <w:sz w:val="28"/>
          <w:szCs w:val="28"/>
        </w:rPr>
        <w:t>Жифэ были эвакуирован</w:t>
      </w:r>
      <w:r>
        <w:rPr>
          <w:rFonts w:ascii="Truetypewriter PolyglOTT" w:hAnsi="Truetypewriter PolyglOTT" w:cs="Truetypewriter PolyglOTT"/>
          <w:sz w:val="28"/>
          <w:szCs w:val="28"/>
        </w:rPr>
        <w:t xml:space="preserve"> в Пимбазен.</w:t>
      </w:r>
      <w:r w:rsidR="00F070AA">
        <w:rPr>
          <w:rFonts w:ascii="Truetypewriter PolyglOTT" w:hAnsi="Truetypewriter PolyglOTT" w:cs="Truetypewriter PolyglOTT"/>
          <w:sz w:val="28"/>
          <w:szCs w:val="28"/>
        </w:rPr>
        <w:t xml:space="preserve"> Незес погружё</w:t>
      </w:r>
      <w:r w:rsidR="00643F03">
        <w:rPr>
          <w:rFonts w:ascii="Truetypewriter PolyglOTT" w:hAnsi="Truetypewriter PolyglOTT" w:cs="Truetypewriter PolyglOTT"/>
          <w:sz w:val="28"/>
          <w:szCs w:val="28"/>
        </w:rPr>
        <w:t>н в криостазис.</w:t>
      </w:r>
      <w:r>
        <w:rPr>
          <w:rFonts w:ascii="Truetypewriter PolyglOTT" w:hAnsi="Truetypewriter PolyglOTT" w:cs="Truetypewriter PolyglOTT"/>
          <w:sz w:val="28"/>
          <w:szCs w:val="28"/>
        </w:rPr>
        <w:t xml:space="preserve"> Эниси учредил 3 новых органа: «Квампессинский централь», «Пимбазенская голантерея» и «Пимбдасвер», соответственно взявшие на себя функции правительства, управление ресурсами и управление армией*</w:t>
      </w:r>
    </w:p>
    <w:p w:rsidR="00670F34" w:rsidRDefault="00695C4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07.09.2007 *Федерация быстро подчинилась Фонсту Каале.</w:t>
      </w:r>
      <w:r w:rsidR="00643F03">
        <w:rPr>
          <w:rFonts w:ascii="Truetypewriter PolyglOTT" w:hAnsi="Truetypewriter PolyglOTT" w:cs="Truetypewriter PolyglOTT"/>
          <w:sz w:val="28"/>
          <w:szCs w:val="28"/>
        </w:rPr>
        <w:t xml:space="preserve"> Федерация не спешила наступать на Пимбазен, Фонст лишь подливал масло в огонь снабжая оружием граждан Уръериха.</w:t>
      </w:r>
      <w:r>
        <w:rPr>
          <w:rFonts w:ascii="Truetypewriter PolyglOTT" w:hAnsi="Truetypewriter PolyglOTT" w:cs="Truetypewriter PolyglOTT"/>
          <w:sz w:val="28"/>
          <w:szCs w:val="28"/>
        </w:rPr>
        <w:t xml:space="preserve"> </w:t>
      </w:r>
      <w:r w:rsidR="00561141">
        <w:rPr>
          <w:rFonts w:ascii="Truetypewriter PolyglOTT" w:hAnsi="Truetypewriter PolyglOTT" w:cs="Truetypewriter PolyglOTT"/>
          <w:sz w:val="28"/>
          <w:szCs w:val="28"/>
        </w:rPr>
        <w:t xml:space="preserve">Пали Магвиль, миры – кузницы. </w:t>
      </w:r>
      <w:r w:rsidR="00727551">
        <w:rPr>
          <w:rFonts w:ascii="Truetypewriter PolyglOTT" w:hAnsi="Truetypewriter PolyglOTT" w:cs="Truetypewriter PolyglOTT"/>
          <w:sz w:val="28"/>
          <w:szCs w:val="28"/>
        </w:rPr>
        <w:t>Земля была не преступна</w:t>
      </w:r>
      <w:r w:rsidR="00643F03">
        <w:rPr>
          <w:rFonts w:ascii="Truetypewriter PolyglOTT" w:hAnsi="Truetypewriter PolyglOTT" w:cs="Truetypewriter PolyglOTT"/>
          <w:sz w:val="28"/>
          <w:szCs w:val="28"/>
        </w:rPr>
        <w:t xml:space="preserve"> из-за щитов Ли</w:t>
      </w:r>
      <w:r w:rsidR="00727551">
        <w:rPr>
          <w:rFonts w:ascii="Truetypewriter PolyglOTT" w:hAnsi="Truetypewriter PolyglOTT" w:cs="Truetypewriter PolyglOTT"/>
          <w:sz w:val="28"/>
          <w:szCs w:val="28"/>
        </w:rPr>
        <w:t xml:space="preserve">, а на Сильве держалось сопротивление. В Пимбазене нарастала </w:t>
      </w:r>
      <w:r w:rsidR="00727551">
        <w:rPr>
          <w:rFonts w:ascii="Truetypewriter PolyglOTT" w:hAnsi="Truetypewriter PolyglOTT" w:cs="Truetypewriter PolyglOTT"/>
          <w:sz w:val="28"/>
          <w:szCs w:val="28"/>
        </w:rPr>
        <w:lastRenderedPageBreak/>
        <w:t>нехватка ресурсов и боеприпасов. Но боевой дух сопротивляющихся был непоколебим.*</w:t>
      </w:r>
    </w:p>
    <w:p w:rsidR="00727551" w:rsidRDefault="0072755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03:00 *Сильва</w:t>
      </w:r>
      <w:r w:rsidR="00F070AA">
        <w:rPr>
          <w:rFonts w:ascii="Truetypewriter PolyglOTT" w:hAnsi="Truetypewriter PolyglOTT" w:cs="Truetypewriter PolyglOTT"/>
          <w:sz w:val="28"/>
          <w:szCs w:val="28"/>
        </w:rPr>
        <w:t>, замок Зофе. Эниси, изнемождён</w:t>
      </w:r>
      <w:r>
        <w:rPr>
          <w:rFonts w:ascii="Truetypewriter PolyglOTT" w:hAnsi="Truetypewriter PolyglOTT" w:cs="Truetypewriter PolyglOTT"/>
          <w:sz w:val="28"/>
          <w:szCs w:val="28"/>
        </w:rPr>
        <w:t>ый командованием армией задремал.*</w:t>
      </w:r>
    </w:p>
    <w:p w:rsidR="00727551" w:rsidRDefault="00786F0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Неизвестный: -Эниси, ты меня слышишь?</w:t>
      </w:r>
    </w:p>
    <w:p w:rsidR="00786F08" w:rsidRDefault="00786F0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-Где я? Кто вы?</w:t>
      </w:r>
    </w:p>
    <w:p w:rsidR="00786F08" w:rsidRDefault="00786F0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Неизвестный: -Меня зовут по-разному, можешь звать меня Иосиф…</w:t>
      </w:r>
    </w:p>
    <w:p w:rsidR="00786F08" w:rsidRDefault="00786F0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-Ещё и шизофрения… Ладно это сон, не более..</w:t>
      </w:r>
    </w:p>
    <w:p w:rsidR="00786F08" w:rsidRDefault="00786F0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Иосиф: -Хорошо, что ты так считаешь. Ты же помнишь, что на Сильву никто не сажается по приборам, что тут нет шахт. А вы выройте, прямо под старой ГЭС</w:t>
      </w:r>
    </w:p>
    <w:p w:rsidR="00786F08" w:rsidRDefault="00786F0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проснулся. Он понимал, что ничего не найдёт, но ему, почему-то невероятно хотелось это сделать. Распоряжение было отдано.*</w:t>
      </w:r>
    </w:p>
    <w:p w:rsidR="00786F08" w:rsidRDefault="00786F0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07:18 15.07.2007 </w:t>
      </w:r>
    </w:p>
    <w:p w:rsidR="00221D41" w:rsidRDefault="00221D4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*Шахта под старой электростанцией*</w:t>
      </w:r>
    </w:p>
    <w:p w:rsidR="00786F08" w:rsidRDefault="00221D4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-Что за глупости выдумал Эниси? Восьмой день вы тут копает, восьмой день я нахожусь тут, вместо командования армией.</w:t>
      </w:r>
    </w:p>
    <w:p w:rsidR="00235921" w:rsidRDefault="0023592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Нормар: -Нашли!!!</w:t>
      </w:r>
    </w:p>
    <w:p w:rsidR="00BD37D1" w:rsidRDefault="00BD37D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-Что нашли?</w:t>
      </w:r>
    </w:p>
    <w:p w:rsidR="00BD37D1" w:rsidRDefault="00BD37D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Нормар: -Не знаю, но глубже пятисот метров под землёй ничто не берёт породу.</w:t>
      </w:r>
    </w:p>
    <w:p w:rsidR="00BD37D1" w:rsidRDefault="006C74B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-И? </w:t>
      </w:r>
    </w:p>
    <w:p w:rsidR="006C74B4" w:rsidRDefault="006C74B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Нормар: -Учёные говорят, что это новый элемент, ранее невиданный. Вся планета состоит из него.</w:t>
      </w:r>
    </w:p>
    <w:p w:rsidR="006C74B4" w:rsidRDefault="006C74B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Сежес: -Два элемента: Нитлениум(350) и Нитарий(351). В виде соединения с азотом соединение перестаёт плавится и перобретает какую-то невероятную прочность. Ли, это буквально волшебный материал.</w:t>
      </w:r>
    </w:p>
    <w:p w:rsidR="006C74B4" w:rsidRDefault="006C74B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-Доложить Эниси</w:t>
      </w:r>
    </w:p>
    <w:p w:rsidR="006C74B4" w:rsidRDefault="006C74B4" w:rsidP="006C74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20:00 15.07.2007 </w:t>
      </w:r>
    </w:p>
    <w:p w:rsidR="001D3C57" w:rsidRDefault="006C74B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-Я не знаю как ты вообще об этом подумал, никто на Сильве никогда не копал, т.к. тут нету ископаемых (так все думали).</w:t>
      </w:r>
      <w:r w:rsidR="001D3C57">
        <w:rPr>
          <w:rFonts w:ascii="Truetypewriter PolyglOTT" w:hAnsi="Truetypewriter PolyglOTT" w:cs="Truetypewriter PolyglOTT"/>
          <w:sz w:val="28"/>
          <w:szCs w:val="28"/>
        </w:rPr>
        <w:t xml:space="preserve"> Сильва же была рождена в результате столкновения двух сверхмассивных звёзд… </w:t>
      </w:r>
    </w:p>
    <w:p w:rsidR="006C74B4" w:rsidRDefault="001D3C5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-Мне просто приснилось, Ли… Я знаю, что ты генерал, но нужен был человек, который доведёт подобную, как казалось, идиотскую</w:t>
      </w:r>
      <w:r w:rsidR="006C74B4">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идею до конца. Теперь я отдам это под ведение Сонэ. А вы, генерал</w:t>
      </w:r>
      <w:r w:rsidR="0086531A">
        <w:rPr>
          <w:rFonts w:ascii="Truetypewriter PolyglOTT" w:hAnsi="Truetypewriter PolyglOTT" w:cs="Truetypewriter PolyglOTT"/>
          <w:sz w:val="28"/>
          <w:szCs w:val="28"/>
        </w:rPr>
        <w:t xml:space="preserve"> Ли, п</w:t>
      </w:r>
      <w:r w:rsidR="002A1515">
        <w:rPr>
          <w:rFonts w:ascii="Truetypewriter PolyglOTT" w:hAnsi="Truetypewriter PolyglOTT" w:cs="Truetypewriter PolyglOTT"/>
          <w:sz w:val="28"/>
          <w:szCs w:val="28"/>
        </w:rPr>
        <w:t>рисоединитесь к генералу Кришлау</w:t>
      </w:r>
      <w:r w:rsidR="0086531A">
        <w:rPr>
          <w:rFonts w:ascii="Truetypewriter PolyglOTT" w:hAnsi="Truetypewriter PolyglOTT" w:cs="Truetypewriter PolyglOTT"/>
          <w:sz w:val="28"/>
          <w:szCs w:val="28"/>
        </w:rPr>
        <w:t>. И да, Ли, в Пимбдасвере не хватает главы, вам с Ши предстоит решить чья это будет должность.</w:t>
      </w:r>
    </w:p>
    <w:p w:rsidR="0086531A" w:rsidRDefault="0086531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Однозначно Ши, Эни, мне надоело сидеть в канцелярии. Я…</w:t>
      </w:r>
    </w:p>
    <w:p w:rsidR="0086531A" w:rsidRDefault="0086531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-Мне тоже, Эни, мне тоже. Я</w:t>
      </w:r>
      <w:r w:rsidR="002A1515">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 как и ты</w:t>
      </w:r>
      <w:r w:rsidR="002A1515">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 воин. Тогда под твоё управление отойдёт корпус элитной армии… А знаешь, даже не так. Пускай у каждого органа будет своя армия: Пимбдасверу – регулярные войска, Централю – элитные войска, а Голантерее ПимбазенскаяСлужбаОхраны. Во главе Элиты встанешь ты, глава Пимбдасвера – Ши, а ПСО будет подчиняться министру ресурсов. </w:t>
      </w:r>
    </w:p>
    <w:p w:rsidR="0086531A" w:rsidRDefault="0086531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-Но…</w:t>
      </w:r>
    </w:p>
    <w:p w:rsidR="0086531A" w:rsidRDefault="0086531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-А так, как элита всегда была в двух местах: на острие атаки и в охране Пимбуры, то тебе не придётся седеть в канцелярии.</w:t>
      </w:r>
    </w:p>
    <w:p w:rsidR="0086531A" w:rsidRDefault="003A466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-Хорошо, тогда я не могу отказаться. Сколько их?</w:t>
      </w:r>
    </w:p>
    <w:p w:rsidR="00221D41" w:rsidRDefault="003A466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-Пока лишь 100, но это пока, Ли, но это пока…</w:t>
      </w:r>
    </w:p>
    <w:p w:rsidR="00670F34" w:rsidRDefault="00643F03" w:rsidP="00643F03">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23. Сколь нас поляжет на просторах великой войны?</w:t>
      </w:r>
    </w:p>
    <w:p w:rsidR="00FD2959" w:rsidRDefault="00FD295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07.09.2007 </w:t>
      </w:r>
    </w:p>
    <w:p w:rsidR="00670F34" w:rsidRDefault="00643F0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*Шёл оче</w:t>
      </w:r>
      <w:r w:rsidR="00FD2959">
        <w:rPr>
          <w:rFonts w:ascii="Truetypewriter PolyglOTT" w:hAnsi="Truetypewriter PolyglOTT" w:cs="Truetypewriter PolyglOTT"/>
          <w:sz w:val="28"/>
          <w:szCs w:val="28"/>
        </w:rPr>
        <w:t xml:space="preserve">редной день сражений на Сильве. С момента начала революции прошёл ровно год. </w:t>
      </w:r>
      <w:r>
        <w:rPr>
          <w:rFonts w:ascii="Truetypewriter PolyglOTT" w:hAnsi="Truetypewriter PolyglOTT" w:cs="Truetypewriter PolyglOTT"/>
          <w:sz w:val="28"/>
          <w:szCs w:val="28"/>
        </w:rPr>
        <w:t>Тамбуры(граждане Уръериха) в очередной раз были отброшены на свой единственный плацдарм</w:t>
      </w:r>
      <w:r w:rsidR="00FD2959">
        <w:rPr>
          <w:rFonts w:ascii="Truetypewriter PolyglOTT" w:hAnsi="Truetypewriter PolyglOTT" w:cs="Truetypewriter PolyglOTT"/>
          <w:sz w:val="28"/>
          <w:szCs w:val="28"/>
        </w:rPr>
        <w:t xml:space="preserve"> на Сильве</w:t>
      </w:r>
      <w:r>
        <w:rPr>
          <w:rFonts w:ascii="Truetypewriter PolyglOTT" w:hAnsi="Truetypewriter PolyglOTT" w:cs="Truetypewriter PolyglOTT"/>
          <w:sz w:val="28"/>
          <w:szCs w:val="28"/>
        </w:rPr>
        <w:t>. Штаб «Армии Истинного Пимбазена»</w:t>
      </w:r>
      <w:r w:rsidR="00FD2959">
        <w:rPr>
          <w:rFonts w:ascii="Truetypewriter PolyglOTT" w:hAnsi="Truetypewriter PolyglOTT" w:cs="Truetypewriter PolyglOTT"/>
          <w:sz w:val="28"/>
          <w:szCs w:val="28"/>
        </w:rPr>
        <w:t>(Тамбуры)</w:t>
      </w:r>
      <w:r w:rsidR="00413C76">
        <w:rPr>
          <w:rFonts w:ascii="Truetypewriter PolyglOTT" w:hAnsi="Truetypewriter PolyglOTT" w:cs="Truetypewriter PolyglOTT"/>
          <w:sz w:val="28"/>
          <w:szCs w:val="28"/>
        </w:rPr>
        <w:t xml:space="preserve">. В комнату вошёл военный в выглаженном кителе </w:t>
      </w:r>
      <w:r>
        <w:rPr>
          <w:rFonts w:ascii="Truetypewriter PolyglOTT" w:hAnsi="Truetypewriter PolyglOTT" w:cs="Truetypewriter PolyglOTT"/>
          <w:sz w:val="28"/>
          <w:szCs w:val="28"/>
        </w:rPr>
        <w:t>*</w:t>
      </w:r>
    </w:p>
    <w:p w:rsidR="00413C76" w:rsidRDefault="00413C7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Генерал Фриссе: -Всем смирно.</w:t>
      </w:r>
    </w:p>
    <w:p w:rsidR="00413C76" w:rsidRDefault="00413C7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*Сам генерал также встал по стойке. За ним зашёл невысокий старый человек. На его правом плече был шеврон с разделённым на рыжую, фиолетовую и зелёную части кругом.*</w:t>
      </w:r>
    </w:p>
    <w:p w:rsidR="00817144" w:rsidRDefault="00817144" w:rsidP="00994F26">
      <w:pPr>
        <w:shd w:val="clear" w:color="auto" w:fill="FFFFFF" w:themeFill="background1"/>
        <w:spacing w:before="240" w:line="240" w:lineRule="auto"/>
        <w:jc w:val="both"/>
        <w:rPr>
          <w:rFonts w:ascii="Truetypewriter PolyglOTT" w:hAnsi="Truetypewriter PolyglOTT" w:cs="Truetypewriter PolyglOTT"/>
          <w:sz w:val="28"/>
          <w:szCs w:val="36"/>
        </w:rPr>
      </w:pPr>
      <w:r w:rsidRPr="00817144">
        <w:rPr>
          <w:rFonts w:ascii="Truetypewriter PolyglOTT" w:hAnsi="Truetypewriter PolyglOTT" w:cs="Truetypewriter PolyglOTT"/>
          <w:sz w:val="28"/>
          <w:szCs w:val="36"/>
        </w:rPr>
        <w:t>Трен Косдацу</w:t>
      </w:r>
      <w:r>
        <w:rPr>
          <w:rFonts w:ascii="Truetypewriter PolyglOTT" w:hAnsi="Truetypewriter PolyglOTT" w:cs="Truetypewriter PolyglOTT"/>
          <w:sz w:val="28"/>
          <w:szCs w:val="36"/>
        </w:rPr>
        <w:t>: -Вольно, солдаты. Меня прислали сюда после… Так скажем, устранения эксцесса в Жистонесе. Генерал, доложитье обстановку.</w:t>
      </w:r>
    </w:p>
    <w:p w:rsidR="00670F34" w:rsidRPr="00817144" w:rsidRDefault="00817144" w:rsidP="00994F26">
      <w:pPr>
        <w:shd w:val="clear" w:color="auto" w:fill="FFFFFF" w:themeFill="background1"/>
        <w:spacing w:before="240" w:line="240" w:lineRule="auto"/>
        <w:jc w:val="both"/>
        <w:rPr>
          <w:rFonts w:ascii="Truetypewriter PolyglOTT" w:hAnsi="Truetypewriter PolyglOTT" w:cs="Truetypewriter PolyglOTT"/>
          <w:sz w:val="20"/>
          <w:szCs w:val="28"/>
        </w:rPr>
      </w:pPr>
      <w:r>
        <w:rPr>
          <w:rFonts w:ascii="Truetypewriter PolyglOTT" w:hAnsi="Truetypewriter PolyglOTT" w:cs="Truetypewriter PolyglOTT"/>
          <w:sz w:val="28"/>
          <w:szCs w:val="36"/>
        </w:rPr>
        <w:t xml:space="preserve">Фриссе: -Так точно. Все планеты кроме Терры(куда запрещено приземлятся) и Сильвы очищены от сепаратистов. Третий месяц мы тщетно пытаемся прорвать линию обороны, теряем солдат. </w:t>
      </w:r>
    </w:p>
    <w:p w:rsidR="00670F34" w:rsidRDefault="0081714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Косдацу: -И много их тут, на Сильве?</w:t>
      </w:r>
    </w:p>
    <w:p w:rsidR="00670F34" w:rsidRDefault="0081714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Фриссе: -Неизвестно, от 10 миллионов до 50 миллиардов</w:t>
      </w:r>
    </w:p>
    <w:p w:rsidR="00670F34" w:rsidRDefault="0081714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Косдацу: -И вы планируете взять планету? Наивно…</w:t>
      </w:r>
      <w:r w:rsidR="00E0375A">
        <w:rPr>
          <w:rFonts w:ascii="Truetypewriter PolyglOTT" w:hAnsi="Truetypewriter PolyglOTT" w:cs="Truetypewriter PolyglOTT"/>
          <w:sz w:val="28"/>
          <w:szCs w:val="28"/>
        </w:rPr>
        <w:t xml:space="preserve"> Кем вы были до предательства Норста?</w:t>
      </w:r>
    </w:p>
    <w:p w:rsidR="00E0375A" w:rsidRDefault="00E0375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Фриссе: -Я – глава концерна Эльмес. Я пришёл защищать свою родину.</w:t>
      </w:r>
    </w:p>
    <w:p w:rsidR="00E0375A" w:rsidRDefault="00E0375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Косдацу: -А вы уверены, что в Пимбазене ваша родина? Что тут вы готовы умереть? На Сильве, которая никогда Уръериху не принадлежала. Если так, со собирайте все силы. По пути я изучил карты, мы должны ударить по замку Зофе. Так мы обезглавим сопротивление. Они явно там. Прятаться где-либо ещё – самоубийство. Сильва хоть и невероятно красивая планета, но она почти не заселена. Тут нету других укреплений.</w:t>
      </w:r>
    </w:p>
    <w:p w:rsidR="00E0375A" w:rsidRDefault="00E0375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*Штаб сопротивления. Бункер под старым замком Зофе.*</w:t>
      </w:r>
    </w:p>
    <w:p w:rsidR="00670F34" w:rsidRDefault="007B059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-А ты уверен, что они совершат атаку именно сегодня?</w:t>
      </w:r>
    </w:p>
    <w:p w:rsidR="007B059D" w:rsidRDefault="007B059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-Уверен, мы с ребятами постарались, чтобы всё выглядело, будто </w:t>
      </w:r>
      <w:r w:rsidR="00FD2959">
        <w:rPr>
          <w:rFonts w:ascii="Truetypewriter PolyglOTT" w:hAnsi="Truetypewriter PolyglOTT" w:cs="Truetypewriter PolyglOTT"/>
          <w:sz w:val="28"/>
          <w:szCs w:val="28"/>
        </w:rPr>
        <w:t>вся верхушка Пимбазена заседает в новом замке Зофе. Мне пора…</w:t>
      </w:r>
    </w:p>
    <w:p w:rsidR="00FD2959" w:rsidRDefault="00FD295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-Ли, постой… Если ты прав, то мы больше можем не увидеться, прости меня за всё…</w:t>
      </w:r>
    </w:p>
    <w:p w:rsidR="00FD2959" w:rsidRDefault="00FD295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-Ши… В Пимбазене так не принято: «Укарас, фэгрэла тостор, гатро ношо, мэра, нифор». «Запомни, судьба одна, герой вернётся, лучшим, всегда».</w:t>
      </w:r>
    </w:p>
    <w:p w:rsidR="00FD2959" w:rsidRDefault="00FD2959" w:rsidP="00FD29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16.00 07.09.2007 </w:t>
      </w:r>
    </w:p>
    <w:p w:rsidR="00FD2959" w:rsidRDefault="00FD295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бастионах замка затаились 101 боец Пимбазенской элиты. В недрах сопротивления, на Земле готовились ещё 10 000, но даже у нон-девиантов обучение занимало год. А девианты учились всю жизнь. За окном показались лампы. Пролетел самолёт*</w:t>
      </w:r>
    </w:p>
    <w:p w:rsidR="00FD2959" w:rsidRDefault="00FD295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-Они идут, скоро будут здесь. Все, боевая готовность.</w:t>
      </w:r>
    </w:p>
    <w:p w:rsidR="008C5E2A" w:rsidRDefault="00FD295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*Спустя какое-то время двери замка вынес взрыв тротиловой шашки. Внутрь начали забегать солдаты. Их были тысячи. Сам Косдацу приехал, чтобы посмотреть. Он вместе с Фриссе подумал, что все силы Пимбазенцев пойдут на оборону </w:t>
      </w:r>
      <w:r w:rsidR="00692A3D">
        <w:rPr>
          <w:rFonts w:ascii="Truetypewriter PolyglOTT" w:hAnsi="Truetypewriter PolyglOTT" w:cs="Truetypewriter PolyglOTT"/>
          <w:sz w:val="28"/>
          <w:szCs w:val="28"/>
        </w:rPr>
        <w:t>крепости, потому пое</w:t>
      </w:r>
      <w:r w:rsidR="008C5E2A">
        <w:rPr>
          <w:rFonts w:ascii="Truetypewriter PolyglOTT" w:hAnsi="Truetypewriter PolyglOTT" w:cs="Truetypewriter PolyglOTT"/>
          <w:sz w:val="28"/>
          <w:szCs w:val="28"/>
        </w:rPr>
        <w:t>хал на развалины старого замка</w:t>
      </w:r>
      <w:r w:rsidR="00692A3D">
        <w:rPr>
          <w:rFonts w:ascii="Truetypewriter PolyglOTT" w:hAnsi="Truetypewriter PolyglOTT" w:cs="Truetypewriter PolyglOTT"/>
          <w:sz w:val="28"/>
          <w:szCs w:val="28"/>
        </w:rPr>
        <w:t>.</w:t>
      </w:r>
      <w:r w:rsidR="008C5E2A">
        <w:rPr>
          <w:rFonts w:ascii="Truetypewriter PolyglOTT" w:hAnsi="Truetypewriter PolyglOTT" w:cs="Truetypewriter PolyglOTT"/>
          <w:sz w:val="28"/>
          <w:szCs w:val="28"/>
        </w:rPr>
        <w:t xml:space="preserve"> Эниси, устав от душного кабинета надел доспехи и взял свой любимый нож. Он полез наружу. Открыв люк Пимбазенец увидел двух генералов и двух телохранителей. Нападать было нельзя: один против четверых. Да, раньше он бы победил, но сейчас его больная нога могла помешать ему. Он спрятался в кустах.*</w:t>
      </w:r>
    </w:p>
    <w:p w:rsidR="008C5E2A" w:rsidRDefault="008C5E2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Фриссе: -И что теперь?</w:t>
      </w:r>
    </w:p>
    <w:p w:rsidR="008C5E2A" w:rsidRDefault="008C5E2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Косдацу: -Терпение, они вошли. Когда они выпустят сигнальные ракеты, можно будет посылать в бой всех, все 12 миллиардов.</w:t>
      </w:r>
    </w:p>
    <w:p w:rsidR="008C5E2A" w:rsidRDefault="008C5E2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Фриссе: -Но это же все, буквально все солдаты. Мы хотим закидать сепаратистов мясом? </w:t>
      </w:r>
    </w:p>
    <w:p w:rsidR="008C5E2A" w:rsidRDefault="008C5E2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Косдацу: -Да бросьте, они же будут без командования.</w:t>
      </w:r>
    </w:p>
    <w:p w:rsidR="00670F34" w:rsidRDefault="008C5E2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Эниси*Шёпотом по связи*: -Ли, выпустите сигнальную ракету из окна, приказ.</w:t>
      </w:r>
    </w:p>
    <w:p w:rsidR="008C5E2A" w:rsidRDefault="008C5E2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никогда не приказывал Ли. Потому тот сразу понял, что дело чрезвычайно важное. Из окна замка вылетела ракета. Тем временем в замке </w:t>
      </w:r>
      <w:r w:rsidR="00BF3F01">
        <w:rPr>
          <w:rFonts w:ascii="Truetypewriter PolyglOTT" w:hAnsi="Truetypewriter PolyglOTT" w:cs="Truetypewriter PolyglOTT"/>
          <w:sz w:val="28"/>
          <w:szCs w:val="28"/>
        </w:rPr>
        <w:t>солдаты элитной армии пачками косили солдат сопротивления. Но постепенно их загнали в угол, в комнату Эниси Зофе. В живых осталось 29 солдат. И в этот момент поступил приказ Эниси. Ли скомандовал: прыгаем. Он знал, что внизу растёт дерево, которое спасёт их жизни.</w:t>
      </w:r>
      <w:r>
        <w:rPr>
          <w:rFonts w:ascii="Truetypewriter PolyglOTT" w:hAnsi="Truetypewriter PolyglOTT" w:cs="Truetypewriter PolyglOTT"/>
          <w:sz w:val="28"/>
          <w:szCs w:val="28"/>
        </w:rPr>
        <w:t>*</w:t>
      </w:r>
    </w:p>
    <w:p w:rsidR="00670F34" w:rsidRDefault="00BF3F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Косдацу: -Вот видите, а вы не верили</w:t>
      </w:r>
    </w:p>
    <w:p w:rsidR="00BF3F01" w:rsidRDefault="00D8742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Фриссе: -Код «Красный волчо</w:t>
      </w:r>
      <w:r w:rsidR="00BF3F01">
        <w:rPr>
          <w:rFonts w:ascii="Truetypewriter PolyglOTT" w:hAnsi="Truetypewriter PolyglOTT" w:cs="Truetypewriter PolyglOTT"/>
          <w:sz w:val="28"/>
          <w:szCs w:val="28"/>
        </w:rPr>
        <w:t>нок»</w:t>
      </w:r>
    </w:p>
    <w:p w:rsidR="00BF3F01" w:rsidRDefault="00BF3F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Эниси*По связи*: -Ши, в атаку!!! Все, стоять до последнего!!!</w:t>
      </w:r>
    </w:p>
    <w:p w:rsidR="00BF3F01" w:rsidRDefault="00BF3F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Фриссе: -Что за…</w:t>
      </w:r>
    </w:p>
    <w:p w:rsidR="00BF3F01" w:rsidRDefault="00BF3F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этот момент, пока телохранители прошли готовить машину, Эниси в</w:t>
      </w:r>
      <w:r w:rsidR="00D87427">
        <w:rPr>
          <w:rFonts w:ascii="Truetypewriter PolyglOTT" w:hAnsi="Truetypewriter PolyglOTT" w:cs="Truetypewriter PolyglOTT"/>
          <w:sz w:val="28"/>
          <w:szCs w:val="28"/>
        </w:rPr>
        <w:t>огнал свой нож под ребро Трену К</w:t>
      </w:r>
      <w:r>
        <w:rPr>
          <w:rFonts w:ascii="Truetypewriter PolyglOTT" w:hAnsi="Truetypewriter PolyglOTT" w:cs="Truetypewriter PolyglOTT"/>
          <w:sz w:val="28"/>
          <w:szCs w:val="28"/>
        </w:rPr>
        <w:t>осдацу, а затем отсёк голову Фриссе. Подбежавшие телохранители также лишились голов.*</w:t>
      </w:r>
    </w:p>
    <w:p w:rsidR="00BF3F01" w:rsidRDefault="00BF3F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-Ещё жив?</w:t>
      </w:r>
    </w:p>
    <w:p w:rsidR="00BF3F01" w:rsidRDefault="00BF3F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*Трен истекал кровью и кашлял. Но его глаза говорили за него, что он хочет сделать с Эниси.*</w:t>
      </w:r>
    </w:p>
    <w:p w:rsidR="00BF3F01" w:rsidRDefault="00BF3F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-Живой… Ну значит будет чем заняться, помимо рутины.</w:t>
      </w:r>
    </w:p>
    <w:p w:rsidR="00BF3F01" w:rsidRDefault="00BF3F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аккуратно </w:t>
      </w:r>
      <w:r w:rsidR="00DC0933">
        <w:rPr>
          <w:rFonts w:ascii="Truetypewriter PolyglOTT" w:hAnsi="Truetypewriter PolyglOTT" w:cs="Truetypewriter PolyglOTT"/>
          <w:sz w:val="28"/>
          <w:szCs w:val="28"/>
        </w:rPr>
        <w:t xml:space="preserve">сжал его горло и генерал уснул. Очнулся он прикованный ремнями к </w:t>
      </w:r>
      <w:r w:rsidR="00481CC5">
        <w:rPr>
          <w:rFonts w:ascii="Truetypewriter PolyglOTT" w:hAnsi="Truetypewriter PolyglOTT" w:cs="Truetypewriter PolyglOTT"/>
          <w:sz w:val="28"/>
          <w:szCs w:val="28"/>
        </w:rPr>
        <w:t>койке. Перед ним стоял генерал явно Федеральной внешности. Но на его шевроне был флаг Пимбазена.</w:t>
      </w:r>
      <w:r w:rsidR="001742CD">
        <w:rPr>
          <w:rFonts w:ascii="Truetypewriter PolyglOTT" w:hAnsi="Truetypewriter PolyglOTT" w:cs="Truetypewriter PolyglOTT"/>
          <w:sz w:val="28"/>
          <w:szCs w:val="28"/>
        </w:rPr>
        <w:t xml:space="preserve"> Трен не имел понятия, что его идея с треском провалилась. Плацдарм был взят Пимбазенцами. Теперь можно было идти дальше…</w:t>
      </w:r>
      <w:r>
        <w:rPr>
          <w:rFonts w:ascii="Truetypewriter PolyglOTT" w:hAnsi="Truetypewriter PolyglOTT" w:cs="Truetypewriter PolyglOTT"/>
          <w:sz w:val="28"/>
          <w:szCs w:val="28"/>
        </w:rPr>
        <w:t>*</w:t>
      </w:r>
    </w:p>
    <w:p w:rsidR="00481CC5" w:rsidRDefault="00481CC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-Имя, фамилия, звание…</w:t>
      </w:r>
    </w:p>
    <w:p w:rsidR="00670F34" w:rsidRDefault="008370CB" w:rsidP="008370CB">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24. Ждём чуда? Чудес не бывает…</w:t>
      </w:r>
    </w:p>
    <w:p w:rsidR="008370CB" w:rsidRDefault="002400D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05:12 08.09.2007 </w:t>
      </w:r>
      <w:r w:rsidR="008370CB">
        <w:rPr>
          <w:rFonts w:ascii="Truetypewriter PolyglOTT" w:hAnsi="Truetypewriter PolyglOTT" w:cs="Truetypewriter PolyglOTT"/>
          <w:sz w:val="28"/>
          <w:szCs w:val="28"/>
        </w:rPr>
        <w:t>*Рабочий кабинет Эниси Зофе*</w:t>
      </w:r>
    </w:p>
    <w:p w:rsidR="008370CB" w:rsidRDefault="008370C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-Эниси, нужно развивать наступление, я допросил генерала: Уръерих в крайне уязвимом положении.</w:t>
      </w:r>
    </w:p>
    <w:p w:rsidR="008370CB" w:rsidRDefault="008370C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-Полностью поддерживаю Шрина, это необходимо.</w:t>
      </w:r>
    </w:p>
    <w:p w:rsidR="008370CB" w:rsidRDefault="008370C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-Нет, уважаемые генералы, рано. Я сам хочу взять Магвиль… Но… Но Магвиль – не мир кузница. Захватив его мы получим не ресурсы, а триллион другой голодных ртов. Я напомню, что Магвиль перенаселён. С экологией там тоже не всё хорошо. На нужна Адора, а Адору мы так легко не захватим. За неё будут драться. Так что остаётся только ждать. Ждать и строить корабли.</w:t>
      </w:r>
    </w:p>
    <w:p w:rsidR="008143FF" w:rsidRDefault="008370C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-А толку с кораблей. Сражения</w:t>
      </w:r>
      <w:r w:rsidR="008143FF">
        <w:rPr>
          <w:rFonts w:ascii="Truetypewriter PolyglOTT" w:hAnsi="Truetypewriter PolyglOTT" w:cs="Truetypewriter PolyglOTT"/>
          <w:sz w:val="28"/>
          <w:szCs w:val="28"/>
        </w:rPr>
        <w:t xml:space="preserve"> всё равно не происходят в космо</w:t>
      </w:r>
      <w:r>
        <w:rPr>
          <w:rFonts w:ascii="Truetypewriter PolyglOTT" w:hAnsi="Truetypewriter PolyglOTT" w:cs="Truetypewriter PolyglOTT"/>
          <w:sz w:val="28"/>
          <w:szCs w:val="28"/>
        </w:rPr>
        <w:t>се.</w:t>
      </w:r>
      <w:r w:rsidR="008143FF">
        <w:rPr>
          <w:rFonts w:ascii="Truetypewriter PolyglOTT" w:hAnsi="Truetypewriter PolyglOTT" w:cs="Truetypewriter PolyglOTT"/>
          <w:sz w:val="28"/>
          <w:szCs w:val="28"/>
        </w:rPr>
        <w:t xml:space="preserve"> Сию минуту в любую точку Сильвы может высадится десант. И мы ничего им не сделаем, только разнесём их в сражении.</w:t>
      </w:r>
    </w:p>
    <w:p w:rsidR="008143FF" w:rsidRDefault="008143F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-Да знаю я, Эни. Они также нам до приземления ничего не сделают… Но… Не забывай о том, что не действует больше закон принятый Фонстом. </w:t>
      </w:r>
    </w:p>
    <w:p w:rsidR="00A160B9" w:rsidRDefault="008143F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 достал чертёж из под стола. Казалось смешным, до в Пимбазене никто никогда не задумывался о создании пушек. Простой и эффективной артиллерии. Так или иначе, на столе лежал чертёж зенитного орудия калибра 30 мм. Странно было наличие у неё четырёх стволов, от каждого из которых отходили газовые трубки, имевшие три точки приёма газа. На листе была цифра 12500 – именно на таком расстоянии пушка могла поразить современные ей космические корабли.*</w:t>
      </w:r>
    </w:p>
    <w:p w:rsidR="008370CB" w:rsidDel="008143FF" w:rsidRDefault="00A160B9" w:rsidP="00994F26">
      <w:pPr>
        <w:shd w:val="clear" w:color="auto" w:fill="FFFFFF" w:themeFill="background1"/>
        <w:spacing w:before="240" w:line="240" w:lineRule="auto"/>
        <w:jc w:val="both"/>
        <w:rPr>
          <w:del w:id="0" w:author="Иван" w:date="2024-10-20T10:00:00Z"/>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-Это наш ключ к победе: мы возьмём их не количеством, а качеством. Я распорядился: много тысяч инженеров трудятся сейчас над различными чертежами: пушки, винтовки, зенитки, броня, танки, самолёты, бомбы – всё, что мы смогли позаимствовать у людей. </w:t>
      </w:r>
      <w:r w:rsidR="008143FF">
        <w:rPr>
          <w:rFonts w:ascii="Truetypewriter PolyglOTT" w:hAnsi="Truetypewriter PolyglOTT" w:cs="Truetypewriter PolyglOTT"/>
          <w:sz w:val="28"/>
          <w:szCs w:val="28"/>
        </w:rPr>
        <w:t xml:space="preserve"> </w:t>
      </w:r>
      <w:r w:rsidR="008370CB">
        <w:rPr>
          <w:rFonts w:ascii="Truetypewriter PolyglOTT" w:hAnsi="Truetypewriter PolyglOTT" w:cs="Truetypewriter PolyglOTT"/>
          <w:sz w:val="28"/>
          <w:szCs w:val="28"/>
        </w:rPr>
        <w:t xml:space="preserve"> </w:t>
      </w:r>
    </w:p>
    <w:p w:rsidR="00A160B9" w:rsidRDefault="00A160B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Ши: -А что это за штука? </w:t>
      </w:r>
    </w:p>
    <w:p w:rsidR="008370CB" w:rsidRDefault="00A160B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-А это штука позволит Ли не боятся о том, что завтра нам на голову сядет корабль. Было сложно произвести её на Сильве, но всё же удалось. Сейчас её ставят над нами. Пойдёмте.</w:t>
      </w:r>
    </w:p>
    <w:p w:rsidR="009702CD" w:rsidRDefault="0097286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*До изобретения нитротина оставалось ещё </w:t>
      </w:r>
      <w:r w:rsidR="002400D8">
        <w:rPr>
          <w:rFonts w:ascii="Truetypewriter PolyglOTT" w:hAnsi="Truetypewriter PolyglOTT" w:cs="Truetypewriter PolyglOTT"/>
          <w:sz w:val="28"/>
          <w:szCs w:val="28"/>
        </w:rPr>
        <w:t xml:space="preserve">десять лет. Десять лет уйдёт у учёных Пимбазена, чтобы открыть </w:t>
      </w:r>
      <w:r w:rsidR="002400D8">
        <w:rPr>
          <w:rFonts w:ascii="Truetypewriter PolyglOTT" w:hAnsi="Truetypewriter PolyglOTT" w:cs="Truetypewriter PolyglOTT"/>
          <w:sz w:val="28"/>
          <w:szCs w:val="28"/>
          <w:lang w:val="en-US"/>
        </w:rPr>
        <w:t>W</w:t>
      </w:r>
      <w:r w:rsidR="002400D8" w:rsidRPr="002400D8">
        <w:rPr>
          <w:rFonts w:ascii="Truetypewriter PolyglOTT" w:hAnsi="Truetypewriter PolyglOTT" w:cs="Truetypewriter PolyglOTT"/>
          <w:sz w:val="28"/>
          <w:szCs w:val="28"/>
        </w:rPr>
        <w:t>-</w:t>
      </w:r>
      <w:r w:rsidR="002400D8">
        <w:rPr>
          <w:rFonts w:ascii="Truetypewriter PolyglOTT" w:hAnsi="Truetypewriter PolyglOTT" w:cs="Truetypewriter PolyglOTT"/>
          <w:sz w:val="28"/>
          <w:szCs w:val="28"/>
        </w:rPr>
        <w:t>излучение, способное расплавить коренную породу Сильвы. Но первые пушки, первые машины начали сходить со стапелей Пимбазенских заводов. Для гражданской войны новое оружие стало новым дыханием. Но Эниси три года оборонял две планеты и копил силы. За это время число солдат Пимбазенской армии достигло 10 миллиардов, против одного, который отразил 12 миллиардную атаку. В элите состояло 300029 пимбуров. Пимбазенский флот пополнили множество новых космических кораблей. Самые известные из них «Нифэ Калипсо» и «Нифэ Калапсо». Корабли были вооружены по последнему слову техники. Их энергетическими установками служили ядерные реакторы. Что выгодно отличало их от всех других кораблей, работавших на аккумуляторах. В 2010 году случилось ещё одно невероя</w:t>
      </w:r>
      <w:r w:rsidR="009702CD">
        <w:rPr>
          <w:rFonts w:ascii="Truetypewriter PolyglOTT" w:hAnsi="Truetypewriter PolyglOTT" w:cs="Truetypewriter PolyglOTT"/>
          <w:sz w:val="28"/>
          <w:szCs w:val="28"/>
        </w:rPr>
        <w:t xml:space="preserve">тно важное для истории событие: Пимбазенские инженеры разработали двигатель, работавший на электричестве, без применения любого вида топлива. Этот факт позволил новейшим кораблям летать ещё быстрее и забыть слово «дозаправка в полёте». Был создан флот: 20 линкоров, 40 крейсеров, 50 эсминцев, 15 субмарин и 1 авианосец. Первые реактивные самолёты «Сквиж» были созданы в Пимбазене. Их невероятная манёвренность и скорость в 2 маха сохранит их популярность даже </w:t>
      </w:r>
      <w:r w:rsidR="009702CD">
        <w:rPr>
          <w:rFonts w:ascii="Truetypewriter PolyglOTT" w:hAnsi="Truetypewriter PolyglOTT" w:cs="Truetypewriter PolyglOTT"/>
          <w:sz w:val="28"/>
          <w:szCs w:val="28"/>
        </w:rPr>
        <w:lastRenderedPageBreak/>
        <w:t xml:space="preserve">после введения в эксплуатацию самолётов </w:t>
      </w:r>
      <w:r w:rsidR="009702CD">
        <w:rPr>
          <w:rFonts w:ascii="Truetypewriter PolyglOTT" w:hAnsi="Truetypewriter PolyglOTT" w:cs="Truetypewriter PolyglOTT"/>
          <w:sz w:val="28"/>
          <w:szCs w:val="24"/>
        </w:rPr>
        <w:t>Синарэ(Серебренные орлы, истребитель) и Зосиарэ(Золотые совы, бомбардировщик-штурмавик)</w:t>
      </w:r>
      <w:r w:rsidR="009702CD">
        <w:rPr>
          <w:rFonts w:ascii="Truetypewriter PolyglOTT" w:hAnsi="Truetypewriter PolyglOTT" w:cs="Truetypewriter PolyglOTT"/>
          <w:sz w:val="28"/>
          <w:szCs w:val="28"/>
        </w:rPr>
        <w:t>. Пимбазенцам было тесно на планетах и хотелось освободить свой народ окончательно. И время пришло…</w:t>
      </w:r>
      <w:r>
        <w:rPr>
          <w:rFonts w:ascii="Truetypewriter PolyglOTT" w:hAnsi="Truetypewriter PolyglOTT" w:cs="Truetypewriter PolyglOTT"/>
          <w:sz w:val="28"/>
          <w:szCs w:val="28"/>
        </w:rPr>
        <w:t>*</w:t>
      </w:r>
    </w:p>
    <w:p w:rsidR="009702CD" w:rsidRDefault="005B21E8" w:rsidP="009702CD">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25</w:t>
      </w:r>
      <w:r w:rsidR="009702CD">
        <w:rPr>
          <w:rFonts w:ascii="Truetypewriter PolyglOTT" w:hAnsi="Truetypewriter PolyglOTT" w:cs="Truetypewriter PolyglOTT"/>
          <w:b/>
          <w:sz w:val="36"/>
          <w:szCs w:val="28"/>
        </w:rPr>
        <w:t>. Никто никогда не вернётся в…</w:t>
      </w:r>
    </w:p>
    <w:p w:rsidR="009702CD" w:rsidRDefault="001F5424" w:rsidP="001F542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21:47 07.08.2010 *Земля. Стоял жаркий июльский вечер. Эниси впервые с 2007-ого года прилетел на чуждую ему планету. Долгие годы он не видя солнца в бункере чертил планы нападения, считал риски и трудился над секретным проектом. Было готово всё: оставалось лишь взять Адору – концерн, мир-кузницу, где производилась самая лучшая электроника содружества. На завтра была запланирована эта атака, и желая навестить могилу брата, Эниси наконец-то выбрался из катакомб.*</w:t>
      </w:r>
    </w:p>
    <w:p w:rsidR="003116CE" w:rsidRDefault="001F5424" w:rsidP="001F542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-О Тао, как мне тебя не хватает. Ты столько для меня сделал, а я для тебя взамен… Ничего… Но ты ведь я надеюсь сможешь меня простить? Всегда прощал… Тао, завтра наступит кульминационный момент, завтра мы возьмём Адору… А дальше закончится это кровопролитная гражданская война… Да, знаю. За одной войной идёт другая… Но не так просто победить Федерацию. На эту </w:t>
      </w:r>
      <w:r w:rsidR="003116CE">
        <w:rPr>
          <w:rFonts w:ascii="Truetypewriter PolyglOTT" w:hAnsi="Truetypewriter PolyglOTT" w:cs="Truetypewriter PolyglOTT"/>
          <w:sz w:val="28"/>
          <w:szCs w:val="28"/>
        </w:rPr>
        <w:t>уйдут годы но рано или поздно над К</w:t>
      </w:r>
      <w:r w:rsidR="003116CE" w:rsidRPr="003116CE">
        <w:rPr>
          <w:rFonts w:ascii="Truetypewriter PolyglOTT" w:hAnsi="Truetypewriter PolyglOTT" w:cs="Truetypewriter PolyglOTT"/>
          <w:sz w:val="28"/>
          <w:szCs w:val="28"/>
        </w:rPr>
        <w:t>’</w:t>
      </w:r>
      <w:r w:rsidR="003116CE">
        <w:rPr>
          <w:rFonts w:ascii="Truetypewriter PolyglOTT" w:hAnsi="Truetypewriter PolyglOTT" w:cs="Truetypewriter PolyglOTT"/>
          <w:sz w:val="28"/>
          <w:szCs w:val="28"/>
        </w:rPr>
        <w:t>бинстом поднимется бело-синий флаг Пимбазена… От вечных войн устаёшь… Табуры три года безуспешно штурмуют нас… Ну что ж, ответим!?</w:t>
      </w:r>
    </w:p>
    <w:p w:rsidR="003116CE" w:rsidRDefault="003116CE" w:rsidP="001F542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-Я знала, что ты здесь, Эниси. Ли просил разыскать тебя, в срочном порядке.</w:t>
      </w:r>
    </w:p>
    <w:p w:rsidR="003116CE" w:rsidRDefault="003116CE" w:rsidP="001F542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-Дай мне пять минут… </w:t>
      </w:r>
    </w:p>
    <w:p w:rsidR="003116CE" w:rsidRDefault="003116CE" w:rsidP="001F542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-Тао в лучшем из миров, и ты это знаешь. Но сейчас, здесь, вы, Эниси Нильс Фирцино Зофе нужны, нужны, как никогда…</w:t>
      </w:r>
    </w:p>
    <w:p w:rsidR="003116CE" w:rsidRDefault="003116CE" w:rsidP="001F542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Эниси*Вздыхая*: -Пойдём</w:t>
      </w:r>
    </w:p>
    <w:p w:rsidR="001F5424" w:rsidRDefault="003116CE" w:rsidP="001F542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*Он взял свою трость </w:t>
      </w:r>
      <w:r w:rsidR="006D50A6">
        <w:rPr>
          <w:rFonts w:ascii="Truetypewriter PolyglOTT" w:hAnsi="Truetypewriter PolyglOTT" w:cs="Truetypewriter PolyglOTT"/>
          <w:sz w:val="28"/>
          <w:szCs w:val="28"/>
        </w:rPr>
        <w:t>и хромая на правую ногу пошёл к</w:t>
      </w:r>
      <w:r>
        <w:rPr>
          <w:rFonts w:ascii="Truetypewriter PolyglOTT" w:hAnsi="Truetypewriter PolyglOTT" w:cs="Truetypewriter PolyglOTT"/>
          <w:sz w:val="28"/>
          <w:szCs w:val="28"/>
        </w:rPr>
        <w:t xml:space="preserve"> кораблю. Спустя час они с Сонэ были на Сильве. Планету было не узнать: везде стояли космические корабли, а по дорогам к этим кораблям маршировали миллионы солдат, ехали танки и самолёты. Армия была готова, и была готова настолько, что планировала взять не только Адору, но и Магвиль с парой тройкой других аграрных систем.* </w:t>
      </w:r>
    </w:p>
    <w:p w:rsidR="009702CD" w:rsidRDefault="003116C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На мостике флагмана «Нимфа Колапсо» собрались все приближённые Эниси: Шрин и </w:t>
      </w:r>
      <w:r w:rsidR="00FF2340">
        <w:rPr>
          <w:rFonts w:ascii="Truetypewriter PolyglOTT" w:hAnsi="Truetypewriter PolyglOTT" w:cs="Truetypewriter PolyglOTT"/>
          <w:sz w:val="28"/>
          <w:szCs w:val="28"/>
        </w:rPr>
        <w:t>Силь</w:t>
      </w:r>
      <w:r>
        <w:rPr>
          <w:rFonts w:ascii="Truetypewriter PolyglOTT" w:hAnsi="Truetypewriter PolyglOTT" w:cs="Truetypewriter PolyglOTT"/>
          <w:sz w:val="28"/>
          <w:szCs w:val="28"/>
        </w:rPr>
        <w:t xml:space="preserve"> Кришлау</w:t>
      </w:r>
      <w:r w:rsidR="00FF2340">
        <w:rPr>
          <w:rFonts w:ascii="Truetypewriter PolyglOTT" w:hAnsi="Truetypewriter PolyglOTT" w:cs="Truetypewriter PolyglOTT"/>
          <w:sz w:val="28"/>
          <w:szCs w:val="28"/>
        </w:rPr>
        <w:t xml:space="preserve">, Эниси Ли, </w:t>
      </w:r>
      <w:r>
        <w:rPr>
          <w:rFonts w:ascii="Truetypewriter PolyglOTT" w:hAnsi="Truetypewriter PolyglOTT" w:cs="Truetypewriter PolyglOTT"/>
          <w:sz w:val="28"/>
          <w:szCs w:val="28"/>
        </w:rPr>
        <w:t xml:space="preserve"> </w:t>
      </w:r>
      <w:r w:rsidR="00FF2340">
        <w:rPr>
          <w:rFonts w:ascii="Truetypewriter PolyglOTT" w:hAnsi="Truetypewriter PolyglOTT" w:cs="Truetypewriter PolyglOTT"/>
          <w:sz w:val="28"/>
          <w:szCs w:val="28"/>
        </w:rPr>
        <w:t>Норст и Жифэ Каале. Эниси Зофе и Сонэ Ли вошли на мостик.</w:t>
      </w:r>
      <w:r w:rsidR="00E30075">
        <w:rPr>
          <w:rFonts w:ascii="Truetypewriter PolyglOTT" w:hAnsi="Truetypewriter PolyglOTT" w:cs="Truetypewriter PolyglOTT"/>
          <w:sz w:val="28"/>
          <w:szCs w:val="28"/>
        </w:rPr>
        <w:t xml:space="preserve"> </w:t>
      </w:r>
    </w:p>
    <w:p w:rsidR="00E30075" w:rsidRDefault="00E3007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-Эниси, всё готово, пора выдвигаться.</w:t>
      </w:r>
    </w:p>
    <w:p w:rsidR="00E30075" w:rsidRDefault="00E3007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-Давно пора, можно было меня не ждать. Все планы у вас на руках. *Сказал он улыбаясь*</w:t>
      </w:r>
    </w:p>
    <w:p w:rsidR="00E30075" w:rsidRDefault="00E3007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Ли: -А мне казалось это дело всей твой жизни, Эни. Не так ли?</w:t>
      </w:r>
    </w:p>
    <w:p w:rsidR="00E30075" w:rsidRDefault="00E3007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-Всё так, но ваш суммарный вклад куда больше чем мой: «Семеро одного не ждут»</w:t>
      </w:r>
    </w:p>
    <w:p w:rsidR="00E30075" w:rsidRDefault="00E3007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Си: -Зато ты сделал для этого больше всех. </w:t>
      </w:r>
    </w:p>
    <w:p w:rsidR="00E30075" w:rsidRDefault="00E3007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*Достав из ножен свой нож Эниси подошёл к громкоговорителю.</w:t>
      </w:r>
      <w:r w:rsidR="006531DC" w:rsidRPr="006531DC">
        <w:rPr>
          <w:rFonts w:ascii="Truetypewriter PolyglOTT" w:hAnsi="Truetypewriter PolyglOTT" w:cs="Truetypewriter PolyglOTT"/>
          <w:sz w:val="28"/>
          <w:szCs w:val="28"/>
        </w:rPr>
        <w:t xml:space="preserve"> </w:t>
      </w:r>
      <w:r w:rsidR="006531DC">
        <w:rPr>
          <w:rFonts w:ascii="Truetypewriter PolyglOTT" w:hAnsi="Truetypewriter PolyglOTT" w:cs="Truetypewriter PolyglOTT"/>
          <w:sz w:val="28"/>
          <w:szCs w:val="28"/>
        </w:rPr>
        <w:t>И жестикулирую произнёс.</w:t>
      </w:r>
      <w:r>
        <w:rPr>
          <w:rFonts w:ascii="Truetypewriter PolyglOTT" w:hAnsi="Truetypewriter PolyglOTT" w:cs="Truetypewriter PolyglOTT"/>
          <w:sz w:val="28"/>
          <w:szCs w:val="28"/>
        </w:rPr>
        <w:t xml:space="preserve"> *</w:t>
      </w:r>
    </w:p>
    <w:p w:rsidR="00E30075" w:rsidRPr="006D50A6" w:rsidRDefault="00E3007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w:t>
      </w:r>
      <w:r w:rsidR="008B3BBB">
        <w:rPr>
          <w:rFonts w:ascii="Truetypewriter PolyglOTT" w:hAnsi="Truetypewriter PolyglOTT" w:cs="Truetypewriter PolyglOTT"/>
          <w:sz w:val="28"/>
          <w:szCs w:val="28"/>
        </w:rPr>
        <w:t xml:space="preserve">«Дев мез, дев моз, ден жун. Фэгрэла тостор, гатро ношо, мэра, нифор.» </w:t>
      </w:r>
    </w:p>
    <w:p w:rsidR="005B21E8" w:rsidRDefault="005B21E8" w:rsidP="005B21E8">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26. Корабли ушли из жемчужной гавани…</w:t>
      </w:r>
    </w:p>
    <w:p w:rsidR="004E3776" w:rsidRDefault="005B21E8" w:rsidP="00E55DD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04:00 08.08.2010</w:t>
      </w:r>
      <w:r w:rsidR="00EE55EA">
        <w:rPr>
          <w:rFonts w:ascii="Truetypewriter PolyglOTT" w:hAnsi="Truetypewriter PolyglOTT" w:cs="Truetypewriter PolyglOTT"/>
          <w:sz w:val="28"/>
          <w:szCs w:val="28"/>
        </w:rPr>
        <w:t xml:space="preserve"> *В ответ на:*</w:t>
      </w:r>
    </w:p>
    <w:p w:rsidR="004E3776" w:rsidRPr="006C3542" w:rsidRDefault="004E3776" w:rsidP="004E3776">
      <w:pPr>
        <w:jc w:val="both"/>
        <w:rPr>
          <w:rFonts w:ascii="Truetypewriter PolyglOTT" w:hAnsi="Truetypewriter PolyglOTT" w:cs="Truetypewriter PolyglOTT"/>
          <w:sz w:val="28"/>
          <w:szCs w:val="36"/>
        </w:rPr>
      </w:pPr>
      <w:r w:rsidRPr="006C3542">
        <w:rPr>
          <w:rFonts w:ascii="Truetypewriter PolyglOTT" w:hAnsi="Truetypewriter PolyglOTT" w:cs="Truetypewriter PolyglOTT"/>
          <w:sz w:val="28"/>
          <w:szCs w:val="36"/>
        </w:rPr>
        <w:t>Главнокомандующем</w:t>
      </w:r>
      <w:r>
        <w:rPr>
          <w:rFonts w:ascii="Truetypewriter PolyglOTT" w:hAnsi="Truetypewriter PolyglOTT" w:cs="Truetypewriter PolyglOTT"/>
          <w:sz w:val="28"/>
          <w:szCs w:val="36"/>
        </w:rPr>
        <w:t>у Федеральных войск Фонсту Каале</w:t>
      </w:r>
      <w:r w:rsidR="00E55DD1">
        <w:rPr>
          <w:rFonts w:ascii="Truetypewriter PolyglOTT" w:hAnsi="Truetypewriter PolyglOTT" w:cs="Truetypewriter PolyglOTT"/>
          <w:sz w:val="28"/>
          <w:szCs w:val="36"/>
        </w:rPr>
        <w:t xml:space="preserve"> 343'</w:t>
      </w:r>
      <w:r w:rsidR="006439F0">
        <w:rPr>
          <w:rFonts w:ascii="Truetypewriter PolyglOTT" w:hAnsi="Truetypewriter PolyglOTT" w:cs="Truetypewriter PolyglOTT"/>
          <w:sz w:val="28"/>
          <w:szCs w:val="36"/>
        </w:rPr>
        <w:t>20''00</w:t>
      </w:r>
      <w:r w:rsidRPr="006C3542">
        <w:rPr>
          <w:rFonts w:ascii="Truetypewriter PolyglOTT" w:hAnsi="Truetypewriter PolyglOTT" w:cs="Truetypewriter PolyglOTT"/>
          <w:sz w:val="28"/>
          <w:szCs w:val="36"/>
        </w:rPr>
        <w:t xml:space="preserve"> град. 600</w:t>
      </w:r>
      <w:r>
        <w:rPr>
          <w:rFonts w:ascii="Truetypewriter PolyglOTT" w:hAnsi="Truetypewriter PolyglOTT" w:cs="Truetypewriter PolyglOTT"/>
          <w:sz w:val="28"/>
          <w:szCs w:val="36"/>
        </w:rPr>
        <w:t>3</w:t>
      </w:r>
      <w:r w:rsidRPr="006C3542">
        <w:rPr>
          <w:rFonts w:ascii="Truetypewriter PolyglOTT" w:hAnsi="Truetypewriter PolyglOTT" w:cs="Truetypewriter PolyglOTT"/>
          <w:sz w:val="28"/>
          <w:szCs w:val="36"/>
        </w:rPr>
        <w:t xml:space="preserve"> об. </w:t>
      </w:r>
      <w:r w:rsidRPr="006C3542">
        <w:rPr>
          <w:rFonts w:ascii="Truetypewriter PolyglOTT" w:hAnsi="Truetypewriter PolyglOTT" w:cs="Truetypewriter PolyglOTT"/>
          <w:sz w:val="28"/>
          <w:szCs w:val="36"/>
          <w:lang w:val="en-US"/>
        </w:rPr>
        <w:t>KBI</w:t>
      </w:r>
      <w:r w:rsidRPr="006C3542">
        <w:rPr>
          <w:rFonts w:ascii="Truetypewriter PolyglOTT" w:hAnsi="Truetypewriter PolyglOTT" w:cs="Truetypewriter PolyglOTT"/>
          <w:sz w:val="28"/>
          <w:szCs w:val="36"/>
        </w:rPr>
        <w:t>-1.</w:t>
      </w:r>
    </w:p>
    <w:p w:rsidR="004E3776" w:rsidRPr="006C3542" w:rsidRDefault="004E3776" w:rsidP="004E3776">
      <w:pPr>
        <w:jc w:val="both"/>
        <w:rPr>
          <w:rFonts w:ascii="Truetypewriter PolyglOTT" w:hAnsi="Truetypewriter PolyglOTT" w:cs="Truetypewriter PolyglOTT"/>
          <w:sz w:val="28"/>
          <w:szCs w:val="36"/>
        </w:rPr>
      </w:pPr>
      <w:r w:rsidRPr="006C3542">
        <w:rPr>
          <w:rFonts w:ascii="Truetypewriter PolyglOTT" w:hAnsi="Truetypewriter PolyglOTT" w:cs="Truetypewriter PolyglOTT"/>
          <w:sz w:val="28"/>
          <w:szCs w:val="36"/>
        </w:rPr>
        <w:tab/>
        <w:t xml:space="preserve">Сегодня в </w:t>
      </w:r>
      <w:r w:rsidR="006439F0">
        <w:rPr>
          <w:rFonts w:ascii="Truetypewriter PolyglOTT" w:hAnsi="Truetypewriter PolyglOTT" w:cs="Truetypewriter PolyglOTT"/>
          <w:sz w:val="28"/>
          <w:szCs w:val="36"/>
        </w:rPr>
        <w:t>343'14''46</w:t>
      </w:r>
      <w:r w:rsidRPr="006C3542">
        <w:rPr>
          <w:rFonts w:ascii="Truetypewriter PolyglOTT" w:hAnsi="Truetypewriter PolyglOTT" w:cs="Truetypewriter PolyglOTT"/>
          <w:sz w:val="28"/>
          <w:szCs w:val="36"/>
        </w:rPr>
        <w:t xml:space="preserve"> градусов по движению планеты </w:t>
      </w:r>
      <w:r w:rsidRPr="006C3542">
        <w:rPr>
          <w:rFonts w:ascii="Truetypewriter PolyglOTT" w:hAnsi="Truetypewriter PolyglOTT" w:cs="Truetypewriter PolyglOTT"/>
          <w:sz w:val="28"/>
          <w:szCs w:val="36"/>
          <w:lang w:val="en-US"/>
        </w:rPr>
        <w:t>KBI</w:t>
      </w:r>
      <w:r w:rsidRPr="006C3542">
        <w:rPr>
          <w:rFonts w:ascii="Truetypewriter PolyglOTT" w:hAnsi="Truetypewriter PolyglOTT" w:cs="Truetypewriter PolyglOTT"/>
          <w:sz w:val="28"/>
          <w:szCs w:val="36"/>
        </w:rPr>
        <w:t xml:space="preserve">-1, относительно материнской звезды </w:t>
      </w:r>
      <w:r w:rsidRPr="006C3542">
        <w:rPr>
          <w:rFonts w:ascii="Truetypewriter PolyglOTT" w:hAnsi="Truetypewriter PolyglOTT" w:cs="Truetypewriter PolyglOTT"/>
          <w:sz w:val="28"/>
          <w:szCs w:val="36"/>
          <w:lang w:val="en-US"/>
        </w:rPr>
        <w:t>A</w:t>
      </w:r>
      <w:r w:rsidRPr="006C3542">
        <w:rPr>
          <w:rFonts w:ascii="Truetypewriter PolyglOTT" w:hAnsi="Truetypewriter PolyglOTT" w:cs="Truetypewriter PolyglOTT"/>
          <w:sz w:val="28"/>
          <w:szCs w:val="36"/>
        </w:rPr>
        <w:t xml:space="preserve">-1. Сепаратистские войска </w:t>
      </w:r>
      <w:r>
        <w:rPr>
          <w:rFonts w:ascii="Truetypewriter PolyglOTT" w:hAnsi="Truetypewriter PolyglOTT" w:cs="Truetypewriter PolyglOTT"/>
          <w:sz w:val="28"/>
          <w:szCs w:val="36"/>
        </w:rPr>
        <w:t>республики</w:t>
      </w:r>
      <w:r w:rsidRPr="006C3542">
        <w:rPr>
          <w:rFonts w:ascii="Truetypewriter PolyglOTT" w:hAnsi="Truetypewriter PolyglOTT" w:cs="Truetypewriter PolyglOTT"/>
          <w:sz w:val="28"/>
          <w:szCs w:val="36"/>
        </w:rPr>
        <w:t xml:space="preserve"> «П</w:t>
      </w:r>
      <w:r w:rsidR="006439F0">
        <w:rPr>
          <w:rFonts w:ascii="Truetypewriter PolyglOTT" w:hAnsi="Truetypewriter PolyglOTT" w:cs="Truetypewriter PolyglOTT"/>
          <w:sz w:val="28"/>
          <w:szCs w:val="36"/>
        </w:rPr>
        <w:t xml:space="preserve">имбезн» под командованием сепаратиста </w:t>
      </w:r>
      <w:r w:rsidRPr="006C3542">
        <w:rPr>
          <w:rFonts w:ascii="Truetypewriter PolyglOTT" w:hAnsi="Truetypewriter PolyglOTT" w:cs="Truetypewriter PolyglOTT"/>
          <w:sz w:val="28"/>
          <w:szCs w:val="36"/>
        </w:rPr>
        <w:t xml:space="preserve">Эниси Фирцино Нильс Зофе атаковали </w:t>
      </w:r>
      <w:r w:rsidR="00AE0AC5">
        <w:rPr>
          <w:rFonts w:ascii="Truetypewriter PolyglOTT" w:hAnsi="Truetypewriter PolyglOTT" w:cs="Truetypewriter PolyglOTT"/>
          <w:sz w:val="28"/>
          <w:szCs w:val="36"/>
        </w:rPr>
        <w:t>ряд пре</w:t>
      </w:r>
      <w:r w:rsidR="006439F0">
        <w:rPr>
          <w:rFonts w:ascii="Truetypewriter PolyglOTT" w:hAnsi="Truetypewriter PolyglOTT" w:cs="Truetypewriter PolyglOTT"/>
          <w:sz w:val="28"/>
          <w:szCs w:val="36"/>
        </w:rPr>
        <w:t xml:space="preserve">фектур республики Пимбазен: </w:t>
      </w:r>
      <w:r w:rsidRPr="006C3542">
        <w:rPr>
          <w:rFonts w:ascii="Truetypewriter PolyglOTT" w:hAnsi="Truetypewriter PolyglOTT" w:cs="Truetypewriter PolyglOTT"/>
          <w:sz w:val="28"/>
          <w:szCs w:val="36"/>
        </w:rPr>
        <w:t>столицу Пимбазена – Магвиль</w:t>
      </w:r>
      <w:r w:rsidR="006439F0">
        <w:rPr>
          <w:rFonts w:ascii="Truetypewriter PolyglOTT" w:hAnsi="Truetypewriter PolyglOTT" w:cs="Truetypewriter PolyglOTT"/>
          <w:sz w:val="28"/>
          <w:szCs w:val="36"/>
        </w:rPr>
        <w:t>, мир-кузницу Адора, Лимирию и Согаалию</w:t>
      </w:r>
      <w:r w:rsidRPr="006C3542">
        <w:rPr>
          <w:rFonts w:ascii="Truetypewriter PolyglOTT" w:hAnsi="Truetypewriter PolyglOTT" w:cs="Truetypewriter PolyglOTT"/>
          <w:sz w:val="28"/>
          <w:szCs w:val="36"/>
        </w:rPr>
        <w:t xml:space="preserve">. </w:t>
      </w:r>
      <w:r w:rsidR="006439F0">
        <w:rPr>
          <w:rFonts w:ascii="Truetypewriter PolyglOTT" w:hAnsi="Truetypewriter PolyglOTT" w:cs="Truetypewriter PolyglOTT"/>
          <w:sz w:val="28"/>
          <w:szCs w:val="36"/>
        </w:rPr>
        <w:t>Регулярная армия Пимбазена не спр</w:t>
      </w:r>
      <w:r w:rsidR="00296440">
        <w:rPr>
          <w:rFonts w:ascii="Truetypewriter PolyglOTT" w:hAnsi="Truetypewriter PolyglOTT" w:cs="Truetypewriter PolyglOTT"/>
          <w:sz w:val="28"/>
          <w:szCs w:val="36"/>
        </w:rPr>
        <w:t>авляется. Чис</w:t>
      </w:r>
      <w:r w:rsidR="00AE0AC5">
        <w:rPr>
          <w:rFonts w:ascii="Truetypewriter PolyglOTT" w:hAnsi="Truetypewriter PolyglOTT" w:cs="Truetypewriter PolyglOTT"/>
          <w:sz w:val="28"/>
          <w:szCs w:val="36"/>
        </w:rPr>
        <w:t>ленность повстанцев в 20 раз превосходит оставшийся контенгент. Концерн Эльмес без ко</w:t>
      </w:r>
      <w:r w:rsidR="006439F0">
        <w:rPr>
          <w:rFonts w:ascii="Truetypewriter PolyglOTT" w:hAnsi="Truetypewriter PolyglOTT" w:cs="Truetypewriter PolyglOTT"/>
          <w:sz w:val="28"/>
          <w:szCs w:val="36"/>
        </w:rPr>
        <w:t>мандования Фризеса Жемаарэ не справляется с нагрузкой.</w:t>
      </w:r>
      <w:r w:rsidR="00562B28">
        <w:rPr>
          <w:rFonts w:ascii="Truetypewriter PolyglOTT" w:hAnsi="Truetypewriter PolyglOTT" w:cs="Truetypewriter PolyglOTT"/>
          <w:sz w:val="28"/>
          <w:szCs w:val="36"/>
        </w:rPr>
        <w:t xml:space="preserve"> Прошу разрешение на введение миротворческого контингента на территорию Пимбазена, с целью отбить </w:t>
      </w:r>
      <w:r w:rsidR="00D67BC8">
        <w:rPr>
          <w:rFonts w:ascii="Truetypewriter PolyglOTT" w:hAnsi="Truetypewriter PolyglOTT" w:cs="Truetypewriter PolyglOTT"/>
          <w:sz w:val="28"/>
          <w:szCs w:val="36"/>
        </w:rPr>
        <w:t>указанные</w:t>
      </w:r>
      <w:r w:rsidR="00AE0AC5">
        <w:rPr>
          <w:rFonts w:ascii="Truetypewriter PolyglOTT" w:hAnsi="Truetypewriter PolyglOTT" w:cs="Truetypewriter PolyglOTT"/>
          <w:sz w:val="28"/>
          <w:szCs w:val="36"/>
        </w:rPr>
        <w:t xml:space="preserve"> системы.</w:t>
      </w:r>
    </w:p>
    <w:p w:rsidR="004E3776" w:rsidRPr="006C3542" w:rsidRDefault="004E3776" w:rsidP="004E3776">
      <w:pPr>
        <w:jc w:val="both"/>
        <w:rPr>
          <w:rFonts w:ascii="Truetypewriter PolyglOTT" w:hAnsi="Truetypewriter PolyglOTT" w:cs="Truetypewriter PolyglOTT"/>
          <w:sz w:val="28"/>
          <w:szCs w:val="36"/>
        </w:rPr>
      </w:pPr>
      <w:r w:rsidRPr="006C3542">
        <w:rPr>
          <w:rFonts w:ascii="Truetypewriter PolyglOTT" w:hAnsi="Truetypewriter PolyglOTT" w:cs="Truetypewriter PolyglOTT"/>
          <w:sz w:val="28"/>
          <w:szCs w:val="36"/>
        </w:rPr>
        <w:t xml:space="preserve">Генерал-полковник сектора «Восток-15» </w:t>
      </w:r>
      <w:r w:rsidR="00562B28">
        <w:rPr>
          <w:rFonts w:ascii="Truetypewriter PolyglOTT" w:hAnsi="Truetypewriter PolyglOTT" w:cs="Truetypewriter PolyglOTT"/>
          <w:sz w:val="28"/>
          <w:szCs w:val="36"/>
        </w:rPr>
        <w:t>Гэриарий Гориу</w:t>
      </w:r>
      <w:r w:rsidRPr="006C3542">
        <w:rPr>
          <w:rFonts w:ascii="Truetypewriter PolyglOTT" w:hAnsi="Truetypewriter PolyglOTT" w:cs="Truetypewriter PolyglOTT"/>
          <w:sz w:val="28"/>
          <w:szCs w:val="36"/>
        </w:rPr>
        <w:t xml:space="preserve"> </w:t>
      </w:r>
    </w:p>
    <w:p w:rsidR="004E3776" w:rsidRPr="006C3542" w:rsidRDefault="004E3776" w:rsidP="004E3776">
      <w:pPr>
        <w:jc w:val="both"/>
        <w:rPr>
          <w:rFonts w:ascii="Truetypewriter PolyglOTT" w:hAnsi="Truetypewriter PolyglOTT" w:cs="Truetypewriter PolyglOTT"/>
          <w:sz w:val="28"/>
          <w:szCs w:val="36"/>
        </w:rPr>
      </w:pPr>
    </w:p>
    <w:p w:rsidR="004E3776" w:rsidRPr="006C3542" w:rsidRDefault="004E3776" w:rsidP="004E3776">
      <w:pPr>
        <w:jc w:val="both"/>
        <w:rPr>
          <w:rFonts w:ascii="Truetypewriter PolyglOTT" w:hAnsi="Truetypewriter PolyglOTT" w:cs="Truetypewriter PolyglOTT"/>
          <w:sz w:val="28"/>
          <w:szCs w:val="36"/>
        </w:rPr>
      </w:pPr>
      <w:r w:rsidRPr="006C3542">
        <w:rPr>
          <w:rFonts w:ascii="Truetypewriter PolyglOTT" w:hAnsi="Truetypewriter PolyglOTT" w:cs="Truetypewriter PolyglOTT"/>
          <w:sz w:val="28"/>
          <w:szCs w:val="36"/>
        </w:rPr>
        <w:t xml:space="preserve">Генералу-полковнику сектора «Восток-15» </w:t>
      </w:r>
      <w:r w:rsidR="00AE0AC5">
        <w:rPr>
          <w:rFonts w:ascii="Truetypewriter PolyglOTT" w:hAnsi="Truetypewriter PolyglOTT" w:cs="Truetypewriter PolyglOTT"/>
          <w:sz w:val="28"/>
          <w:szCs w:val="36"/>
        </w:rPr>
        <w:t>Гэриарию Гориу</w:t>
      </w:r>
      <w:r w:rsidR="00AE0AC5" w:rsidRPr="006C3542">
        <w:rPr>
          <w:rFonts w:ascii="Truetypewriter PolyglOTT" w:hAnsi="Truetypewriter PolyglOTT" w:cs="Truetypewriter PolyglOTT"/>
          <w:sz w:val="28"/>
          <w:szCs w:val="36"/>
        </w:rPr>
        <w:t xml:space="preserve"> </w:t>
      </w:r>
      <w:r w:rsidR="00AE0AC5">
        <w:rPr>
          <w:rFonts w:ascii="Truetypewriter PolyglOTT" w:hAnsi="Truetypewriter PolyglOTT" w:cs="Truetypewriter PolyglOTT"/>
          <w:sz w:val="28"/>
          <w:szCs w:val="36"/>
        </w:rPr>
        <w:t>343'20''00</w:t>
      </w:r>
      <w:r w:rsidR="00AE0AC5" w:rsidRPr="006C3542">
        <w:rPr>
          <w:rFonts w:ascii="Truetypewriter PolyglOTT" w:hAnsi="Truetypewriter PolyglOTT" w:cs="Truetypewriter PolyglOTT"/>
          <w:sz w:val="28"/>
          <w:szCs w:val="36"/>
        </w:rPr>
        <w:t xml:space="preserve"> град. 600</w:t>
      </w:r>
      <w:r w:rsidR="00AE0AC5">
        <w:rPr>
          <w:rFonts w:ascii="Truetypewriter PolyglOTT" w:hAnsi="Truetypewriter PolyglOTT" w:cs="Truetypewriter PolyglOTT"/>
          <w:sz w:val="28"/>
          <w:szCs w:val="36"/>
        </w:rPr>
        <w:t>3</w:t>
      </w:r>
      <w:r w:rsidR="00AE0AC5" w:rsidRPr="006C3542">
        <w:rPr>
          <w:rFonts w:ascii="Truetypewriter PolyglOTT" w:hAnsi="Truetypewriter PolyglOTT" w:cs="Truetypewriter PolyglOTT"/>
          <w:sz w:val="28"/>
          <w:szCs w:val="36"/>
        </w:rPr>
        <w:t xml:space="preserve"> об. </w:t>
      </w:r>
      <w:r w:rsidR="00AE0AC5" w:rsidRPr="006C3542">
        <w:rPr>
          <w:rFonts w:ascii="Truetypewriter PolyglOTT" w:hAnsi="Truetypewriter PolyglOTT" w:cs="Truetypewriter PolyglOTT"/>
          <w:sz w:val="28"/>
          <w:szCs w:val="36"/>
          <w:lang w:val="en-US"/>
        </w:rPr>
        <w:t>KBI</w:t>
      </w:r>
      <w:r w:rsidR="00AE0AC5">
        <w:rPr>
          <w:rFonts w:ascii="Truetypewriter PolyglOTT" w:hAnsi="Truetypewriter PolyglOTT" w:cs="Truetypewriter PolyglOTT"/>
          <w:sz w:val="28"/>
          <w:szCs w:val="36"/>
        </w:rPr>
        <w:t>-1.</w:t>
      </w:r>
    </w:p>
    <w:p w:rsidR="004E3776" w:rsidRDefault="004E3776" w:rsidP="00AE0AC5">
      <w:pPr>
        <w:jc w:val="both"/>
        <w:rPr>
          <w:rFonts w:ascii="Truetypewriter PolyglOTT" w:hAnsi="Truetypewriter PolyglOTT" w:cs="Truetypewriter PolyglOTT"/>
          <w:sz w:val="28"/>
          <w:szCs w:val="36"/>
        </w:rPr>
      </w:pPr>
      <w:r w:rsidRPr="006C3542">
        <w:rPr>
          <w:rFonts w:ascii="Truetypewriter PolyglOTT" w:hAnsi="Truetypewriter PolyglOTT" w:cs="Truetypewriter PolyglOTT"/>
          <w:sz w:val="28"/>
          <w:szCs w:val="36"/>
        </w:rPr>
        <w:tab/>
      </w:r>
      <w:r w:rsidR="00AE0AC5">
        <w:rPr>
          <w:rFonts w:ascii="Truetypewriter PolyglOTT" w:hAnsi="Truetypewriter PolyglOTT" w:cs="Truetypewriter PolyglOTT"/>
          <w:sz w:val="28"/>
          <w:szCs w:val="36"/>
        </w:rPr>
        <w:t xml:space="preserve">По вашему запросу в Пимбазен выслано 4 млрд солдат федерации. Вы назначаетесь главнокомандующим. Ваша задача уничтожить, подчёркиваю, уничтожить всё сопротивление. Пленных не брать, гражданских не щадить. Эниси Зофе пристрелить при первой же возможности, вместе с его шайкой. </w:t>
      </w:r>
    </w:p>
    <w:p w:rsidR="00AE0AC5" w:rsidRPr="001B617C" w:rsidRDefault="00AE0AC5" w:rsidP="00AE0AC5">
      <w:pPr>
        <w:jc w:val="both"/>
        <w:rPr>
          <w:rFonts w:ascii="Truetypewriter PolyglOTT" w:hAnsi="Truetypewriter PolyglOTT" w:cs="Truetypewriter PolyglOTT"/>
          <w:sz w:val="28"/>
          <w:szCs w:val="36"/>
        </w:rPr>
      </w:pPr>
      <w:r>
        <w:rPr>
          <w:rFonts w:ascii="Truetypewriter PolyglOTT" w:hAnsi="Truetypewriter PolyglOTT" w:cs="Truetypewriter PolyglOTT"/>
          <w:sz w:val="28"/>
          <w:szCs w:val="36"/>
        </w:rPr>
        <w:t>Фонст Каале</w:t>
      </w:r>
    </w:p>
    <w:p w:rsidR="00EE55EA" w:rsidRDefault="00EE55EA" w:rsidP="00EE55E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04:05 08.08.2010</w:t>
      </w:r>
    </w:p>
    <w:p w:rsidR="00EE55EA" w:rsidRDefault="00EE55EA" w:rsidP="00EE55E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Ши: -Эниси, мы перехватили сообщение: Федерация отправит 4 миллиардов солдат. </w:t>
      </w:r>
    </w:p>
    <w:p w:rsidR="00EE55EA" w:rsidRDefault="00EE55EA" w:rsidP="00EE55E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-Так мало? По моим расчётам они должны были отправить 20 миллиардов солдат</w:t>
      </w:r>
    </w:p>
    <w:p w:rsidR="00EE55EA" w:rsidRDefault="00EE55EA" w:rsidP="00EE55E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Ши: -Из-за того, что кое-кто сначала махнул ножом, а затем подумал… Хотя нам это вышло на пользу, но всё же… Из-за этих действий Федерация лишилась полупроводников, лишилась оружия. Они смогли вооружить лишь 4, ещё 2 охраняют федерацию</w:t>
      </w:r>
    </w:p>
    <w:p w:rsidR="009B529F" w:rsidRDefault="009B529F" w:rsidP="00EE55E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-А может тогда под шумок десантируем элиту на К'бинст</w:t>
      </w:r>
    </w:p>
    <w:p w:rsidR="009B529F" w:rsidRDefault="009B529F" w:rsidP="00EE55E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-Зачем?</w:t>
      </w:r>
    </w:p>
    <w:p w:rsidR="009B529F" w:rsidRPr="009B529F" w:rsidRDefault="009B529F" w:rsidP="00EE55E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-Прирежем Фонста, и конец войне…</w:t>
      </w:r>
    </w:p>
    <w:p w:rsidR="00EE55EA" w:rsidRDefault="00EE55EA" w:rsidP="00EE55E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w:t>
      </w:r>
      <w:r w:rsidR="009B529F">
        <w:rPr>
          <w:rFonts w:ascii="Truetypewriter PolyglOTT" w:hAnsi="Truetypewriter PolyglOTT" w:cs="Truetypewriter PolyglOTT"/>
          <w:sz w:val="28"/>
          <w:szCs w:val="28"/>
        </w:rPr>
        <w:t>Остынь, горячая голова. Фонст хоть и последняя мразь, но он не идиот. Его на К</w:t>
      </w:r>
      <w:r w:rsidR="009B529F" w:rsidRPr="009B529F">
        <w:rPr>
          <w:rFonts w:ascii="Truetypewriter PolyglOTT" w:hAnsi="Truetypewriter PolyglOTT" w:cs="Truetypewriter PolyglOTT"/>
          <w:sz w:val="28"/>
          <w:szCs w:val="28"/>
        </w:rPr>
        <w:t>’</w:t>
      </w:r>
      <w:r w:rsidR="009B529F">
        <w:rPr>
          <w:rFonts w:ascii="Truetypewriter PolyglOTT" w:hAnsi="Truetypewriter PolyglOTT" w:cs="Truetypewriter PolyglOTT"/>
          <w:sz w:val="28"/>
          <w:szCs w:val="28"/>
        </w:rPr>
        <w:t>бинсте точно нету. Ши, что с</w:t>
      </w:r>
      <w:r>
        <w:rPr>
          <w:rFonts w:ascii="Truetypewriter PolyglOTT" w:hAnsi="Truetypewriter PolyglOTT" w:cs="Truetypewriter PolyglOTT"/>
          <w:sz w:val="28"/>
          <w:szCs w:val="28"/>
        </w:rPr>
        <w:t xml:space="preserve"> Пимбазенъерих Аутоматих</w:t>
      </w:r>
      <w:r w:rsidR="009B529F">
        <w:rPr>
          <w:rFonts w:ascii="Truetypewriter PolyglOTT" w:hAnsi="Truetypewriter PolyglOTT" w:cs="Truetypewriter PolyglOTT"/>
          <w:sz w:val="28"/>
          <w:szCs w:val="28"/>
        </w:rPr>
        <w:t>, они же ещё поставляют Федерации ресурсы</w:t>
      </w:r>
      <w:r>
        <w:rPr>
          <w:rFonts w:ascii="Truetypewriter PolyglOTT" w:hAnsi="Truetypewriter PolyglOTT" w:cs="Truetypewriter PolyglOTT"/>
          <w:sz w:val="28"/>
          <w:szCs w:val="28"/>
        </w:rPr>
        <w:t>?</w:t>
      </w:r>
    </w:p>
    <w:p w:rsidR="00EE55EA" w:rsidRDefault="00EE55EA" w:rsidP="00EE55E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 Восстал</w:t>
      </w:r>
    </w:p>
    <w:p w:rsidR="00EE55EA" w:rsidRDefault="00EE55EA" w:rsidP="00EE55E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-Ну что ж, повеселимся? Они точно на Адору летят</w:t>
      </w:r>
    </w:p>
    <w:p w:rsidR="00497C80" w:rsidRDefault="00497C80" w:rsidP="00497C80">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27. На шаг позади…</w:t>
      </w:r>
    </w:p>
    <w:p w:rsidR="009702CD" w:rsidRDefault="00497C8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-Фонст, очевидно же, что они высадятся на К</w:t>
      </w:r>
      <w:r w:rsidRPr="009B529F">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w:t>
      </w:r>
    </w:p>
    <w:p w:rsidR="00497C80" w:rsidRDefault="00497C8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-Кто? Эти оборванцы, на К</w:t>
      </w:r>
      <w:r w:rsidRPr="009B529F">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 Они полетели на Адору. Они уверены, что меня нету на К</w:t>
      </w:r>
      <w:r w:rsidRPr="009B529F">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бинсте. Эниси уверен.</w:t>
      </w:r>
    </w:p>
    <w:p w:rsidR="00497C80" w:rsidRDefault="00497C8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-С чего такая уверенн</w:t>
      </w:r>
      <w:r w:rsidR="002926F1">
        <w:rPr>
          <w:rFonts w:ascii="Truetypewriter PolyglOTT" w:hAnsi="Truetypewriter PolyglOTT" w:cs="Truetypewriter PolyglOTT"/>
          <w:sz w:val="28"/>
          <w:szCs w:val="28"/>
        </w:rPr>
        <w:t>ость, что сейчас не высадится де</w:t>
      </w:r>
      <w:r>
        <w:rPr>
          <w:rFonts w:ascii="Truetypewriter PolyglOTT" w:hAnsi="Truetypewriter PolyglOTT" w:cs="Truetypewriter PolyglOTT"/>
          <w:sz w:val="28"/>
          <w:szCs w:val="28"/>
        </w:rPr>
        <w:t>сант?</w:t>
      </w:r>
    </w:p>
    <w:p w:rsidR="009702CD" w:rsidRDefault="00497C8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-Просто верь мне, мальчик мой. Пимбазенцы – глупейшие существа. Они созданы, чтобы быть рабами федерации… Они ими и были, пока им слабину не дали. Мы, федералы, истинные наследники Ритирстроя. Мы – высшие существа…</w:t>
      </w:r>
      <w:r w:rsidR="00A2141C">
        <w:rPr>
          <w:rFonts w:ascii="Truetypewriter PolyglOTT" w:hAnsi="Truetypewriter PolyglOTT" w:cs="Truetypewriter PolyglOTT"/>
          <w:sz w:val="28"/>
          <w:szCs w:val="28"/>
        </w:rPr>
        <w:t xml:space="preserve"> Настанет день из перед замком на К’бинсте будет стоять статуя из перемолотых костей пимбазенской верхушки, а тропинки в замке будут сделаны из праха Пимбазенских повстанцев…</w:t>
      </w:r>
      <w:r w:rsidR="00CF33D8">
        <w:rPr>
          <w:rFonts w:ascii="Truetypewriter PolyglOTT" w:hAnsi="Truetypewriter PolyglOTT" w:cs="Truetypewriter PolyglOTT"/>
          <w:sz w:val="28"/>
          <w:szCs w:val="28"/>
        </w:rPr>
        <w:t xml:space="preserve"> </w:t>
      </w:r>
    </w:p>
    <w:p w:rsidR="00CF33D8" w:rsidRDefault="00CF33D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-Но это не отменяет того факта, что они захватили половину Адоры. Вы думаете, что Гориу справится? Впервые слышу про него</w:t>
      </w:r>
    </w:p>
    <w:p w:rsidR="00CF33D8" w:rsidRDefault="00CF33D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-Я тоже. Очередной Уръерихский генерал. Вот Костдацу… Косдацу был генералом чистых Федеральных кровей… Но сгинул в Пимбазене. Тела никто не нашёл… А Зофе наверняка знал кто он такой. Стоит сейчас у него в кабинете чучело одного из лучших генералов… Ладно, смотри</w:t>
      </w:r>
    </w:p>
    <w:p w:rsidR="00CF33D8" w:rsidRDefault="00CF33D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-Карта?</w:t>
      </w:r>
    </w:p>
    <w:p w:rsidR="00CF33D8" w:rsidRDefault="00CF33D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-Она самая… Ты отправишься на Адору, возьмёшь резервы и высадишься здесь *показал на южный полюс планеты*</w:t>
      </w:r>
    </w:p>
    <w:p w:rsidR="00CF33D8" w:rsidRDefault="00CF33D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-Но мы же отправили резервы Гориу</w:t>
      </w:r>
    </w:p>
    <w:p w:rsidR="00CF33D8" w:rsidRDefault="00CF33D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Фонст: -Ты шутишь? Ему, 4 миллиарда кадровых солдат? Не зли меня. Он находится на северном полюсе. Твоя задача теснить </w:t>
      </w:r>
      <w:r w:rsidR="00B61803">
        <w:rPr>
          <w:rFonts w:ascii="Truetypewriter PolyglOTT" w:hAnsi="Truetypewriter PolyglOTT" w:cs="Truetypewriter PolyglOTT"/>
          <w:sz w:val="28"/>
          <w:szCs w:val="28"/>
        </w:rPr>
        <w:t>Пимбазенцев на север. Я думаю 21 миллиард</w:t>
      </w:r>
      <w:r>
        <w:rPr>
          <w:rFonts w:ascii="Truetypewriter PolyglOTT" w:hAnsi="Truetypewriter PolyglOTT" w:cs="Truetypewriter PolyglOTT"/>
          <w:sz w:val="28"/>
          <w:szCs w:val="28"/>
        </w:rPr>
        <w:t xml:space="preserve"> солдат с этим справятся</w:t>
      </w:r>
    </w:p>
    <w:p w:rsidR="00B61803" w:rsidRDefault="00B6180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-Но тогда Пимбазенцам придётся разнести северные аванпосты… Они куда малочисленнее</w:t>
      </w:r>
    </w:p>
    <w:p w:rsidR="00B61803" w:rsidRDefault="00B6180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-Подумаешь, какая разница</w:t>
      </w:r>
    </w:p>
    <w:p w:rsidR="00B61803" w:rsidRDefault="00BA679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-Вас понял, выполняю</w:t>
      </w:r>
    </w:p>
    <w:p w:rsidR="00BA6797" w:rsidRDefault="00BA679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 вышел из огромного позолоченного тронного зала*</w:t>
      </w:r>
    </w:p>
    <w:p w:rsidR="00BA6797" w:rsidRDefault="00BA679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-Хороший мальчик, не образован немного, но всё равно хороший преемник. Убьём Эниси, возьмём Пимбазен… И снова пять тысяч оборотов спокойствия… А обучить мальчишку не сложно…</w:t>
      </w:r>
    </w:p>
    <w:p w:rsidR="009702CD" w:rsidRDefault="0049139E" w:rsidP="0049139E">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06:00 08.08.2010</w:t>
      </w:r>
    </w:p>
    <w:p w:rsidR="008370CB" w:rsidRDefault="009702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 </w:t>
      </w:r>
      <w:r w:rsidR="0049139E">
        <w:rPr>
          <w:rFonts w:ascii="Truetypewriter PolyglOTT" w:hAnsi="Truetypewriter PolyglOTT" w:cs="Truetypewriter PolyglOTT"/>
          <w:sz w:val="28"/>
          <w:szCs w:val="28"/>
        </w:rPr>
        <w:t>Эниси: -Адора, как она изминилась… Раньше это был безжизненный кусок камня, а теперь… Обитаемый кусок железа: одни бесконечный завод… Если бы я не знал, что он тут есть, в жизни бы сюда не полетел…</w:t>
      </w:r>
    </w:p>
    <w:p w:rsidR="0049139E" w:rsidRDefault="0049139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-Ты удивлён?</w:t>
      </w:r>
    </w:p>
    <w:p w:rsidR="0049139E" w:rsidRDefault="0049139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-Дорогая, мы жили пять тысяч лет назад. Для нас удивительно буквально всё…</w:t>
      </w:r>
    </w:p>
    <w:p w:rsidR="0049139E" w:rsidRDefault="0049139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*Рядом с Си стоял </w:t>
      </w:r>
      <w:r w:rsidR="00415245">
        <w:rPr>
          <w:rFonts w:ascii="Truetypewriter PolyglOTT" w:hAnsi="Truetypewriter PolyglOTT" w:cs="Truetypewriter PolyglOTT"/>
          <w:sz w:val="28"/>
          <w:szCs w:val="28"/>
        </w:rPr>
        <w:t>мальчик</w:t>
      </w:r>
      <w:r w:rsidR="00892113">
        <w:rPr>
          <w:rFonts w:ascii="Truetypewriter PolyglOTT" w:hAnsi="Truetypewriter PolyglOTT" w:cs="Truetypewriter PolyglOTT"/>
          <w:sz w:val="28"/>
          <w:szCs w:val="28"/>
        </w:rPr>
        <w:t xml:space="preserve">, лет 14… Его длинные русые волосы были заплетены, а </w:t>
      </w:r>
      <w:r w:rsidR="00B82772">
        <w:rPr>
          <w:rFonts w:ascii="Truetypewriter PolyglOTT" w:hAnsi="Truetypewriter PolyglOTT" w:cs="Truetypewriter PolyglOTT"/>
          <w:sz w:val="28"/>
          <w:szCs w:val="28"/>
        </w:rPr>
        <w:t>зелёные глаза смотрели на планету с удивлением</w:t>
      </w:r>
      <w:r>
        <w:rPr>
          <w:rFonts w:ascii="Truetypewriter PolyglOTT" w:hAnsi="Truetypewriter PolyglOTT" w:cs="Truetypewriter PolyglOTT"/>
          <w:sz w:val="28"/>
          <w:szCs w:val="28"/>
        </w:rPr>
        <w:t>*</w:t>
      </w:r>
    </w:p>
    <w:p w:rsidR="00B82772" w:rsidRDefault="00B8277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Ши: -Альф, может… </w:t>
      </w:r>
    </w:p>
    <w:p w:rsidR="00B82772" w:rsidRDefault="00B8277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Альф: -Отец, я знаю, что я делаю. Для юнгатреров элиты это честь, сражаться вместе с армией. </w:t>
      </w:r>
    </w:p>
    <w:p w:rsidR="00B82772" w:rsidRDefault="00B8277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-Не бойся, Ши, я его прикрою</w:t>
      </w:r>
    </w:p>
    <w:p w:rsidR="00B82772" w:rsidRDefault="00B8277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Альф: -Не надо меня прикрывать…</w:t>
      </w:r>
    </w:p>
    <w:p w:rsidR="00B82772" w:rsidRDefault="00B8277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-Юнгатер Кришлау, приказы не обсуждаются</w:t>
      </w:r>
    </w:p>
    <w:p w:rsidR="00B82772" w:rsidRDefault="00B8277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Альф*с явным унынием*: -Так точно</w:t>
      </w:r>
    </w:p>
    <w:p w:rsidR="001F4BFD" w:rsidRDefault="001F4BF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-Ли, прибереги элиту. Вы – мой запасной план. Если их будет не 4 миллиарда, а больше. Только по моей команде вы вступите в бой. Эни, ты меня услышал?</w:t>
      </w:r>
    </w:p>
    <w:p w:rsidR="001F4BFD" w:rsidRDefault="001F4BF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-Да, Эни, услышал…</w:t>
      </w:r>
    </w:p>
    <w:p w:rsidR="001F4BFD" w:rsidRDefault="001F4BF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-Си, Сонэ, Ли. Вы остаётесь здесь, под защитой щитов. Мы с Ши пойдём: труба зовёт…</w:t>
      </w:r>
    </w:p>
    <w:p w:rsidR="001F4BFD" w:rsidRDefault="001F4BF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*Они надели броню и сошли с трапа корабля. Пролетавший самолёт попытался зайти на Пимбуру, но тут же был сбит*</w:t>
      </w:r>
    </w:p>
    <w:p w:rsidR="001F4BFD" w:rsidRDefault="001F4BF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-Такое ощущение, что они охотятся за мной</w:t>
      </w:r>
    </w:p>
    <w:p w:rsidR="001F4BFD" w:rsidRDefault="001F4BF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-А, я не сказал… В общем, Каале приказал нас пристрелить при первой же возможности</w:t>
      </w:r>
    </w:p>
    <w:p w:rsidR="001F4BFD" w:rsidRDefault="001F4BF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-Мило с его стороны, хотя бы не отдал приказ в консервы закатать. Ну ничего, скоро я до него доберусь и своими руками запихну ему в глотку свой нож.</w:t>
      </w:r>
    </w:p>
    <w:p w:rsidR="001F4BFD" w:rsidRDefault="001F4BF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-Это копия, оригинал у…</w:t>
      </w:r>
    </w:p>
    <w:p w:rsidR="009D1DA3" w:rsidRDefault="001F4BF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-У Исаака, я знаю. Суть не в этом…</w:t>
      </w:r>
    </w:p>
    <w:p w:rsidR="001F4BFD" w:rsidRDefault="00C5284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каюту</w:t>
      </w:r>
      <w:r w:rsidR="001F4BFD">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Ли на «Нин</w:t>
      </w:r>
      <w:r w:rsidR="009D1DA3">
        <w:rPr>
          <w:rFonts w:ascii="Truetypewriter PolyglOTT" w:hAnsi="Truetypewriter PolyglOTT" w:cs="Truetypewriter PolyglOTT"/>
          <w:sz w:val="28"/>
          <w:szCs w:val="28"/>
        </w:rPr>
        <w:t xml:space="preserve">фа Колапсо» </w:t>
      </w:r>
      <w:r>
        <w:rPr>
          <w:rFonts w:ascii="Truetypewriter PolyglOTT" w:hAnsi="Truetypewriter PolyglOTT" w:cs="Truetypewriter PolyglOTT"/>
          <w:sz w:val="28"/>
          <w:szCs w:val="28"/>
        </w:rPr>
        <w:t xml:space="preserve">постучал </w:t>
      </w:r>
      <w:r w:rsidR="009D1DA3">
        <w:rPr>
          <w:rFonts w:ascii="Truetypewriter PolyglOTT" w:hAnsi="Truetypewriter PolyglOTT" w:cs="Truetypewriter PolyglOTT"/>
          <w:sz w:val="28"/>
          <w:szCs w:val="28"/>
        </w:rPr>
        <w:t>солдат.</w:t>
      </w:r>
      <w:r w:rsidR="001F4BFD">
        <w:rPr>
          <w:rFonts w:ascii="Truetypewriter PolyglOTT" w:hAnsi="Truetypewriter PolyglOTT" w:cs="Truetypewriter PolyglOTT"/>
          <w:sz w:val="28"/>
          <w:szCs w:val="28"/>
        </w:rPr>
        <w:t>*</w:t>
      </w:r>
    </w:p>
    <w:p w:rsidR="009D1DA3" w:rsidRDefault="009D1D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w:t>
      </w:r>
      <w:r w:rsidRPr="009D1DA3">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Прибыло подкрепление, 21 корабль.</w:t>
      </w:r>
    </w:p>
    <w:p w:rsidR="009D1DA3" w:rsidRDefault="009D1D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-Эгинары, Федеральские?</w:t>
      </w:r>
    </w:p>
    <w:p w:rsidR="009D1DA3" w:rsidRDefault="009D1D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-Так точно!!!</w:t>
      </w:r>
    </w:p>
    <w:p w:rsidR="009D1DA3" w:rsidRDefault="009D1D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-Свободны</w:t>
      </w:r>
    </w:p>
    <w:p w:rsidR="009D1DA3" w:rsidRDefault="009D1D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-Эни, ты куда?</w:t>
      </w:r>
    </w:p>
    <w:p w:rsidR="009D1DA3" w:rsidRDefault="009D1D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-Родину защищать. </w:t>
      </w:r>
    </w:p>
    <w:p w:rsidR="009D1DA3" w:rsidRDefault="009D1D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-Но Эниси же распорядился…</w:t>
      </w:r>
    </w:p>
    <w:p w:rsidR="009D1DA3" w:rsidRDefault="009D1D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 взял её за руку, посмотрел в глаза. *</w:t>
      </w:r>
    </w:p>
    <w:p w:rsidR="009D1DA3" w:rsidRDefault="009D1D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-Я люблю тебя, Со. Помнишь как на </w:t>
      </w:r>
      <w:r>
        <w:rPr>
          <w:rFonts w:ascii="Truetypewriter PolyglOTT" w:hAnsi="Truetypewriter PolyglOTT" w:cs="Truetypewriter PolyglOTT"/>
          <w:sz w:val="28"/>
          <w:szCs w:val="28"/>
          <w:lang w:val="en-US"/>
        </w:rPr>
        <w:t>S</w:t>
      </w:r>
      <w:r w:rsidRPr="009D1DA3">
        <w:rPr>
          <w:rFonts w:ascii="Truetypewriter PolyglOTT" w:hAnsi="Truetypewriter PolyglOTT" w:cs="Truetypewriter PolyglOTT"/>
          <w:sz w:val="28"/>
          <w:szCs w:val="28"/>
        </w:rPr>
        <w:t xml:space="preserve">-03 </w:t>
      </w:r>
      <w:r>
        <w:rPr>
          <w:rFonts w:ascii="Truetypewriter PolyglOTT" w:hAnsi="Truetypewriter PolyglOTT" w:cs="Truetypewriter PolyglOTT"/>
          <w:sz w:val="28"/>
          <w:szCs w:val="28"/>
        </w:rPr>
        <w:t>мы играли в снежки? А как я ушёл, узнав, что ты возможно больна… А любишь ли ты меня, Сонэ?</w:t>
      </w:r>
    </w:p>
    <w:p w:rsidR="009D1DA3" w:rsidRDefault="009D1D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*Они подошли друг к другу близко. Сонэ обняла Ли*</w:t>
      </w:r>
    </w:p>
    <w:p w:rsidR="009D1DA3" w:rsidRDefault="009D1D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-Конечно люблю… Я не могу тебя отпустить, Эни… Слышишь, не могу… Эниси просчитался, их 21 миллиард, а тоже изучала эти спецификации…</w:t>
      </w:r>
    </w:p>
    <w:p w:rsidR="009D1DA3" w:rsidRDefault="009D1D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-Где ты хочешь растить наших детей в мире, где мы даже если и выживем, то останемся рабами или в мире, в тихом скромном домике на Сильве… Можно в замке?</w:t>
      </w:r>
    </w:p>
    <w:p w:rsidR="009D1DA3" w:rsidRDefault="009D1D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w:t>
      </w:r>
      <w:r w:rsidR="00E316EF">
        <w:rPr>
          <w:rFonts w:ascii="Truetypewriter PolyglOTT" w:hAnsi="Truetypewriter PolyglOTT" w:cs="Truetypewriter PolyglOTT"/>
          <w:sz w:val="28"/>
          <w:szCs w:val="28"/>
        </w:rPr>
        <w:t>Ли</w:t>
      </w:r>
      <w:r>
        <w:rPr>
          <w:rFonts w:ascii="Truetypewriter PolyglOTT" w:hAnsi="Truetypewriter PolyglOTT" w:cs="Truetypewriter PolyglOTT"/>
          <w:sz w:val="28"/>
          <w:szCs w:val="28"/>
        </w:rPr>
        <w:t xml:space="preserve"> поцеловал Сонэ. Она заплакала. *</w:t>
      </w:r>
    </w:p>
    <w:p w:rsidR="00E316EF" w:rsidRDefault="009D1D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Сонэ: -Каждый раз больно, а сейчас вдвойне</w:t>
      </w:r>
      <w:r w:rsidR="00E316EF">
        <w:rPr>
          <w:rFonts w:ascii="Truetypewriter PolyglOTT" w:hAnsi="Truetypewriter PolyglOTT" w:cs="Truetypewriter PolyglOTT"/>
          <w:sz w:val="28"/>
          <w:szCs w:val="28"/>
        </w:rPr>
        <w:t>…</w:t>
      </w:r>
    </w:p>
    <w:p w:rsidR="009D1DA3" w:rsidRDefault="009D1D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 </w:t>
      </w:r>
      <w:r w:rsidR="00E316EF">
        <w:rPr>
          <w:rFonts w:ascii="Truetypewriter PolyglOTT" w:hAnsi="Truetypewriter PolyglOTT" w:cs="Truetypewriter PolyglOTT"/>
          <w:sz w:val="28"/>
          <w:szCs w:val="28"/>
        </w:rPr>
        <w:t>Ли: -Спасибо, Со, скоро всё закончится… Я клянусь…</w:t>
      </w:r>
    </w:p>
    <w:p w:rsidR="00E316EF" w:rsidRDefault="00E316E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-Ох, Эни…</w:t>
      </w:r>
    </w:p>
    <w:p w:rsidR="00E316EF" w:rsidRPr="009D1DA3" w:rsidRDefault="00E316E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вышел из каюты и по ларингофону приказал своим солдатам построится на трапе. Сам Ли пошёл за своим доспехом.*</w:t>
      </w:r>
    </w:p>
    <w:p w:rsidR="007847E7" w:rsidRDefault="007847E7" w:rsidP="007847E7">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28. Снова солнца на небе нет…</w:t>
      </w:r>
    </w:p>
    <w:p w:rsidR="006060D8" w:rsidRDefault="007847E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w:t>
      </w:r>
      <w:r w:rsidR="006060D8">
        <w:rPr>
          <w:rFonts w:ascii="Truetypewriter PolyglOTT" w:hAnsi="Truetypewriter PolyglOTT" w:cs="Truetypewriter PolyglOTT"/>
          <w:sz w:val="28"/>
          <w:szCs w:val="28"/>
        </w:rPr>
        <w:t>Ли надел свой доспех. Пять тысяч лет назад доспех элитной армии считался неуязвимым… Но сейчас, особенно после атаки на замок Зофе, было очевидно, что он устарел. Да, он всё ещё эффективно защищал от пистолетов и винтовок, но среди тысячи солдат федерации находились один-два обладающие противотанковыми ружьями. Именно так была потеряна большая часть оборонявших замок Зофе.</w:t>
      </w:r>
    </w:p>
    <w:p w:rsidR="00FE43DC" w:rsidRDefault="006060D8" w:rsidP="006060D8">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прекрасно понимал, что он станет целью номер один для вражеских стрелков. Потому он содрал с кирасы генеральские погоны, шевроны, медали… Остался лишь голый доспех. В столе он нашёл погоны юнгатера.</w:t>
      </w:r>
      <w:r w:rsidR="00FE43DC">
        <w:rPr>
          <w:rFonts w:ascii="Truetypewriter PolyglOTT" w:hAnsi="Truetypewriter PolyglOTT" w:cs="Truetypewriter PolyglOTT"/>
          <w:sz w:val="28"/>
          <w:szCs w:val="28"/>
        </w:rPr>
        <w:t xml:space="preserve"> Планировалось отдать их Альфу. На свои доспехи Ли прицепил погоны рядового.</w:t>
      </w:r>
    </w:p>
    <w:p w:rsidR="001F4BFD" w:rsidRDefault="00FE43DC" w:rsidP="006060D8">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вышел на трап корабля. Там его ждало тридцать тысяч отлично подготовленных солдат. Нигде в «Содружестве» не было равного по силе солдата элите. Их золотистые доспехи блестели в лучах электронных ламп отсека. Ли спрыгнул к люку и открыл его. Элита пошла на юг. </w:t>
      </w:r>
      <w:r w:rsidR="007847E7">
        <w:rPr>
          <w:rFonts w:ascii="Truetypewriter PolyglOTT" w:hAnsi="Truetypewriter PolyglOTT" w:cs="Truetypewriter PolyglOTT"/>
          <w:sz w:val="28"/>
          <w:szCs w:val="28"/>
        </w:rPr>
        <w:t>*</w:t>
      </w:r>
    </w:p>
    <w:p w:rsidR="00FE43DC" w:rsidRDefault="007D6860" w:rsidP="00FE43DC">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07:15 10</w:t>
      </w:r>
      <w:r w:rsidR="00FE43DC">
        <w:rPr>
          <w:rFonts w:ascii="Truetypewriter PolyglOTT" w:hAnsi="Truetypewriter PolyglOTT" w:cs="Truetypewriter PolyglOTT"/>
          <w:sz w:val="28"/>
          <w:szCs w:val="28"/>
        </w:rPr>
        <w:t xml:space="preserve">.08.2010 *На Адору высадился десант. Вся планета представляла собой огромный завод: он уходил на километры в глубь планеты. Все знали, что уничтожать Адору нельзя, потому сражения проводились исключительно на самом нижнем ярусе планеты, там, где был огромный ангар высотой 500 метров, лишь тусклый свет металл-галогеновых ламп освещал эти огромные помещения. Эниси и Ши командовали взятием Северного полюса планеты. Было очевидно, что никто и не думал сопротивляться. 15-ти миллиардная армия шла к полюсу разнося </w:t>
      </w:r>
      <w:r w:rsidR="00BA3E89">
        <w:rPr>
          <w:rFonts w:ascii="Truetypewriter PolyglOTT" w:hAnsi="Truetypewriter PolyglOTT" w:cs="Truetypewriter PolyglOTT"/>
          <w:sz w:val="28"/>
          <w:szCs w:val="28"/>
        </w:rPr>
        <w:t>аванпосты и укрепления друг за другом. На Юге федерация сформировала ударный кулак из 21</w:t>
      </w:r>
      <w:r w:rsidR="00A827F7">
        <w:rPr>
          <w:rFonts w:ascii="Truetypewriter PolyglOTT" w:hAnsi="Truetypewriter PolyglOTT" w:cs="Truetypewriter PolyglOTT"/>
          <w:sz w:val="28"/>
          <w:szCs w:val="28"/>
        </w:rPr>
        <w:t>-миллиарда солдат. З</w:t>
      </w:r>
      <w:r w:rsidR="00BA3E89">
        <w:rPr>
          <w:rFonts w:ascii="Truetypewriter PolyglOTT" w:hAnsi="Truetypewriter PolyglOTT" w:cs="Truetypewriter PolyglOTT"/>
          <w:sz w:val="28"/>
          <w:szCs w:val="28"/>
        </w:rPr>
        <w:t>адача была уничтожить весь флот</w:t>
      </w:r>
      <w:r w:rsidR="00A827F7">
        <w:rPr>
          <w:rFonts w:ascii="Truetypewriter PolyglOTT" w:hAnsi="Truetypewriter PolyglOTT" w:cs="Truetypewriter PolyglOTT"/>
          <w:sz w:val="28"/>
          <w:szCs w:val="28"/>
        </w:rPr>
        <w:t>, всех оставленных для охраны солдат, находящихся</w:t>
      </w:r>
      <w:r w:rsidR="00BA3E89">
        <w:rPr>
          <w:rFonts w:ascii="Truetypewriter PolyglOTT" w:hAnsi="Truetypewriter PolyglOTT" w:cs="Truetypewriter PolyglOTT"/>
          <w:sz w:val="28"/>
          <w:szCs w:val="28"/>
        </w:rPr>
        <w:t xml:space="preserve"> на планете. Ламан учёл всё, всё кроме маленькой группы </w:t>
      </w:r>
      <w:r w:rsidR="00A827F7">
        <w:rPr>
          <w:rFonts w:ascii="Truetypewriter PolyglOTT" w:hAnsi="Truetypewriter PolyglOTT" w:cs="Truetypewriter PolyglOTT"/>
          <w:sz w:val="28"/>
          <w:szCs w:val="28"/>
        </w:rPr>
        <w:t>Пимбазенской элиты, двигавшейся на Юг. Они заняли позицию между отсеками: огромные ворота через которые во время работы завода перевозили небольшие космические корабли. Это был кратчайший путь к кораблям. Армия федерации подошла к проходу: погас свет.</w:t>
      </w:r>
      <w:r w:rsidR="00FE43DC">
        <w:rPr>
          <w:rFonts w:ascii="Truetypewriter PolyglOTT" w:hAnsi="Truetypewriter PolyglOTT" w:cs="Truetypewriter PolyglOTT"/>
          <w:sz w:val="28"/>
          <w:szCs w:val="28"/>
        </w:rPr>
        <w:t>*</w:t>
      </w:r>
    </w:p>
    <w:p w:rsidR="00666A3F" w:rsidRDefault="00666A3F" w:rsidP="00FE43DC">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-Группы 1-10 справа, 11-20 слева, мы с группами 21-30 зайдём в лоб.</w:t>
      </w:r>
    </w:p>
    <w:p w:rsidR="00666A3F" w:rsidRDefault="00666A3F" w:rsidP="00FE43DC">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*Первая часть войск Федерации, около 15 </w:t>
      </w:r>
      <w:r w:rsidR="007D6860">
        <w:rPr>
          <w:rFonts w:ascii="Truetypewriter PolyglOTT" w:hAnsi="Truetypewriter PolyglOTT" w:cs="Truetypewriter PolyglOTT"/>
          <w:sz w:val="28"/>
          <w:szCs w:val="28"/>
        </w:rPr>
        <w:t xml:space="preserve">тысяч </w:t>
      </w:r>
      <w:r>
        <w:rPr>
          <w:rFonts w:ascii="Truetypewriter PolyglOTT" w:hAnsi="Truetypewriter PolyglOTT" w:cs="Truetypewriter PolyglOTT"/>
          <w:sz w:val="28"/>
          <w:szCs w:val="28"/>
        </w:rPr>
        <w:t xml:space="preserve">солдат выступили на разведку. Они прошли ворота. В этот момент небольшая армия Ли захлопнула ловушку. Невиданная ранее никем в Федерации техника, танки, раздавили пехоту. Федералы </w:t>
      </w:r>
      <w:r>
        <w:rPr>
          <w:rFonts w:ascii="Truetypewriter PolyglOTT" w:hAnsi="Truetypewriter PolyglOTT" w:cs="Truetypewriter PolyglOTT"/>
          <w:sz w:val="28"/>
          <w:szCs w:val="28"/>
        </w:rPr>
        <w:lastRenderedPageBreak/>
        <w:t xml:space="preserve">предприняли попытку связаться со своей группой, но попытки были тщетны. Следующая группа из </w:t>
      </w:r>
      <w:r w:rsidR="007D6860">
        <w:rPr>
          <w:rFonts w:ascii="Truetypewriter PolyglOTT" w:hAnsi="Truetypewriter PolyglOTT" w:cs="Truetypewriter PolyglOTT"/>
          <w:sz w:val="28"/>
          <w:szCs w:val="28"/>
        </w:rPr>
        <w:t>885</w:t>
      </w:r>
      <w:r>
        <w:rPr>
          <w:rFonts w:ascii="Truetypewriter PolyglOTT" w:hAnsi="Truetypewriter PolyglOTT" w:cs="Truetypewriter PolyglOTT"/>
          <w:sz w:val="28"/>
          <w:szCs w:val="28"/>
        </w:rPr>
        <w:t xml:space="preserve"> тысяч солдат выдвинулись в проём. На этот раз были отчётливо слышны шум моторов, разрывы фугасных снарядов и крики людей. Включился свет. </w:t>
      </w:r>
      <w:r w:rsidR="00A350C0">
        <w:rPr>
          <w:rFonts w:ascii="Truetypewriter PolyglOTT" w:hAnsi="Truetypewriter PolyglOTT" w:cs="Truetypewriter PolyglOTT"/>
          <w:sz w:val="28"/>
          <w:szCs w:val="28"/>
        </w:rPr>
        <w:t xml:space="preserve">Перед армией Федерации возникла картина: за воротами стояли ужасающее металлические машины, вся земля была красной с чёрными вкраплениями, с траков гусениц стекала кровь. </w:t>
      </w:r>
      <w:r w:rsidR="00A91204">
        <w:rPr>
          <w:rFonts w:ascii="Truetypewriter PolyglOTT" w:hAnsi="Truetypewriter PolyglOTT" w:cs="Truetypewriter PolyglOTT"/>
          <w:sz w:val="28"/>
          <w:szCs w:val="28"/>
        </w:rPr>
        <w:t>Из штаба армии федерации поступила команда пойти в новую атак</w:t>
      </w:r>
      <w:r w:rsidR="007D6860">
        <w:rPr>
          <w:rFonts w:ascii="Truetypewriter PolyglOTT" w:hAnsi="Truetypewriter PolyglOTT" w:cs="Truetypewriter PolyglOTT"/>
          <w:sz w:val="28"/>
          <w:szCs w:val="28"/>
        </w:rPr>
        <w:t>у. На этот раз отошла 21-ая армия, после её ухода осталось 20 миллиардов солдат</w:t>
      </w:r>
      <w:r w:rsidR="00A91204">
        <w:rPr>
          <w:rFonts w:ascii="Truetypewriter PolyglOTT" w:hAnsi="Truetypewriter PolyglOTT" w:cs="Truetypewriter PolyglOTT"/>
          <w:sz w:val="28"/>
          <w:szCs w:val="28"/>
        </w:rPr>
        <w:t>. Снова погас свет. Снова были слышны крики. После включения света федералы были в полном ужасе. Пимбазенская элитная пехота выстроилась в клин и маршем шла на них. Броня их блестела, а копья, имевшие лезвие, как у ножа Эниси были направлены под 45 градусов к горизонту. За ними следовали танки, подкрепляя свою атаку выстрелами фугасных снарядов. Все, солдаты, кто видел эту ка</w:t>
      </w:r>
      <w:r w:rsidR="007D6860">
        <w:rPr>
          <w:rFonts w:ascii="Truetypewriter PolyglOTT" w:hAnsi="Truetypewriter PolyglOTT" w:cs="Truetypewriter PolyglOTT"/>
          <w:sz w:val="28"/>
          <w:szCs w:val="28"/>
        </w:rPr>
        <w:t>ртину развернулись и побежали в</w:t>
      </w:r>
      <w:r w:rsidR="00A91204">
        <w:rPr>
          <w:rFonts w:ascii="Truetypewriter PolyglOTT" w:hAnsi="Truetypewriter PolyglOTT" w:cs="Truetypewriter PolyglOTT"/>
          <w:sz w:val="28"/>
          <w:szCs w:val="28"/>
        </w:rPr>
        <w:t>рассыпную. В давке погибло ещё около миллиона солдат. А Пимбазенцы наступали ровно до проёма, где встали в стройный ряд. Ламан</w:t>
      </w:r>
      <w:r w:rsidR="007D6860">
        <w:rPr>
          <w:rFonts w:ascii="Truetypewriter PolyglOTT" w:hAnsi="Truetypewriter PolyglOTT" w:cs="Truetypewriter PolyglOTT"/>
          <w:sz w:val="28"/>
          <w:szCs w:val="28"/>
        </w:rPr>
        <w:t>,</w:t>
      </w:r>
      <w:r w:rsidR="00A91204">
        <w:rPr>
          <w:rFonts w:ascii="Truetypewriter PolyglOTT" w:hAnsi="Truetypewriter PolyglOTT" w:cs="Truetypewriter PolyglOTT"/>
          <w:sz w:val="28"/>
          <w:szCs w:val="28"/>
        </w:rPr>
        <w:t xml:space="preserve"> наблюдавший эту картину</w:t>
      </w:r>
      <w:r w:rsidR="007D6860">
        <w:rPr>
          <w:rFonts w:ascii="Truetypewriter PolyglOTT" w:hAnsi="Truetypewriter PolyglOTT" w:cs="Truetypewriter PolyglOTT"/>
          <w:sz w:val="28"/>
          <w:szCs w:val="28"/>
        </w:rPr>
        <w:t>,</w:t>
      </w:r>
      <w:r w:rsidR="00A91204">
        <w:rPr>
          <w:rFonts w:ascii="Truetypewriter PolyglOTT" w:hAnsi="Truetypewriter PolyglOTT" w:cs="Truetypewriter PolyglOTT"/>
          <w:sz w:val="28"/>
          <w:szCs w:val="28"/>
        </w:rPr>
        <w:t xml:space="preserve"> решил, что Пимбазенцы направили все силы на Юг, потому перенаправил войска на Север</w:t>
      </w:r>
      <w:r w:rsidR="007D6860">
        <w:rPr>
          <w:rFonts w:ascii="Truetypewriter PolyglOTT" w:hAnsi="Truetypewriter PolyglOTT" w:cs="Truetypewriter PolyglOTT"/>
          <w:sz w:val="28"/>
          <w:szCs w:val="28"/>
        </w:rPr>
        <w:t>. Спустя три дня переброски они достигли северного полюса, где</w:t>
      </w:r>
      <w:r w:rsidR="00A91204">
        <w:rPr>
          <w:rFonts w:ascii="Truetypewriter PolyglOTT" w:hAnsi="Truetypewriter PolyglOTT" w:cs="Truetypewriter PolyglOTT"/>
          <w:sz w:val="28"/>
          <w:szCs w:val="28"/>
        </w:rPr>
        <w:t xml:space="preserve"> столкнулись с настоящей армией Пимбазена. *</w:t>
      </w:r>
    </w:p>
    <w:p w:rsidR="007D6860" w:rsidRDefault="007D6860" w:rsidP="007D6860">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29. Ты идиот? Да идиот…</w:t>
      </w:r>
    </w:p>
    <w:p w:rsidR="00FE43DC" w:rsidRDefault="007D6860" w:rsidP="00FE43DC">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08:00 13.08.2010 *Северный полюс Адоры. Войска Уръериха были разбиты. Но было видно подходящие толпы подкрепления. *</w:t>
      </w:r>
    </w:p>
    <w:p w:rsidR="007D6860" w:rsidRDefault="007D6860" w:rsidP="00FE43DC">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-Сколько их? Ши, ты ошибся, их 20 миллиардов.</w:t>
      </w:r>
    </w:p>
    <w:p w:rsidR="007D6860" w:rsidRDefault="007D6860" w:rsidP="00FE43DC">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-Это была ловушка… Ладно</w:t>
      </w:r>
    </w:p>
    <w:p w:rsidR="009D7C87" w:rsidRDefault="009D7C87" w:rsidP="00FE43DC">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комнату хромая зашёл Сежес*</w:t>
      </w:r>
    </w:p>
    <w:p w:rsidR="007D6860" w:rsidRDefault="007D6860" w:rsidP="00FE43DC">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Сежес: - Эниси</w:t>
      </w:r>
      <w:r w:rsidR="009D7C87">
        <w:rPr>
          <w:rFonts w:ascii="Truetypewriter PolyglOTT" w:hAnsi="Truetypewriter PolyglOTT" w:cs="Truetypewriter PolyglOTT"/>
          <w:sz w:val="28"/>
          <w:szCs w:val="28"/>
        </w:rPr>
        <w:t>, разрешите, это срочно.</w:t>
      </w:r>
      <w:r>
        <w:rPr>
          <w:rFonts w:ascii="Truetypewriter PolyglOTT" w:hAnsi="Truetypewriter PolyglOTT" w:cs="Truetypewriter PolyglOTT"/>
          <w:sz w:val="28"/>
          <w:szCs w:val="28"/>
        </w:rPr>
        <w:t xml:space="preserve"> Важное сообщение от Силь Кришлау</w:t>
      </w:r>
      <w:r w:rsidR="009D7C87">
        <w:rPr>
          <w:rFonts w:ascii="Truetypewriter PolyglOTT" w:hAnsi="Truetypewriter PolyglOTT" w:cs="Truetypewriter PolyglOTT"/>
          <w:sz w:val="28"/>
          <w:szCs w:val="28"/>
        </w:rPr>
        <w:t>…</w:t>
      </w:r>
    </w:p>
    <w:p w:rsidR="007D6860" w:rsidRDefault="007D6860" w:rsidP="00FE43DC">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-А почему Эниси, а не мне?</w:t>
      </w:r>
    </w:p>
    <w:p w:rsidR="007D6860" w:rsidRDefault="007D6860" w:rsidP="00FE43DC">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Сежес</w:t>
      </w:r>
      <w:r w:rsidR="009D7C87">
        <w:rPr>
          <w:rFonts w:ascii="Truetypewriter PolyglOTT" w:hAnsi="Truetypewriter PolyglOTT" w:cs="Truetypewriter PolyglOTT"/>
          <w:sz w:val="28"/>
          <w:szCs w:val="28"/>
        </w:rPr>
        <w:t>*задыхаясь*</w:t>
      </w:r>
      <w:r>
        <w:rPr>
          <w:rFonts w:ascii="Truetypewriter PolyglOTT" w:hAnsi="Truetypewriter PolyglOTT" w:cs="Truetypewriter PolyglOTT"/>
          <w:sz w:val="28"/>
          <w:szCs w:val="28"/>
        </w:rPr>
        <w:t xml:space="preserve">: </w:t>
      </w:r>
      <w:r w:rsidR="009D7C87">
        <w:rPr>
          <w:rFonts w:ascii="Truetypewriter PolyglOTT" w:hAnsi="Truetypewriter PolyglOTT" w:cs="Truetypewriter PolyglOTT"/>
          <w:sz w:val="28"/>
          <w:szCs w:val="28"/>
        </w:rPr>
        <w:t>-</w:t>
      </w:r>
      <w:r>
        <w:rPr>
          <w:rFonts w:ascii="Truetypewriter PolyglOTT" w:hAnsi="Truetypewriter PolyglOTT" w:cs="Truetypewriter PolyglOTT"/>
          <w:sz w:val="28"/>
          <w:szCs w:val="28"/>
        </w:rPr>
        <w:t>Эниси Ли повёл элиту на юг.</w:t>
      </w:r>
      <w:r w:rsidR="009D7C87">
        <w:rPr>
          <w:rFonts w:ascii="Truetypewriter PolyglOTT" w:hAnsi="Truetypewriter PolyglOTT" w:cs="Truetypewriter PolyglOTT"/>
          <w:sz w:val="28"/>
          <w:szCs w:val="28"/>
        </w:rPr>
        <w:t xml:space="preserve"> Я пытался вас догнать, но несколько дней пробыл в коме</w:t>
      </w:r>
    </w:p>
    <w:p w:rsidR="009D7C87" w:rsidRDefault="009D7C87" w:rsidP="00FE43DC">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-Почему не по связи!? Ли, твою мать, что ты творишь…</w:t>
      </w:r>
    </w:p>
    <w:p w:rsidR="009D7C87" w:rsidRDefault="00AF0931" w:rsidP="00FE43DC">
      <w:pPr>
        <w:shd w:val="clear" w:color="auto" w:fill="FFFFFF" w:themeFill="background1"/>
        <w:spacing w:before="240" w:line="240" w:lineRule="auto"/>
        <w:jc w:val="both"/>
        <w:rPr>
          <w:rFonts w:ascii="Truetypewriter PolyglOTT" w:hAnsi="Truetypewriter PolyglOTT" w:cs="Truetypewriter PolyglOTT"/>
          <w:sz w:val="28"/>
          <w:szCs w:val="28"/>
        </w:rPr>
      </w:pPr>
      <w:r w:rsidRPr="00AF0931">
        <w:rPr>
          <w:rFonts w:ascii="Truetypewriter PolyglOTT" w:hAnsi="Truetypewriter PolyglOTT" w:cs="Truetypewriter PolyglOTT"/>
          <w:sz w:val="28"/>
          <w:szCs w:val="28"/>
        </w:rPr>
        <w:t>Нормар</w:t>
      </w:r>
      <w:bookmarkStart w:id="1" w:name="_GoBack"/>
      <w:bookmarkEnd w:id="1"/>
      <w:r w:rsidR="009D7C87">
        <w:rPr>
          <w:rFonts w:ascii="Truetypewriter PolyglOTT" w:hAnsi="Truetypewriter PolyglOTT" w:cs="Truetypewriter PolyglOTT"/>
          <w:sz w:val="28"/>
          <w:szCs w:val="28"/>
        </w:rPr>
        <w:t xml:space="preserve">: -Эниси, важное сообщение от Эниси Ли: «Атака на ворота </w:t>
      </w:r>
      <w:r w:rsidR="009D7C87">
        <w:rPr>
          <w:rFonts w:ascii="Truetypewriter PolyglOTT" w:hAnsi="Truetypewriter PolyglOTT" w:cs="Truetypewriter PolyglOTT"/>
          <w:sz w:val="28"/>
          <w:szCs w:val="28"/>
          <w:lang w:val="en-US"/>
        </w:rPr>
        <w:t>FEAR</w:t>
      </w:r>
      <w:r w:rsidR="009D7C87" w:rsidRPr="009D7C87">
        <w:rPr>
          <w:rFonts w:ascii="Truetypewriter PolyglOTT" w:hAnsi="Truetypewriter PolyglOTT" w:cs="Truetypewriter PolyglOTT"/>
          <w:sz w:val="28"/>
          <w:szCs w:val="28"/>
        </w:rPr>
        <w:t>-2</w:t>
      </w:r>
      <w:r w:rsidR="009D7C87">
        <w:rPr>
          <w:rFonts w:ascii="Truetypewriter PolyglOTT" w:hAnsi="Truetypewriter PolyglOTT" w:cs="Truetypewriter PolyglOTT"/>
          <w:sz w:val="28"/>
          <w:szCs w:val="28"/>
        </w:rPr>
        <w:t xml:space="preserve"> отбита. Войска федерации идут на север</w:t>
      </w:r>
    </w:p>
    <w:p w:rsidR="009D7C87" w:rsidRDefault="009D7C87" w:rsidP="00FE43DC">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-Приведите мне его…</w:t>
      </w:r>
    </w:p>
    <w:p w:rsidR="009D7C87" w:rsidRDefault="009D7C87" w:rsidP="00FE43DC">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-Он ослушался приказа… По сути мы должны…</w:t>
      </w:r>
    </w:p>
    <w:p w:rsidR="009D7C87" w:rsidRDefault="009D7C87" w:rsidP="00FE43DC">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знаю, но с другой стороны он точно знал на что идёт… Возможно, что именно его действия спасли нас от поражения… Фонст в очередной раз затеял подлую игру… Ши, я не знаю, что с ним делать…</w:t>
      </w:r>
    </w:p>
    <w:p w:rsidR="009D7C87" w:rsidRDefault="009D7C87" w:rsidP="00FE43DC">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Ши: -Отстрани от командования, не надо ничего делать… Я тебя прекрасно понимаю… Я тоже был однажды в подобной ситуации… </w:t>
      </w:r>
    </w:p>
    <w:p w:rsidR="009D7C87" w:rsidRDefault="009D7C87" w:rsidP="00FE43DC">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09:47 14.08.2010 *Пимбазенские войска успешно наступали на армию Федерации. Ламан сообщил о катастрофических потерях Фонсту. В ответ получил распоряжение уводить войска и оставить планету. Так же в письме задавался вопрос о том, как такое получилось. По возращении на К</w:t>
      </w:r>
      <w:r w:rsidRPr="009D7C87">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 Ламану предстоял тяжёлый разговор. Федерация начала отступление стремительными темпами. Под конвоем был приведён Эниси Ли. *</w:t>
      </w:r>
    </w:p>
    <w:p w:rsidR="009D7C87" w:rsidRDefault="009D7C87" w:rsidP="00FE43DC">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-Ли, ответь мне на вопрос: «Ты идиот?». Ты обещал не действовать своевольно…</w:t>
      </w:r>
    </w:p>
    <w:p w:rsidR="009D7C87" w:rsidRDefault="009D7C87" w:rsidP="00FE43DC">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-Я действовал исходя из обстоятельств. </w:t>
      </w:r>
      <w:r w:rsidR="00F71ECE">
        <w:rPr>
          <w:rFonts w:ascii="Truetypewriter PolyglOTT" w:hAnsi="Truetypewriter PolyglOTT" w:cs="Truetypewriter PolyglOTT"/>
          <w:sz w:val="28"/>
          <w:szCs w:val="28"/>
        </w:rPr>
        <w:t>Я знаю, что за это предусмотрено, но не ты ли говорил, что мы победим, любой ценой…</w:t>
      </w:r>
    </w:p>
    <w:p w:rsidR="00B82772" w:rsidRDefault="00F71EC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-Ли, я всё понимаю. Но не могу закрыть на это глаза. С этого дня ты отстраняешься от командования элитой… Ты будешь выбирать генералов, готовить юнгатеров, но не командовать…</w:t>
      </w:r>
    </w:p>
    <w:p w:rsidR="00446E4B" w:rsidRDefault="00446E4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-Но, Эни…</w:t>
      </w:r>
    </w:p>
    <w:p w:rsidR="00446E4B" w:rsidRDefault="00446E4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-Ли, я не говорю, что твой поступок недостойный, я не обесцениваю то, что ты сделал… Но ты наплевал на любую субординацию… Есть приказ, а приказы…</w:t>
      </w:r>
    </w:p>
    <w:p w:rsidR="00446E4B" w:rsidRDefault="00446E4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-Не обсуждаются…</w:t>
      </w:r>
    </w:p>
    <w:p w:rsidR="00446E4B" w:rsidRDefault="00446E4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-К тому же ты обещал ждать команду… По закону я должен отдать тебя под трибунал, который в лучшем случае тебя разжалует… Но я не делаю это, и не буду… Ты герой, но… Но какой пример ты подаёшь армии? Если под твоим командование были бы не 30 тысяч верных солдат, которые исполняют команды дословно, а 30 тысяч верных, мужественных, умных, патриотичных, но сумасбродных Ли…</w:t>
      </w:r>
    </w:p>
    <w:p w:rsidR="00446E4B" w:rsidRDefault="00446E4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-Я понял к чему ты… Прости…</w:t>
      </w:r>
    </w:p>
    <w:p w:rsidR="00446E4B" w:rsidRDefault="00446E4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-Пока так.</w:t>
      </w:r>
      <w:r w:rsidR="00D10443">
        <w:rPr>
          <w:rFonts w:ascii="Truetypewriter PolyglOTT" w:hAnsi="Truetypewriter PolyglOTT" w:cs="Truetypewriter PolyglOTT"/>
          <w:sz w:val="28"/>
          <w:szCs w:val="28"/>
        </w:rPr>
        <w:t xml:space="preserve"> Уберите конвой. Эни, не злись. Я подумаю что отдать под твоё командование, что не пострадает от твоего командования</w:t>
      </w:r>
    </w:p>
    <w:p w:rsidR="00D10443" w:rsidRDefault="00D1044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-Флот, Эни. Флот…</w:t>
      </w:r>
    </w:p>
    <w:p w:rsidR="00D10443" w:rsidRDefault="00D10443" w:rsidP="00994F26">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8"/>
        </w:rPr>
        <w:t xml:space="preserve">Сежес: -Разрешите… Если речь зашла о флоте, можете нас с </w:t>
      </w:r>
      <w:r>
        <w:rPr>
          <w:rFonts w:ascii="Truetypewriter PolyglOTT" w:hAnsi="Truetypewriter PolyglOTT" w:cs="Truetypewriter PolyglOTT"/>
          <w:sz w:val="28"/>
          <w:szCs w:val="24"/>
        </w:rPr>
        <w:t>Норамаром перевести во флот… Вы ведь нас возьмёте…</w:t>
      </w:r>
    </w:p>
    <w:p w:rsidR="00D10443" w:rsidRDefault="00D10443" w:rsidP="00994F26">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Ли: -Я видел ваше письмо, но будьте добры, не вмешивайтесь в разговор.</w:t>
      </w:r>
    </w:p>
    <w:p w:rsidR="00F66CF7" w:rsidRDefault="00F66CF7" w:rsidP="00994F26">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понял намёк и ушёл из поля зрения*</w:t>
      </w:r>
    </w:p>
    <w:p w:rsidR="00F66CF7" w:rsidRDefault="00F66CF7" w:rsidP="00994F26">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Эниси: -Зачем же так строго? </w:t>
      </w:r>
    </w:p>
    <w:p w:rsidR="00F66CF7" w:rsidRDefault="00F66CF7" w:rsidP="00994F26">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Ли: -Строго… Он просит перевести наших двух лучших адъютантов во флот, не в космический, в обычный…</w:t>
      </w:r>
    </w:p>
    <w:p w:rsidR="00F66CF7" w:rsidRDefault="00F66CF7" w:rsidP="00994F26">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-Значит переведём, найдём новых… Ты тоже про флот говорил</w:t>
      </w:r>
    </w:p>
    <w:p w:rsidR="00F66CF7" w:rsidRDefault="00F66CF7" w:rsidP="00994F26">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Ли: -Нет, Эни… Я говорил про Флот, даже не так, хотя бы один космический корабль, малюсенький, но уже военный…</w:t>
      </w:r>
    </w:p>
    <w:p w:rsidR="00F66CF7" w:rsidRDefault="00F66CF7" w:rsidP="00994F26">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-Ох, Ли…</w:t>
      </w:r>
    </w:p>
    <w:p w:rsidR="007C6CA8" w:rsidRDefault="007C6CA8" w:rsidP="007C6CA8">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30. Чёрное солнце пустыни…</w:t>
      </w:r>
    </w:p>
    <w:p w:rsidR="007C6CA8" w:rsidRDefault="007C6CA8" w:rsidP="007C6CA8">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06:17 13.08.2010 * Эниси надел скафандр и вышел на поверхность Адоры. Как и раньше, там было невозможно жить: не было атмосферы. Планета была взята и последний корабль федерации оставил её. </w:t>
      </w:r>
    </w:p>
    <w:p w:rsidR="00A73E05" w:rsidRDefault="007C6CA8" w:rsidP="007C6CA8">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Не было понимания причин оставления планеты. Федерация могла бы несколько сотен лет противостоять Пимбазену. Эниси знал это… Но почему-то Фонст решил подарить Адору Эниси. Пимбура не мог отделаться от мысли, что федерал снова играет с ним, заманивает в ловушку. </w:t>
      </w:r>
    </w:p>
    <w:p w:rsidR="007C6CA8" w:rsidRDefault="007C6CA8" w:rsidP="007C6CA8">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По своей сути так и происходило. Перед получением телеграммы от Ламана Фонсту нашёл записи о строящемся флагмане Федерации: Бубастъере. </w:t>
      </w:r>
      <w:r w:rsidR="009622D6">
        <w:rPr>
          <w:rFonts w:ascii="Truetypewriter PolyglOTT" w:hAnsi="Truetypewriter PolyglOTT" w:cs="Truetypewriter PolyglOTT"/>
          <w:sz w:val="28"/>
          <w:szCs w:val="28"/>
        </w:rPr>
        <w:t xml:space="preserve">План Фонста был в том, чтобы за счёт солдат ускорить построение корабля. И в тот момент, когда Пимбазенская армия рассредоточится по большому количеству планет, начать полную блокаду, захватывая мир за миром, уничтожая армию по частям. </w:t>
      </w:r>
    </w:p>
    <w:p w:rsidR="00A73E05" w:rsidRDefault="007C6CA8" w:rsidP="007C6CA8">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Адора давно не поставляла ничего Федерации. С неё была насильно вывезена часть оборудования и поставлена на Эльмес. К счастью Эниси, квантовый литограф, ввиду казавшейся на тот момент федералам его бесполезности, был оставлен в цехах мира-кузницы. </w:t>
      </w:r>
    </w:p>
    <w:p w:rsidR="00886E28" w:rsidRDefault="00A73E05" w:rsidP="007C6CA8">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смотрел на небо. Последние пять сотен лет Адора дышала чёрным дымом угольных генераторов и кислотными парами. На поверхности планеты сформировался толстый слой смога. Адора</w:t>
      </w:r>
      <w:r w:rsidR="003F3FF2">
        <w:rPr>
          <w:rFonts w:ascii="Truetypewriter PolyglOTT" w:hAnsi="Truetypewriter PolyglOTT" w:cs="Truetypewriter PolyglOTT"/>
          <w:sz w:val="28"/>
          <w:szCs w:val="28"/>
        </w:rPr>
        <w:t xml:space="preserve"> или же </w:t>
      </w:r>
      <w:r w:rsidR="003F3FF2">
        <w:rPr>
          <w:rFonts w:ascii="Truetypewriter PolyglOTT" w:hAnsi="Truetypewriter PolyglOTT" w:cs="Truetypewriter PolyglOTT"/>
          <w:sz w:val="28"/>
          <w:szCs w:val="28"/>
          <w:lang w:val="en-US"/>
        </w:rPr>
        <w:t>MaRA</w:t>
      </w:r>
      <w:r w:rsidR="003F3FF2" w:rsidRPr="003F3FF2">
        <w:rPr>
          <w:rFonts w:ascii="Truetypewriter PolyglOTT" w:hAnsi="Truetypewriter PolyglOTT" w:cs="Truetypewriter PolyglOTT"/>
          <w:sz w:val="28"/>
          <w:szCs w:val="28"/>
        </w:rPr>
        <w:t>-2</w:t>
      </w:r>
      <w:r w:rsidR="003F3FF2">
        <w:rPr>
          <w:rFonts w:ascii="Truetypewriter PolyglOTT" w:hAnsi="Truetypewriter PolyglOTT" w:cs="Truetypewriter PolyglOTT"/>
          <w:sz w:val="28"/>
          <w:szCs w:val="28"/>
        </w:rPr>
        <w:t xml:space="preserve"> была второй планетой в двойной звёздной системе звёзд Макарика и Ризария, жёлтого и коричневого карликов соответственно. Их свет, проходя через много вековую завесу неба приобретал коричнево-синий оттенок. Казалось, что Макарика освещала планету чёрным светом.</w:t>
      </w:r>
      <w:r w:rsidR="00886E28">
        <w:rPr>
          <w:rFonts w:ascii="Truetypewriter PolyglOTT" w:hAnsi="Truetypewriter PolyglOTT" w:cs="Truetypewriter PolyglOTT"/>
          <w:sz w:val="28"/>
          <w:szCs w:val="28"/>
        </w:rPr>
        <w:t xml:space="preserve"> </w:t>
      </w:r>
    </w:p>
    <w:p w:rsidR="001652F7" w:rsidRDefault="001652F7" w:rsidP="007C6CA8">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На поверхность планеты приземлился Пимбазенский корабль. Из него вынесли огромный, по размером, реактор. </w:t>
      </w:r>
    </w:p>
    <w:p w:rsidR="001652F7" w:rsidRDefault="001652F7" w:rsidP="007C6CA8">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Убедившись, что груз доставлен, </w:t>
      </w:r>
      <w:r w:rsidR="00886E28">
        <w:rPr>
          <w:rFonts w:ascii="Truetypewriter PolyglOTT" w:hAnsi="Truetypewriter PolyglOTT" w:cs="Truetypewriter PolyglOTT"/>
          <w:sz w:val="28"/>
          <w:szCs w:val="28"/>
        </w:rPr>
        <w:t xml:space="preserve">Пимбура Пимбазена опираясь на трость прошёл в лифт. Где-то в толще поверхности планеты проходила </w:t>
      </w:r>
      <w:r>
        <w:rPr>
          <w:rFonts w:ascii="Truetypewriter PolyglOTT" w:hAnsi="Truetypewriter PolyglOTT" w:cs="Truetypewriter PolyglOTT"/>
          <w:sz w:val="28"/>
          <w:szCs w:val="28"/>
        </w:rPr>
        <w:t xml:space="preserve">система горизонтальных шахт, она создавала квадраты примерно 100 на 100 км, охватывавших своей сеткой всё планету. Именно в вестибюль одного из таких туннелей и спустился Эниси. </w:t>
      </w:r>
    </w:p>
    <w:p w:rsidR="001652F7" w:rsidRDefault="001652F7" w:rsidP="007C6CA8">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На планете давно не работали генераторы, всё освещение питалось от аккумуляторов, чей заряд подходил к концу. В обычное время по туннелю каждую минуту приходил поезд… Но сейчас система стояла ввиду нехватки энергии. </w:t>
      </w:r>
    </w:p>
    <w:p w:rsidR="00AD3062" w:rsidRDefault="001652F7" w:rsidP="007C6CA8">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 поверхности тем временем демонтировалась одна из угольных электростанций: такое происходило по всей поверхности планеты. На место устаревших источников энергии устанавливались наисовременнейшие ядерные реакторы. Их мощность превосходила старые станции в десять раз. Благодаря модульной стру</w:t>
      </w:r>
      <w:r w:rsidR="00AD3062">
        <w:rPr>
          <w:rFonts w:ascii="Truetypewriter PolyglOTT" w:hAnsi="Truetypewriter PolyglOTT" w:cs="Truetypewriter PolyglOTT"/>
          <w:sz w:val="28"/>
          <w:szCs w:val="28"/>
        </w:rPr>
        <w:t xml:space="preserve">ктуре планеты, на смену реакторов ушло 2 часа. </w:t>
      </w:r>
    </w:p>
    <w:p w:rsidR="00AD3062" w:rsidRDefault="00AD3062" w:rsidP="00AD3062">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По прошествии этого времени, Эниси был осведомлен о готовности запуска реакторов. Был отдан приказ. Спустя минуту реакторы вышли на полную мощность и были подключены к энергосистеме планеты. В мгновение Адора ожила: вновь пошли поезда, зажглось полное освещение, заработала рециркуляция воздуха. </w:t>
      </w:r>
    </w:p>
    <w:p w:rsidR="00D10443" w:rsidRDefault="00AD3062" w:rsidP="00AD3062">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К Эниси спустился Ши. </w:t>
      </w:r>
      <w:r w:rsidR="007C6CA8">
        <w:rPr>
          <w:rFonts w:ascii="Truetypewriter PolyglOTT" w:hAnsi="Truetypewriter PolyglOTT" w:cs="Truetypewriter PolyglOTT"/>
          <w:sz w:val="28"/>
          <w:szCs w:val="28"/>
        </w:rPr>
        <w:t>*</w:t>
      </w:r>
    </w:p>
    <w:p w:rsidR="00446E4B" w:rsidRDefault="00AD306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-Что дальше, Магвиль?</w:t>
      </w:r>
    </w:p>
    <w:p w:rsidR="00AD3062" w:rsidRDefault="00AD306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-Да, Ши, Магвиль. </w:t>
      </w:r>
    </w:p>
    <w:p w:rsidR="00AD3062" w:rsidRDefault="00AD306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-Тогда необходимо отправляться</w:t>
      </w:r>
    </w:p>
    <w:p w:rsidR="00AD3062" w:rsidRDefault="00AD306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-Так чего ты ждёшь?</w:t>
      </w:r>
    </w:p>
    <w:p w:rsidR="00AD3062" w:rsidRDefault="00AD306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-Тебе, Эниси, тебя.</w:t>
      </w:r>
    </w:p>
    <w:p w:rsidR="00AD3062" w:rsidRDefault="00AD306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-У меня ещё есть дела на Адоре, Ши. Ты справишься с этим, я это прекрасно знаю…</w:t>
      </w:r>
    </w:p>
    <w:p w:rsidR="00AD3062" w:rsidRDefault="00AD306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-Но…</w:t>
      </w:r>
    </w:p>
    <w:p w:rsidR="00AD3062" w:rsidRDefault="00AD306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-Мой поезд, удачи, Ши…</w:t>
      </w:r>
    </w:p>
    <w:p w:rsidR="00AD3062" w:rsidRDefault="00AD306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 сел на транспорт и уехал. Несмотря на странное поведение Эниси, Ши понимал, что если он остался на планете, то для этого была веская причина. Армия Пимбазена отправилась на Магвиль.</w:t>
      </w:r>
    </w:p>
    <w:p w:rsidR="00EF5D4B" w:rsidRDefault="00EF5D4B" w:rsidP="00AD3062">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Нельзя забывать, что после 2007-ого года, после начала войны, Адора заявила, что является частью Пимбазена. Из-за этого смелого, но дерзкого шага она лишилась оборудования, а проживавший на ней триллион Пимбазенцев были заперты на ней. Они боролись за жизнь, но к сожалению 200 миллиардов погибли. Но каннибализм на планете так и не стал частью обихода. Тела падших братьев перерабатывались в компост и на нём уже выращивались культуры.</w:t>
      </w:r>
      <w:r w:rsidR="00696F90">
        <w:rPr>
          <w:rFonts w:ascii="Truetypewriter PolyglOTT" w:hAnsi="Truetypewriter PolyglOTT" w:cs="Truetypewriter PolyglOTT"/>
          <w:sz w:val="28"/>
          <w:szCs w:val="28"/>
        </w:rPr>
        <w:t xml:space="preserve"> </w:t>
      </w:r>
    </w:p>
    <w:p w:rsidR="00696F90" w:rsidRDefault="00696F90" w:rsidP="00AD3062">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Во время боевых действий, население пряталось в бункерах. Все ждали свою судьбу: жизнь или смерть…</w:t>
      </w:r>
    </w:p>
    <w:p w:rsidR="00696F90" w:rsidRDefault="00696F90" w:rsidP="00AD3062">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Спустя несколько часов Эниси прибыл в командный центр планеты. </w:t>
      </w:r>
      <w:r w:rsidR="00EF5D4B">
        <w:rPr>
          <w:rFonts w:ascii="Truetypewriter PolyglOTT" w:hAnsi="Truetypewriter PolyglOTT" w:cs="Truetypewriter PolyglOTT"/>
          <w:sz w:val="28"/>
          <w:szCs w:val="28"/>
        </w:rPr>
        <w:t xml:space="preserve">Глава Пимбазена смотрел на изнеможённые </w:t>
      </w:r>
      <w:r>
        <w:rPr>
          <w:rFonts w:ascii="Truetypewriter PolyglOTT" w:hAnsi="Truetypewriter PolyglOTT" w:cs="Truetypewriter PolyglOTT"/>
          <w:sz w:val="28"/>
          <w:szCs w:val="28"/>
        </w:rPr>
        <w:t>жителей планеты, находившихся там. Несмотря на невероятную усталость, при виде Пимбуры все учёные отдали честь. Эниси подошёл к окну, выходившему на площадь. Он увидел несчётное множество пимбуров. При виде своего освободителя, население отдало честь. *</w:t>
      </w:r>
    </w:p>
    <w:p w:rsidR="00696F90" w:rsidRDefault="00696F90" w:rsidP="00AD3062">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-Не я достоин чести, а вы… Вы, куда большей, чем я…</w:t>
      </w:r>
    </w:p>
    <w:p w:rsidR="004A1068" w:rsidRDefault="00696F90" w:rsidP="00696F90">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 Энси достал нож, приложил его к груди и встал на колено.  </w:t>
      </w:r>
      <w:r w:rsidR="00A70701">
        <w:rPr>
          <w:rFonts w:ascii="Truetypewriter PolyglOTT" w:hAnsi="Truetypewriter PolyglOTT" w:cs="Truetypewriter PolyglOTT"/>
          <w:sz w:val="28"/>
          <w:szCs w:val="28"/>
        </w:rPr>
        <w:t>После этого жеста на планете произошёл огромнейший подъём: заработали станки, а казавшиеся обессиленными Адорцы начали работу. Спустя некоторое время им на смену прибыла армия учёных, рабочих и</w:t>
      </w:r>
      <w:r>
        <w:rPr>
          <w:rFonts w:ascii="Truetypewriter PolyglOTT" w:hAnsi="Truetypewriter PolyglOTT" w:cs="Truetypewriter PolyglOTT"/>
          <w:sz w:val="28"/>
          <w:szCs w:val="28"/>
        </w:rPr>
        <w:t xml:space="preserve"> </w:t>
      </w:r>
      <w:r w:rsidR="00A70701">
        <w:rPr>
          <w:rFonts w:ascii="Truetypewriter PolyglOTT" w:hAnsi="Truetypewriter PolyglOTT" w:cs="Truetypewriter PolyglOTT"/>
          <w:sz w:val="28"/>
          <w:szCs w:val="28"/>
        </w:rPr>
        <w:t xml:space="preserve">инженеров с Сильвы. А герои планеты были отправлены на тихую и мирную планету. </w:t>
      </w:r>
    </w:p>
    <w:p w:rsidR="00AD3062" w:rsidRDefault="004A1068" w:rsidP="004A1068">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доехал до квантового литографа. Это устройство печатало квантовые процессоры, которые ранее были бесполезны. Но за 3 года на Сильве были созданы особые чертежи. И со станка сошёл квантово-кремниевый процессор размером 30 на 30 на 30 сантиметров. Эниси взял его и полетел на Сильву, где его ждал его особый проект…</w:t>
      </w:r>
      <w:r w:rsidR="00AD3062">
        <w:rPr>
          <w:rFonts w:ascii="Truetypewriter PolyglOTT" w:hAnsi="Truetypewriter PolyglOTT" w:cs="Truetypewriter PolyglOTT"/>
          <w:sz w:val="28"/>
          <w:szCs w:val="28"/>
        </w:rPr>
        <w:t>*</w:t>
      </w:r>
    </w:p>
    <w:p w:rsidR="0020663F" w:rsidRDefault="0020663F" w:rsidP="0020663F">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31. Что же ты натворил?</w:t>
      </w:r>
    </w:p>
    <w:p w:rsidR="00446E4B" w:rsidRDefault="0020663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10:00 13.08.2010 *Замок на К</w:t>
      </w:r>
      <w:r w:rsidRPr="0020663F">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бинсет, комната Фонста. Ламан только что прибыл на планету. Фонст сидел на своём кресле и медленно разглядывал карту. Не отрывая глаз от планов, он начал…*</w:t>
      </w:r>
    </w:p>
    <w:p w:rsidR="0020663F" w:rsidRDefault="0020663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Фонст: -Ты оставил Адору… Я думал, что ты справишься… </w:t>
      </w:r>
    </w:p>
    <w:p w:rsidR="0020663F" w:rsidRDefault="0020663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-Простите, Фонст… Я…</w:t>
      </w:r>
    </w:p>
    <w:p w:rsidR="0020663F" w:rsidRDefault="0020663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Фонст: -Не оправдывайся… Ты отправишься на </w:t>
      </w:r>
      <w:r w:rsidR="00296440">
        <w:rPr>
          <w:rFonts w:ascii="Truetypewriter PolyglOTT" w:hAnsi="Truetypewriter PolyglOTT" w:cs="Truetypewriter PolyglOTT"/>
          <w:sz w:val="28"/>
          <w:szCs w:val="28"/>
        </w:rPr>
        <w:t>Паари…</w:t>
      </w:r>
    </w:p>
    <w:p w:rsidR="00296440" w:rsidRDefault="0029644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-Усмирять Пимбазенъерих Аутоматих? Его же уже, по-моему, взяли под контроль, вчера? Нет?</w:t>
      </w:r>
    </w:p>
    <w:p w:rsidR="00296440" w:rsidRDefault="0029644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-Я просто уверен, что Эниси решит взять ещё один мир-кузницу, когда поймёт, что Адора в плачевном состоянии…</w:t>
      </w:r>
    </w:p>
    <w:p w:rsidR="00296440" w:rsidRDefault="0029644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Ламан: -Я видел фотографии Адоры, они запустили генераторы. И я видел Пимбазенский флот: он был на </w:t>
      </w:r>
      <w:r w:rsidR="002D5D6D">
        <w:rPr>
          <w:rFonts w:ascii="Truetypewriter PolyglOTT" w:hAnsi="Truetypewriter PolyglOTT" w:cs="Truetypewriter PolyglOTT"/>
          <w:sz w:val="28"/>
          <w:szCs w:val="28"/>
        </w:rPr>
        <w:t>экваториальной орбите</w:t>
      </w:r>
    </w:p>
    <w:p w:rsidR="002D5D6D" w:rsidRDefault="002D5D6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-И?</w:t>
      </w:r>
    </w:p>
    <w:p w:rsidR="002D5D6D" w:rsidRDefault="002D5D6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-Для того, чтобы полететь на Паари с Адоры, необходимо выйти на полярную орбиту. А вот, атаковать Магвиль…</w:t>
      </w:r>
    </w:p>
    <w:p w:rsidR="002D5D6D" w:rsidRDefault="002D5D6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-Магвиль!? У тебя есть доказательства? Магвиль отдавать Пимбазенцам нельзя…</w:t>
      </w:r>
    </w:p>
    <w:p w:rsidR="002D5D6D" w:rsidRDefault="002D5D6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*Ламан достал из сумки пачку фотографий: флот, Адора – там было всё… *</w:t>
      </w:r>
    </w:p>
    <w:p w:rsidR="002D5D6D" w:rsidRDefault="002D5D6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-Тогда ты летишь на Адору…</w:t>
      </w:r>
    </w:p>
    <w:p w:rsidR="002D5D6D" w:rsidRDefault="002D5D6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-Есть ещё кое-что… Здесь список всей правящей «верхушки» повстанцев…</w:t>
      </w:r>
    </w:p>
    <w:p w:rsidR="002D5D6D" w:rsidRDefault="002D5D6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 достал из сумки огромную папку и положил на стол Фонста. Фонст начал перекладывать дела: Эниси Зофе, Эниси Ли, Шрин Кришлау… И тут он остановился… *</w:t>
      </w:r>
    </w:p>
    <w:p w:rsidR="002D5D6D" w:rsidRDefault="00C8405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-Сонэ Шэ</w:t>
      </w:r>
      <w:r w:rsidR="002D5D6D">
        <w:rPr>
          <w:rFonts w:ascii="Truetypewriter PolyglOTT" w:hAnsi="Truetypewriter PolyglOTT" w:cs="Truetypewriter PolyglOTT"/>
          <w:sz w:val="28"/>
          <w:szCs w:val="28"/>
        </w:rPr>
        <w:t>н? Должно быть это какая-то ошибка. Ламан, она жила шесть тысяч оборотов назад</w:t>
      </w:r>
      <w:r>
        <w:rPr>
          <w:rFonts w:ascii="Truetypewriter PolyglOTT" w:hAnsi="Truetypewriter PolyglOTT" w:cs="Truetypewriter PolyglOTT"/>
          <w:sz w:val="28"/>
          <w:szCs w:val="28"/>
        </w:rPr>
        <w:t xml:space="preserve">… </w:t>
      </w:r>
    </w:p>
    <w:p w:rsidR="00C84051" w:rsidRDefault="00C8405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-Это её далёкий потомок… Настоящая госпожа Шэн находится в криостазисе, в Магвиле… После того, как Ли убил Виста Шэна. Я думал вы знаете</w:t>
      </w:r>
      <w:r w:rsidR="00924683">
        <w:rPr>
          <w:rFonts w:ascii="Truetypewriter PolyglOTT" w:hAnsi="Truetypewriter PolyglOTT" w:cs="Truetypewriter PolyglOTT"/>
          <w:sz w:val="28"/>
          <w:szCs w:val="28"/>
        </w:rPr>
        <w:t>…</w:t>
      </w:r>
    </w:p>
    <w:p w:rsidR="00C84051" w:rsidRDefault="00C8405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ударил кулаком по столу. *</w:t>
      </w:r>
    </w:p>
    <w:p w:rsidR="00C84051" w:rsidRDefault="0092468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-Ли… Сво</w:t>
      </w:r>
      <w:r w:rsidR="00A712AF">
        <w:rPr>
          <w:rFonts w:ascii="Truetypewriter PolyglOTT" w:hAnsi="Truetypewriter PolyglOTT" w:cs="Truetypewriter PolyglOTT"/>
          <w:sz w:val="28"/>
          <w:szCs w:val="28"/>
        </w:rPr>
        <w:t>л</w:t>
      </w:r>
      <w:r w:rsidR="00C84051">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 Хотя я тоже хотел убить Жифе, но не убил же… Хм, а</w:t>
      </w:r>
      <w:r w:rsidR="001210A6">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о</w:t>
      </w:r>
      <w:r w:rsidR="001210A6">
        <w:rPr>
          <w:rFonts w:ascii="Truetypewriter PolyglOTT" w:hAnsi="Truetypewriter PolyglOTT" w:cs="Truetypewriter PolyglOTT"/>
          <w:sz w:val="28"/>
          <w:szCs w:val="28"/>
        </w:rPr>
        <w:t>на так похожа на неё…</w:t>
      </w:r>
      <w:r>
        <w:rPr>
          <w:rFonts w:ascii="Truetypewriter PolyglOTT" w:hAnsi="Truetypewriter PolyglOTT" w:cs="Truetypewriter PolyglOTT"/>
          <w:sz w:val="28"/>
          <w:szCs w:val="28"/>
        </w:rPr>
        <w:t xml:space="preserve"> На Сонэ, почти один-в-один</w:t>
      </w:r>
    </w:p>
    <w:p w:rsidR="00924683" w:rsidRDefault="0092468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-Почему бы просто не вывести её из криостазиса и не подослать к повстанцам…</w:t>
      </w:r>
    </w:p>
    <w:p w:rsidR="00924683" w:rsidRDefault="0092468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-Кто такая Сонэ Шэн</w:t>
      </w:r>
    </w:p>
    <w:p w:rsidR="00C84051" w:rsidRDefault="0092468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-Не понял…</w:t>
      </w:r>
    </w:p>
    <w:p w:rsidR="00924683" w:rsidRDefault="0092468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-Ну почему она сейчас рядом с Эниси</w:t>
      </w:r>
    </w:p>
    <w:p w:rsidR="00924683" w:rsidRDefault="00A712A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-А, вы про Сонэ Вист… Не про Сонэ Макралэс…</w:t>
      </w:r>
    </w:p>
    <w:p w:rsidR="00A712AF" w:rsidRDefault="00A712A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-У них есть вторые имена? Не суть..</w:t>
      </w:r>
    </w:p>
    <w:p w:rsidR="00CA4700" w:rsidRDefault="00A712A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Ламан: -Сонэ – дочь промышленника </w:t>
      </w:r>
      <w:r w:rsidR="00CA4700">
        <w:rPr>
          <w:rFonts w:ascii="Truetypewriter PolyglOTT" w:hAnsi="Truetypewriter PolyglOTT" w:cs="Truetypewriter PolyglOTT"/>
          <w:sz w:val="28"/>
          <w:szCs w:val="28"/>
        </w:rPr>
        <w:t xml:space="preserve">Нильса </w:t>
      </w:r>
      <w:r>
        <w:rPr>
          <w:rFonts w:ascii="Truetypewriter PolyglOTT" w:hAnsi="Truetypewriter PolyglOTT" w:cs="Truetypewriter PolyglOTT"/>
          <w:sz w:val="28"/>
          <w:szCs w:val="28"/>
        </w:rPr>
        <w:t>Шэна</w:t>
      </w:r>
      <w:r w:rsidR="00CA4700">
        <w:rPr>
          <w:rFonts w:ascii="Truetypewriter PolyglOTT" w:hAnsi="Truetypewriter PolyglOTT" w:cs="Truetypewriter PolyglOTT"/>
          <w:sz w:val="28"/>
          <w:szCs w:val="28"/>
        </w:rPr>
        <w:t>. Она с детства обучалась управлению промышленностью…</w:t>
      </w:r>
    </w:p>
    <w:p w:rsidR="00A712AF" w:rsidRDefault="00CA470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-Можешь не продолжать, Эниси вмиг раскусит подмену. Сонэ было не то что бы совсем умной и образованной… Красивая – да… Просто принцесса – и всё</w:t>
      </w:r>
      <w:r w:rsidR="00BA6948">
        <w:rPr>
          <w:rFonts w:ascii="Truetypewriter PolyglOTT" w:hAnsi="Truetypewriter PolyglOTT" w:cs="Truetypewriter PolyglOTT"/>
          <w:sz w:val="28"/>
          <w:szCs w:val="28"/>
        </w:rPr>
        <w:t>…</w:t>
      </w:r>
    </w:p>
    <w:p w:rsidR="004B1535" w:rsidRDefault="004B1535" w:rsidP="004B1535">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32. О дивный старый мир…</w:t>
      </w:r>
    </w:p>
    <w:p w:rsidR="004B1535" w:rsidRDefault="00BC27D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13:23 15.08.2010 </w:t>
      </w:r>
      <w:r w:rsidR="004B1535">
        <w:rPr>
          <w:rFonts w:ascii="Truetypewriter PolyglOTT" w:hAnsi="Truetypewriter PolyglOTT" w:cs="Truetypewriter PolyglOTT"/>
          <w:sz w:val="28"/>
          <w:szCs w:val="28"/>
        </w:rPr>
        <w:t xml:space="preserve">*Флот Пимбазена находился на орбите Адоры. Шрин Кришлау стоял на мостике «Нимфа Колапсо». Под ним находилась огромная комната, где сидели солдаты. Шелестели бумаги и скребли карандаши, работали принтеры ЭВМ – корабль прокладывал свой курс до Магвиля. </w:t>
      </w:r>
    </w:p>
    <w:p w:rsidR="00BA6948" w:rsidRDefault="004B1535" w:rsidP="004B1535">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горле Ши пересохло. Он потянулся за стаканом с водой…  В этот момент искусственная гравитация отключилась…*</w:t>
      </w:r>
    </w:p>
    <w:p w:rsidR="004B1535" w:rsidRDefault="004B1535" w:rsidP="004B153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Ши: -Капитан, в чём дело?</w:t>
      </w:r>
    </w:p>
    <w:p w:rsidR="004B1535" w:rsidRDefault="004B1535" w:rsidP="004B153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Капитан: -Всё в порядке, просто перезагрузка системы. </w:t>
      </w:r>
      <w:r w:rsidR="00BC27D7">
        <w:rPr>
          <w:rFonts w:ascii="Truetypewriter PolyglOTT" w:hAnsi="Truetypewriter PolyglOTT" w:cs="Truetypewriter PolyglOTT"/>
          <w:sz w:val="28"/>
          <w:szCs w:val="28"/>
        </w:rPr>
        <w:t>Нужно было обновить ПО. Команда от Пимбуры…</w:t>
      </w:r>
    </w:p>
    <w:p w:rsidR="00446E4B" w:rsidRDefault="00BC27D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-А почему он не предупредил об этом меня…</w:t>
      </w:r>
    </w:p>
    <w:p w:rsidR="00BC27D7" w:rsidRDefault="00BC27D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Солдат*находясь на нижнем ярусе*: -Генерал, вы должны это увидеть.</w:t>
      </w:r>
    </w:p>
    <w:p w:rsidR="00BC27D7" w:rsidRDefault="00BC27D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взял свою фуражку и пошёл к лестнице. Пимбазенские генералы не носили фуражек, но Ши, как чистокровный федерал не мог отказаться от столь приевшейся привычки. На мониторе одной из ЭВМ красовалась надпись: «Система расчёта переходит в авто-режим, задайте необходимые координаты». *</w:t>
      </w:r>
    </w:p>
    <w:p w:rsidR="00BC27D7" w:rsidRDefault="00BC27D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-Что у вас тут? Я не знаю… Попробуйте задать координаты…</w:t>
      </w:r>
    </w:p>
    <w:p w:rsidR="00BC27D7" w:rsidRDefault="00BC27D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-Так точно…</w:t>
      </w:r>
    </w:p>
    <w:p w:rsidR="00BC27D7" w:rsidRDefault="00BC27D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вбил координаты Магвиля. Через 15 секунд на остальных ЭВМ автоматически выставились программы полёта: время работы двигателей, скорость полёта в разных точках, даже частота переключений Мор-Ди-Квантового дестабилизатора. Ши удивился, но всё же отдал приказ перепроверить карты полёта, которые до этого момента считались вручную</w:t>
      </w:r>
      <w:r w:rsidR="007977E5">
        <w:rPr>
          <w:rFonts w:ascii="Truetypewriter PolyglOTT" w:hAnsi="Truetypewriter PolyglOTT" w:cs="Truetypewriter PolyglOTT"/>
          <w:sz w:val="28"/>
          <w:szCs w:val="28"/>
        </w:rPr>
        <w:t>. За прошлые годы зеркало было уменьшено до размеров обычного телефона. Как раз к такому и подошёл Ши, чтобы позвонить Эниси… Ответа не было долго: минута, две… Ши собрался вешать трубку, но тут услышал до боли знакомый голос…</w:t>
      </w:r>
      <w:r>
        <w:rPr>
          <w:rFonts w:ascii="Truetypewriter PolyglOTT" w:hAnsi="Truetypewriter PolyglOTT" w:cs="Truetypewriter PolyglOTT"/>
          <w:sz w:val="28"/>
          <w:szCs w:val="28"/>
        </w:rPr>
        <w:t>*</w:t>
      </w:r>
    </w:p>
    <w:p w:rsidR="007977E5" w:rsidRDefault="007977E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-Ши, прости, что раньше не смог ответить. Я был чрезвычайно занят. Я думаю, что ты познакомился уже с одной из частей моего проекта…</w:t>
      </w:r>
    </w:p>
    <w:p w:rsidR="007977E5" w:rsidRDefault="007977E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-Ты про расчёт карт движения…</w:t>
      </w:r>
    </w:p>
    <w:p w:rsidR="007977E5" w:rsidRDefault="007977E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 Ши, о нём… Ты не представляешь на пороге какого великого открытия мы стоим. То, что карты пути были рассчитаны так быстро – заслуга квантового компьютера…</w:t>
      </w:r>
    </w:p>
    <w:p w:rsidR="007977E5" w:rsidRDefault="007977E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Ши: -Чего? Какого ещё компьютера? </w:t>
      </w:r>
    </w:p>
    <w:p w:rsidR="007977E5" w:rsidRDefault="007977E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-Видишь ли, Ши. У нас есть машина, способная просчитывать вероятности событий невероятно быстро… По сути предсказывать будущее…</w:t>
      </w:r>
    </w:p>
    <w:p w:rsidR="007977E5" w:rsidRDefault="007977E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Ши: -Эниси, я понимаю, что это всё же твоё дело, но может всё-таки стоит управлять государством, а не строить вундервафлю? </w:t>
      </w:r>
    </w:p>
    <w:p w:rsidR="007977E5" w:rsidRDefault="007977E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-Ох Ши. Никто в здравом уме не управляет государством в одиночку. Есть целое министерство, которое этим занимается. </w:t>
      </w:r>
      <w:r w:rsidR="00594E06">
        <w:rPr>
          <w:rFonts w:ascii="Truetypewriter PolyglOTT" w:hAnsi="Truetypewriter PolyglOTT" w:cs="Truetypewriter PolyglOTT"/>
          <w:sz w:val="28"/>
          <w:szCs w:val="28"/>
        </w:rPr>
        <w:t>Да, за мной абсолютное право на управление, но в этом нету необходимости: всё делает правительство…</w:t>
      </w:r>
    </w:p>
    <w:p w:rsidR="00594E06" w:rsidRDefault="00594E06" w:rsidP="00594E0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Ши: -По-твоему я не знаю…. Но я о другом, ты делаешь какой-то непонятный проект… Абсолютно непонятный, да, он может «рассчитать» карты траекторий, но ты сам сказал, что это предсказание…</w:t>
      </w:r>
    </w:p>
    <w:p w:rsidR="00594E06" w:rsidRDefault="00594E06" w:rsidP="00594E0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-Три, два, один…</w:t>
      </w:r>
    </w:p>
    <w:p w:rsidR="00594E06" w:rsidRDefault="00594E06" w:rsidP="00594E0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дверь постучали*</w:t>
      </w:r>
    </w:p>
    <w:p w:rsidR="00594E06" w:rsidRDefault="00594E06" w:rsidP="00594E0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-Разрешите?</w:t>
      </w:r>
    </w:p>
    <w:p w:rsidR="00594E06" w:rsidRDefault="00594E06" w:rsidP="00594E0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-Входите…</w:t>
      </w:r>
    </w:p>
    <w:p w:rsidR="00594E06" w:rsidRDefault="00594E06" w:rsidP="00594E0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-Все координаты абсолютно верны…</w:t>
      </w:r>
    </w:p>
    <w:p w:rsidR="00594E06" w:rsidRDefault="00594E06" w:rsidP="00594E0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-Ладно, Эниси, я понял… Но теперь мой путь лежит на Магвиль.</w:t>
      </w:r>
    </w:p>
    <w:p w:rsidR="00594E06" w:rsidRDefault="00594E06" w:rsidP="00594E0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-До встречи, Ши…</w:t>
      </w:r>
    </w:p>
    <w:p w:rsidR="004F18B1" w:rsidRDefault="00193263" w:rsidP="00594E0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*Корабль запустил двигатели. За ним полетел весь флот. Сначала двигаясь медленно, корабли набирали скорость, пока не включились дестабилизаторы. В этот момент корабли вытянуло в спагетти, а через мгновение они пропали. </w:t>
      </w:r>
    </w:p>
    <w:p w:rsidR="00594E06" w:rsidRDefault="000A00EB" w:rsidP="004F18B1">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Через </w:t>
      </w:r>
      <w:r w:rsidR="000C2A2C">
        <w:rPr>
          <w:rFonts w:ascii="Truetypewriter PolyglOTT" w:hAnsi="Truetypewriter PolyglOTT" w:cs="Truetypewriter PolyglOTT"/>
          <w:sz w:val="28"/>
          <w:szCs w:val="28"/>
        </w:rPr>
        <w:t xml:space="preserve">пять </w:t>
      </w:r>
      <w:r>
        <w:rPr>
          <w:rFonts w:ascii="Truetypewriter PolyglOTT" w:hAnsi="Truetypewriter PolyglOTT" w:cs="Truetypewriter PolyglOTT"/>
          <w:sz w:val="28"/>
          <w:szCs w:val="28"/>
        </w:rPr>
        <w:t>час</w:t>
      </w:r>
      <w:r w:rsidR="000C2A2C">
        <w:rPr>
          <w:rFonts w:ascii="Truetypewriter PolyglOTT" w:hAnsi="Truetypewriter PolyglOTT" w:cs="Truetypewriter PolyglOTT"/>
          <w:sz w:val="28"/>
          <w:szCs w:val="28"/>
        </w:rPr>
        <w:t>ов</w:t>
      </w:r>
      <w:r>
        <w:rPr>
          <w:rFonts w:ascii="Truetypewriter PolyglOTT" w:hAnsi="Truetypewriter PolyglOTT" w:cs="Truetypewriter PolyglOTT"/>
          <w:sz w:val="28"/>
          <w:szCs w:val="28"/>
        </w:rPr>
        <w:t xml:space="preserve"> Пимбазенцы были у М</w:t>
      </w:r>
      <w:r w:rsidR="004F18B1">
        <w:rPr>
          <w:rFonts w:ascii="Truetypewriter PolyglOTT" w:hAnsi="Truetypewriter PolyglOTT" w:cs="Truetypewriter PolyglOTT"/>
          <w:sz w:val="28"/>
          <w:szCs w:val="28"/>
        </w:rPr>
        <w:t xml:space="preserve">агвиля. Огромная планета встречала их своим видом. Вокруг кружили конвои, но остановить флот Пимбазена они не были способны. «Нимфа Колапсо» приземлилась на возвышенности близ района №153. Ши смотрел в иллюминатор: светило солнце и асфальт блестел после прошедшего дождя… Он знал, что скоро эта земля будет полита кровью. В его распоряжении находилось 15 миллиардов солдат… </w:t>
      </w:r>
      <w:r w:rsidR="00193263">
        <w:rPr>
          <w:rFonts w:ascii="Truetypewriter PolyglOTT" w:hAnsi="Truetypewriter PolyglOTT" w:cs="Truetypewriter PolyglOTT"/>
          <w:sz w:val="28"/>
          <w:szCs w:val="28"/>
        </w:rPr>
        <w:t>*</w:t>
      </w:r>
      <w:r w:rsidR="00594E06">
        <w:rPr>
          <w:rFonts w:ascii="Truetypewriter PolyglOTT" w:hAnsi="Truetypewriter PolyglOTT" w:cs="Truetypewriter PolyglOTT"/>
          <w:sz w:val="28"/>
          <w:szCs w:val="28"/>
        </w:rPr>
        <w:t xml:space="preserve"> </w:t>
      </w:r>
    </w:p>
    <w:p w:rsidR="00453BFA" w:rsidRDefault="00AF0561" w:rsidP="00453BFA">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3</w:t>
      </w:r>
      <w:r w:rsidRPr="00C34F03">
        <w:rPr>
          <w:rFonts w:ascii="Truetypewriter PolyglOTT" w:hAnsi="Truetypewriter PolyglOTT" w:cs="Truetypewriter PolyglOTT"/>
          <w:b/>
          <w:sz w:val="36"/>
          <w:szCs w:val="28"/>
        </w:rPr>
        <w:t>3</w:t>
      </w:r>
      <w:r w:rsidR="00453BFA">
        <w:rPr>
          <w:rFonts w:ascii="Truetypewriter PolyglOTT" w:hAnsi="Truetypewriter PolyglOTT" w:cs="Truetypewriter PolyglOTT"/>
          <w:b/>
          <w:sz w:val="36"/>
          <w:szCs w:val="28"/>
        </w:rPr>
        <w:t>. Пришёл, увидел…</w:t>
      </w:r>
    </w:p>
    <w:p w:rsidR="00AF0561" w:rsidRDefault="0018383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17:47 01.09.2010 </w:t>
      </w:r>
      <w:r w:rsidR="00453BFA">
        <w:rPr>
          <w:rFonts w:ascii="Truetypewriter PolyglOTT" w:hAnsi="Truetypewriter PolyglOTT" w:cs="Truetypewriter PolyglOTT"/>
          <w:sz w:val="28"/>
          <w:szCs w:val="28"/>
        </w:rPr>
        <w:t xml:space="preserve">*Войска Федерации давно прибыли на Магвиль. Ламан сидел в штабе. Уже было известно место высадки Пимбазенцев, была известна и численность. В голове Ламана как свинцовая дробь по ведру стучала мысль: не отдать Магвиль, не отдать Магвиль… Федерация окапывалась. Вокруг Пимбазенского плацдарма выросли </w:t>
      </w:r>
      <w:r w:rsidR="00AF0561">
        <w:rPr>
          <w:rFonts w:ascii="Truetypewriter PolyglOTT" w:hAnsi="Truetypewriter PolyglOTT" w:cs="Truetypewriter PolyglOTT"/>
          <w:sz w:val="28"/>
          <w:szCs w:val="28"/>
        </w:rPr>
        <w:t xml:space="preserve">валы, </w:t>
      </w:r>
      <w:r w:rsidR="00453BFA">
        <w:rPr>
          <w:rFonts w:ascii="Truetypewriter PolyglOTT" w:hAnsi="Truetypewriter PolyglOTT" w:cs="Truetypewriter PolyglOTT"/>
          <w:sz w:val="28"/>
          <w:szCs w:val="28"/>
        </w:rPr>
        <w:t>окопы и дзоты. Никто не собирался отступать и давать слабину.</w:t>
      </w:r>
    </w:p>
    <w:p w:rsidR="00BC27D7" w:rsidRDefault="00AF0561" w:rsidP="00AF0561">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В самом центре плацдарма находился флагман, рядом стояли транспортные корабли. Армия Пимбазена выстроились в квадраты и стояли с винтовками наизготовку. Танки были загнаны в ангары, под землёй рылся ангар для самолётов, строилась ВПП. Ши сидел на мостике «Нимфы Колапсо» </w:t>
      </w:r>
      <w:r w:rsidR="00453BFA">
        <w:rPr>
          <w:rFonts w:ascii="Truetypewriter PolyglOTT" w:hAnsi="Truetypewriter PolyglOTT" w:cs="Truetypewriter PolyglOTT"/>
          <w:sz w:val="28"/>
          <w:szCs w:val="28"/>
        </w:rPr>
        <w:t>*</w:t>
      </w:r>
    </w:p>
    <w:p w:rsidR="00446E4B" w:rsidRDefault="00AF056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-Си, можешь отправится на Сильву?</w:t>
      </w:r>
    </w:p>
    <w:p w:rsidR="00AF0561" w:rsidRDefault="00AF056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-А что случилось, почему? Мы взяли уже Адору, разве ты не хочешь, чтоб я увидела это?</w:t>
      </w:r>
    </w:p>
    <w:p w:rsidR="00AF0561" w:rsidRDefault="00AF056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Ши: -Си, ты же умный человек… </w:t>
      </w:r>
      <w:r w:rsidR="00E21620">
        <w:rPr>
          <w:rFonts w:ascii="Truetypewriter PolyglOTT" w:hAnsi="Truetypewriter PolyglOTT" w:cs="Truetypewriter PolyglOTT"/>
          <w:sz w:val="28"/>
          <w:szCs w:val="28"/>
        </w:rPr>
        <w:t>Адору разнесли ещё до того, как мы туда прибыли, за неё не сражались… За Магвиль прольётся кровь, много крови… За детьми должен кто-то проследить, если что-то произойдёт…</w:t>
      </w:r>
    </w:p>
    <w:p w:rsidR="00E21620" w:rsidRDefault="00E2162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-Опять ты остаёшься там, где тебе не место. Я вспоминаю каждый вечер нашу квартирку на К</w:t>
      </w:r>
      <w:r w:rsidRPr="00E21620">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бинсте… Ещё до войны с Пимбазеном, ты же помнишь как мы тогда жили?</w:t>
      </w:r>
    </w:p>
    <w:p w:rsidR="00E21620" w:rsidRDefault="00E2162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-Помню, Си, помню. Я сам устал воевать… Но ты же понимаешь, что от войны не убежишь… Когда Пимбазен победит, мы переедем на К</w:t>
      </w:r>
      <w:r w:rsidRPr="00E21620">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w:t>
      </w:r>
    </w:p>
    <w:p w:rsidR="00446E4B" w:rsidRDefault="00E2162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-Дело не в месте, а в спокойствии, в мирном течении жизни, лучше на Сильву, там тише всего…</w:t>
      </w:r>
    </w:p>
    <w:p w:rsidR="00E21620" w:rsidRDefault="00E2162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-Тогда на Сильву, Си… Но сей</w:t>
      </w:r>
      <w:r w:rsidR="00DA480C">
        <w:rPr>
          <w:rFonts w:ascii="Truetypewriter PolyglOTT" w:hAnsi="Truetypewriter PolyglOTT" w:cs="Truetypewriter PolyglOTT"/>
          <w:sz w:val="28"/>
          <w:szCs w:val="28"/>
        </w:rPr>
        <w:t>час нужно чтобы ты уже была там. Если я погибну, то ты должна об этом сообщить детям… Как быстро летит время… Они уже такие взрослые…</w:t>
      </w:r>
    </w:p>
    <w:p w:rsidR="00DA480C" w:rsidRDefault="000E6A2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-Но…</w:t>
      </w:r>
    </w:p>
    <w:p w:rsidR="000E6A2F" w:rsidRDefault="000E6A2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-Война – это зло в чистом виде, Си. Ты единственное, что у меня действительно есть… Не заставляй меня лишаться всего…</w:t>
      </w:r>
    </w:p>
    <w:p w:rsidR="000E6A2F" w:rsidRDefault="000E6A2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Си: -Но по той же логике, если погибнешь ты, то всего лишусь я… </w:t>
      </w:r>
    </w:p>
    <w:p w:rsidR="00685B53" w:rsidRDefault="00685B5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-Да, знаю… Я не знаю Си… Мне нужно подумать…</w:t>
      </w:r>
    </w:p>
    <w:p w:rsidR="00183830" w:rsidRDefault="0018383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и Си не спали уж</w:t>
      </w:r>
      <w:r w:rsidR="00F64854">
        <w:rPr>
          <w:rFonts w:ascii="Truetypewriter PolyglOTT" w:hAnsi="Truetypewriter PolyglOTT" w:cs="Truetypewriter PolyglOTT"/>
          <w:sz w:val="28"/>
          <w:szCs w:val="28"/>
        </w:rPr>
        <w:t>е шестой</w:t>
      </w:r>
      <w:r>
        <w:rPr>
          <w:rFonts w:ascii="Truetypewriter PolyglOTT" w:hAnsi="Truetypewriter PolyglOTT" w:cs="Truetypewriter PolyglOTT"/>
          <w:sz w:val="28"/>
          <w:szCs w:val="28"/>
        </w:rPr>
        <w:t xml:space="preserve"> день. Си села на кресло и за пару мгновений уснула. Ши взял её на руки и перенёс на диван. </w:t>
      </w:r>
    </w:p>
    <w:p w:rsidR="00F64854" w:rsidRDefault="00183830" w:rsidP="00183830">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После чего он подошёл к столу, сел на стул и склонился над картой. В его глазах двоилась граница </w:t>
      </w:r>
      <w:r w:rsidR="00F64854">
        <w:rPr>
          <w:rFonts w:ascii="Truetypewriter PolyglOTT" w:hAnsi="Truetypewriter PolyglOTT" w:cs="Truetypewriter PolyglOTT"/>
          <w:sz w:val="28"/>
          <w:szCs w:val="28"/>
        </w:rPr>
        <w:t xml:space="preserve">по которой выстраивался фронт. Он думал о Си… С одной стороны она не должна была погибнуть, он бы это себе не простил… С другой стороны Си была права, Ши для неё – это всё, как и она для него… </w:t>
      </w:r>
    </w:p>
    <w:p w:rsidR="00F64854" w:rsidRDefault="00F64854" w:rsidP="00F64854">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Глухой звук упавшего на пол тела раздался на палубе - Ши уснул. Солдаты подумали, что Ши умер, но он дышал. Переутомление настигло генерала. </w:t>
      </w:r>
    </w:p>
    <w:p w:rsidR="00DA480C" w:rsidRDefault="00F64854" w:rsidP="00F64854">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отдавал себе отчёт, что Пимбазенцы усиливают свои позиции, но нужно было подождать хотя бы до темноты, чтобы напасть неожиданно. Так атака была назначена на 07:00 02.09.2010, на время, когда на Магвиле была полночь. *</w:t>
      </w:r>
    </w:p>
    <w:p w:rsidR="00C252E8" w:rsidRPr="00C252E8" w:rsidRDefault="00C34F03" w:rsidP="00127224">
      <w:pPr>
        <w:shd w:val="clear" w:color="auto" w:fill="FFFFFF" w:themeFill="background1"/>
        <w:spacing w:before="240" w:line="240" w:lineRule="auto"/>
        <w:ind w:firstLine="708"/>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t>Глава 34.</w:t>
      </w:r>
      <w:r w:rsidR="00C252E8" w:rsidRPr="00C252E8">
        <w:rPr>
          <w:rFonts w:ascii="Truetypewriter PolyglOTT" w:hAnsi="Truetypewriter PolyglOTT" w:cs="Truetypewriter PolyglOTT"/>
          <w:b/>
          <w:sz w:val="36"/>
          <w:szCs w:val="28"/>
        </w:rPr>
        <w:t xml:space="preserve"> </w:t>
      </w:r>
      <w:r w:rsidR="00C252E8">
        <w:rPr>
          <w:rFonts w:ascii="Truetypewriter PolyglOTT" w:hAnsi="Truetypewriter PolyglOTT" w:cs="Truetypewriter PolyglOTT"/>
          <w:b/>
          <w:sz w:val="36"/>
          <w:szCs w:val="28"/>
        </w:rPr>
        <w:t>Битва при Мараайкаарэ</w:t>
      </w:r>
    </w:p>
    <w:p w:rsidR="00C252E8" w:rsidRDefault="0012722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07:00 02.09.2010 </w:t>
      </w:r>
      <w:r w:rsidR="00C252E8">
        <w:rPr>
          <w:rFonts w:ascii="Truetypewriter PolyglOTT" w:hAnsi="Truetypewriter PolyglOTT" w:cs="Truetypewriter PolyglOTT"/>
          <w:sz w:val="28"/>
          <w:szCs w:val="28"/>
        </w:rPr>
        <w:t>*Наступила полночь. солнце зашло за горизонт. И стояла гробовая</w:t>
      </w:r>
      <w:r w:rsidR="00566C6E">
        <w:rPr>
          <w:rFonts w:ascii="Truetypewriter PolyglOTT" w:hAnsi="Truetypewriter PolyglOTT" w:cs="Truetypewriter PolyglOTT"/>
          <w:sz w:val="28"/>
          <w:szCs w:val="28"/>
        </w:rPr>
        <w:t xml:space="preserve"> тишина. Замолкли птицы. Мицерн</w:t>
      </w:r>
      <w:r w:rsidR="00C252E8">
        <w:rPr>
          <w:rFonts w:ascii="Truetypewriter PolyglOTT" w:hAnsi="Truetypewriter PolyglOTT" w:cs="Truetypewriter PolyglOTT"/>
          <w:sz w:val="28"/>
          <w:szCs w:val="28"/>
        </w:rPr>
        <w:t xml:space="preserve"> и Гофия, спутники Магвиля, взошли на небе. Не было ни единого облака, не дул ветер.</w:t>
      </w:r>
    </w:p>
    <w:p w:rsidR="00C252E8" w:rsidRDefault="00C252E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ab/>
        <w:t xml:space="preserve">Канонада артиллерии федерации разразила небо, будто рухнули на планету её луны. Армия федерации двинулась вперёд, ближе и ближе подходя к оборонительному кольцу плацдарма Мараайкаарэ. </w:t>
      </w:r>
    </w:p>
    <w:p w:rsidR="00C252E8" w:rsidRDefault="00C252E8" w:rsidP="00C252E8">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Это было неожиданно, но ожидаемо. Войска Пимбазена были подняты. Из ангаров выкатились танки. Артиллерия начала бить в ответ. И столкнулись две армии на реке Тцелия Тронеза. </w:t>
      </w:r>
    </w:p>
    <w:p w:rsidR="00300829" w:rsidRDefault="00300829" w:rsidP="00C252E8">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Битва стала бойней. Мицерн утонул в багровом. В реку выпал кровавый дождь. Через час Федерация отступила к своим оборонительным позициям. </w:t>
      </w:r>
    </w:p>
    <w:p w:rsidR="00DA480C" w:rsidRDefault="00300829" w:rsidP="00300829">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Пимбазенцы не были оттеснены ни на метр, но нельзя было утверждать, что для них это битва не была чудовищной. Обе стороны достигли паритета в жертвах: 4 миллиона с каждой стороны. Магвиль не был Адорой, и за него ещё предстояло пролить немало крови.*   </w:t>
      </w:r>
      <w:r w:rsidR="00C252E8">
        <w:rPr>
          <w:rFonts w:ascii="Truetypewriter PolyglOTT" w:hAnsi="Truetypewriter PolyglOTT" w:cs="Truetypewriter PolyglOTT"/>
          <w:sz w:val="28"/>
          <w:szCs w:val="28"/>
        </w:rPr>
        <w:t xml:space="preserve"> </w:t>
      </w:r>
    </w:p>
    <w:p w:rsidR="00DA480C" w:rsidRDefault="00695AE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r>
      <w:r w:rsidR="00127224">
        <w:rPr>
          <w:rFonts w:ascii="Truetypewriter PolyglOTT" w:hAnsi="Truetypewriter PolyglOTT" w:cs="Truetypewriter PolyglOTT"/>
          <w:sz w:val="28"/>
          <w:szCs w:val="28"/>
        </w:rPr>
        <w:t xml:space="preserve">08:20 02.09.2010 </w:t>
      </w:r>
      <w:r>
        <w:rPr>
          <w:rFonts w:ascii="Truetypewriter PolyglOTT" w:hAnsi="Truetypewriter PolyglOTT" w:cs="Truetypewriter PolyglOTT"/>
          <w:sz w:val="28"/>
          <w:szCs w:val="28"/>
        </w:rPr>
        <w:t>*На Сильве царил обыденный покой</w:t>
      </w:r>
      <w:r w:rsidR="00495AAA">
        <w:rPr>
          <w:rFonts w:ascii="Truetypewriter PolyglOTT" w:hAnsi="Truetypewriter PolyglOTT" w:cs="Truetypewriter PolyglOTT"/>
          <w:sz w:val="28"/>
          <w:szCs w:val="28"/>
        </w:rPr>
        <w:t>: в замке Зофе правительство налаживало коммуникации между освобождёнными планетами, текла река Таммарика</w:t>
      </w:r>
      <w:r>
        <w:rPr>
          <w:rFonts w:ascii="Truetypewriter PolyglOTT" w:hAnsi="Truetypewriter PolyglOTT" w:cs="Truetypewriter PolyglOTT"/>
          <w:sz w:val="28"/>
          <w:szCs w:val="28"/>
        </w:rPr>
        <w:t>. Лишь на платине</w:t>
      </w:r>
      <w:r w:rsidR="00495AAA" w:rsidRPr="00495AAA">
        <w:rPr>
          <w:rFonts w:ascii="Truetypewriter PolyglOTT" w:hAnsi="Truetypewriter PolyglOTT" w:cs="Truetypewriter PolyglOTT"/>
          <w:sz w:val="28"/>
          <w:szCs w:val="28"/>
        </w:rPr>
        <w:t xml:space="preserve"> </w:t>
      </w:r>
      <w:r w:rsidR="00495AAA">
        <w:rPr>
          <w:rFonts w:ascii="Truetypewriter PolyglOTT" w:hAnsi="Truetypewriter PolyglOTT" w:cs="Truetypewriter PolyglOTT"/>
          <w:sz w:val="28"/>
          <w:szCs w:val="28"/>
        </w:rPr>
        <w:t>Наэль-Зо шла работа.</w:t>
      </w:r>
      <w:r>
        <w:rPr>
          <w:rFonts w:ascii="Truetypewriter PolyglOTT" w:hAnsi="Truetypewriter PolyglOTT" w:cs="Truetypewriter PolyglOTT"/>
          <w:sz w:val="28"/>
          <w:szCs w:val="28"/>
        </w:rPr>
        <w:t>*</w:t>
      </w:r>
    </w:p>
    <w:p w:rsidR="00495AAA" w:rsidRDefault="00495AA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-Сонэт, ты очень кстати, встань за пульт</w:t>
      </w:r>
    </w:p>
    <w:p w:rsidR="00495AAA" w:rsidRDefault="002926F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w:t>
      </w:r>
      <w:r w:rsidR="00495AAA">
        <w:rPr>
          <w:rFonts w:ascii="Truetypewriter PolyglOTT" w:hAnsi="Truetypewriter PolyglOTT" w:cs="Truetypewriter PolyglOTT"/>
          <w:sz w:val="28"/>
          <w:szCs w:val="28"/>
        </w:rPr>
        <w:t>: -Эниси, у меня нету времени, Голантейрия…</w:t>
      </w:r>
    </w:p>
    <w:p w:rsidR="00495AAA" w:rsidRDefault="00495AA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знаю, что я им нужен для подписания документов. Пусть подождут несколько минут. Нужно запустить «Компьютер»</w:t>
      </w:r>
    </w:p>
    <w:p w:rsidR="00495AAA" w:rsidRDefault="002926F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w:t>
      </w:r>
      <w:r w:rsidR="00495AAA">
        <w:rPr>
          <w:rFonts w:ascii="Truetypewriter PolyglOTT" w:hAnsi="Truetypewriter PolyglOTT" w:cs="Truetypewriter PolyglOTT"/>
          <w:sz w:val="28"/>
          <w:szCs w:val="28"/>
        </w:rPr>
        <w:t>: -Эниси Зофэ, очнитесь!!! До замка три часа поездки</w:t>
      </w:r>
      <w:r w:rsidR="007313EE">
        <w:rPr>
          <w:rFonts w:ascii="Truetypewriter PolyglOTT" w:hAnsi="Truetypewriter PolyglOTT" w:cs="Truetypewriter PolyglOTT"/>
          <w:sz w:val="28"/>
          <w:szCs w:val="28"/>
        </w:rPr>
        <w:t xml:space="preserve">. На контингент на Магвиле напали. </w:t>
      </w:r>
    </w:p>
    <w:p w:rsidR="00495AAA" w:rsidRDefault="00495AA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-На плотине вертолёт, долетим за час. А тут буквально несколько минут работы.</w:t>
      </w:r>
    </w:p>
    <w:p w:rsidR="00495AAA" w:rsidRDefault="002926F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w:t>
      </w:r>
      <w:r w:rsidR="00495AAA">
        <w:rPr>
          <w:rFonts w:ascii="Truetypewriter PolyglOTT" w:hAnsi="Truetypewriter PolyglOTT" w:cs="Truetypewriter PolyglOTT"/>
          <w:sz w:val="28"/>
          <w:szCs w:val="28"/>
        </w:rPr>
        <w:t>: -Что сделать?</w:t>
      </w:r>
    </w:p>
    <w:p w:rsidR="00495AAA" w:rsidRDefault="00495AA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 моей команде ты введёшь «Ликратцико Мораворэ Тао»</w:t>
      </w:r>
    </w:p>
    <w:p w:rsidR="00495AAA" w:rsidRDefault="00495AA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-Это какой язык?</w:t>
      </w:r>
    </w:p>
    <w:p w:rsidR="004B6AFB" w:rsidRDefault="00495AA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-Пимбазенский, до преобразования </w:t>
      </w:r>
      <w:r w:rsidR="004B6AFB">
        <w:rPr>
          <w:rFonts w:ascii="Truetypewriter PolyglOTT" w:hAnsi="Truetypewriter PolyglOTT" w:cs="Truetypewriter PolyglOTT"/>
          <w:sz w:val="28"/>
          <w:szCs w:val="28"/>
        </w:rPr>
        <w:t>792-ого оборота…</w:t>
      </w:r>
    </w:p>
    <w:p w:rsidR="00D05219" w:rsidRDefault="004B6AF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-Извращение…</w:t>
      </w:r>
      <w:r w:rsidR="00495AAA">
        <w:rPr>
          <w:rFonts w:ascii="Truetypewriter PolyglOTT" w:hAnsi="Truetypewriter PolyglOTT" w:cs="Truetypewriter PolyglOTT"/>
          <w:sz w:val="28"/>
          <w:szCs w:val="28"/>
        </w:rPr>
        <w:t xml:space="preserve"> </w:t>
      </w:r>
      <w:r w:rsidR="00D05219">
        <w:rPr>
          <w:rFonts w:ascii="Truetypewriter PolyglOTT" w:hAnsi="Truetypewriter PolyglOTT" w:cs="Truetypewriter PolyglOTT"/>
          <w:sz w:val="28"/>
          <w:szCs w:val="28"/>
        </w:rPr>
        <w:t>Ладно попробуем</w:t>
      </w:r>
    </w:p>
    <w:p w:rsidR="00D05219" w:rsidRDefault="00D0521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ввёл </w:t>
      </w:r>
      <w:r w:rsidR="00127224">
        <w:rPr>
          <w:rFonts w:ascii="Truetypewriter PolyglOTT" w:hAnsi="Truetypewriter PolyglOTT" w:cs="Truetypewriter PolyglOTT"/>
          <w:sz w:val="28"/>
          <w:szCs w:val="28"/>
        </w:rPr>
        <w:t>с первой клавиатуры какие-то ко</w:t>
      </w:r>
      <w:r>
        <w:rPr>
          <w:rFonts w:ascii="Truetypewriter PolyglOTT" w:hAnsi="Truetypewriter PolyglOTT" w:cs="Truetypewriter PolyglOTT"/>
          <w:sz w:val="28"/>
          <w:szCs w:val="28"/>
        </w:rPr>
        <w:t xml:space="preserve">манды и прильнул к </w:t>
      </w:r>
      <w:r w:rsidR="00326B0F">
        <w:rPr>
          <w:rFonts w:ascii="Truetypewriter PolyglOTT" w:hAnsi="Truetypewriter PolyglOTT" w:cs="Truetypewriter PolyglOTT"/>
          <w:sz w:val="28"/>
          <w:szCs w:val="28"/>
        </w:rPr>
        <w:t>манометрам</w:t>
      </w:r>
      <w:r w:rsidR="008E0A4F">
        <w:rPr>
          <w:rFonts w:ascii="Truetypewriter PolyglOTT" w:hAnsi="Truetypewriter PolyglOTT" w:cs="Truetypewriter PolyglOTT"/>
          <w:sz w:val="28"/>
          <w:szCs w:val="28"/>
        </w:rPr>
        <w:t xml:space="preserve"> и гальванометрам. Зажужжали какие-то механизмы. Стрелки на </w:t>
      </w:r>
      <w:r w:rsidR="00326B0F">
        <w:rPr>
          <w:rFonts w:ascii="Truetypewriter PolyglOTT" w:hAnsi="Truetypewriter PolyglOTT" w:cs="Truetypewriter PolyglOTT"/>
          <w:sz w:val="28"/>
          <w:szCs w:val="28"/>
        </w:rPr>
        <w:t>манометрах</w:t>
      </w:r>
      <w:r w:rsidR="008E0A4F">
        <w:rPr>
          <w:rFonts w:ascii="Truetypewriter PolyglOTT" w:hAnsi="Truetypewriter PolyglOTT" w:cs="Truetypewriter PolyglOTT"/>
          <w:sz w:val="28"/>
          <w:szCs w:val="28"/>
        </w:rPr>
        <w:t xml:space="preserve"> дёрнулись. Амперметр показал 200 </w:t>
      </w:r>
      <w:r w:rsidR="00326B0F">
        <w:rPr>
          <w:rFonts w:ascii="Truetypewriter PolyglOTT" w:hAnsi="Truetypewriter PolyglOTT" w:cs="Truetypewriter PolyglOTT"/>
          <w:sz w:val="28"/>
          <w:szCs w:val="28"/>
        </w:rPr>
        <w:t>ампер. *</w:t>
      </w:r>
    </w:p>
    <w:p w:rsidR="008E0A4F" w:rsidRDefault="008E0A4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-Давай!!!</w:t>
      </w:r>
    </w:p>
    <w:p w:rsidR="008E0A4F" w:rsidRDefault="008E0A4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w:t>
      </w:r>
      <w:r w:rsidR="00326B0F">
        <w:rPr>
          <w:rFonts w:ascii="Truetypewriter PolyglOTT" w:hAnsi="Truetypewriter PolyglOTT" w:cs="Truetypewriter PolyglOTT"/>
          <w:sz w:val="28"/>
          <w:szCs w:val="28"/>
        </w:rPr>
        <w:t>В</w:t>
      </w:r>
      <w:r>
        <w:rPr>
          <w:rFonts w:ascii="Truetypewriter PolyglOTT" w:hAnsi="Truetypewriter PolyglOTT" w:cs="Truetypewriter PolyglOTT"/>
          <w:sz w:val="28"/>
          <w:szCs w:val="28"/>
        </w:rPr>
        <w:t xml:space="preserve"> эту секунду свет погас на </w:t>
      </w:r>
      <w:r w:rsidR="00D00AE1">
        <w:rPr>
          <w:rFonts w:ascii="Truetypewriter PolyglOTT" w:hAnsi="Truetypewriter PolyglOTT" w:cs="Truetypewriter PolyglOTT"/>
          <w:sz w:val="28"/>
          <w:szCs w:val="28"/>
        </w:rPr>
        <w:t xml:space="preserve">всей </w:t>
      </w:r>
      <w:r w:rsidR="00326B0F">
        <w:rPr>
          <w:rFonts w:ascii="Truetypewriter PolyglOTT" w:hAnsi="Truetypewriter PolyglOTT" w:cs="Truetypewriter PolyglOTT"/>
          <w:sz w:val="28"/>
          <w:szCs w:val="28"/>
        </w:rPr>
        <w:t>дамбе. *</w:t>
      </w:r>
    </w:p>
    <w:p w:rsidR="00D00AE1" w:rsidRDefault="00D00AE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Эниси: -Он заработал!!! </w:t>
      </w:r>
    </w:p>
    <w:p w:rsidR="00D00AE1" w:rsidRDefault="002926F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w:t>
      </w:r>
      <w:r w:rsidR="00D00AE1">
        <w:rPr>
          <w:rFonts w:ascii="Truetypewriter PolyglOTT" w:hAnsi="Truetypewriter PolyglOTT" w:cs="Truetypewriter PolyglOTT"/>
          <w:sz w:val="28"/>
          <w:szCs w:val="28"/>
        </w:rPr>
        <w:t>: -Кто он?</w:t>
      </w:r>
    </w:p>
    <w:p w:rsidR="00DA480C" w:rsidRDefault="00D00AE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-Квантовый компьютер, с интегрированными кремниевыми сопроцессорами. Скоро он </w:t>
      </w:r>
      <w:r w:rsidR="00326B0F">
        <w:rPr>
          <w:rFonts w:ascii="Truetypewriter PolyglOTT" w:hAnsi="Truetypewriter PolyglOTT" w:cs="Truetypewriter PolyglOTT"/>
          <w:sz w:val="28"/>
          <w:szCs w:val="28"/>
        </w:rPr>
        <w:t>станет искусственным интеллектом</w:t>
      </w:r>
      <w:r>
        <w:rPr>
          <w:rFonts w:ascii="Truetypewriter PolyglOTT" w:hAnsi="Truetypewriter PolyglOTT" w:cs="Truetypewriter PolyglOTT"/>
          <w:sz w:val="28"/>
          <w:szCs w:val="28"/>
        </w:rPr>
        <w:t>.</w:t>
      </w:r>
      <w:r w:rsidR="007313EE">
        <w:rPr>
          <w:rFonts w:ascii="Truetypewriter PolyglOTT" w:hAnsi="Truetypewriter PolyglOTT" w:cs="Truetypewriter PolyglOTT"/>
          <w:sz w:val="28"/>
          <w:szCs w:val="28"/>
        </w:rPr>
        <w:t xml:space="preserve"> А теперь полетим.</w:t>
      </w:r>
    </w:p>
    <w:p w:rsidR="007313EE" w:rsidRDefault="0012722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08:30 02.09.2010</w:t>
      </w:r>
      <w:r w:rsidR="007313EE">
        <w:rPr>
          <w:rFonts w:ascii="Truetypewriter PolyglOTT" w:hAnsi="Truetypewriter PolyglOTT" w:cs="Truetypewriter PolyglOTT"/>
          <w:sz w:val="28"/>
          <w:szCs w:val="28"/>
        </w:rPr>
        <w:t>*На Магвиле солдаты наконец-то смогли привести в чувства Шрина Кришлау. *</w:t>
      </w:r>
    </w:p>
    <w:p w:rsidR="007313EE" w:rsidRDefault="007313E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-Доложить обстановку</w:t>
      </w:r>
    </w:p>
    <w:p w:rsidR="007313EE" w:rsidRDefault="007313E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Солдат: -Потери 4 миллиона личного состава, из них 1500 офицеров. </w:t>
      </w:r>
    </w:p>
    <w:p w:rsidR="007313EE" w:rsidRDefault="007313E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-Потери противника?</w:t>
      </w:r>
    </w:p>
    <w:p w:rsidR="007313EE" w:rsidRDefault="007313E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-Аналогичны. Потери в технике отсутствуют</w:t>
      </w:r>
    </w:p>
    <w:p w:rsidR="007313EE" w:rsidRDefault="007313E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-Границы?</w:t>
      </w:r>
    </w:p>
    <w:p w:rsidR="00DA480C" w:rsidRDefault="007313E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-Неизменны</w:t>
      </w:r>
    </w:p>
    <w:p w:rsidR="007313EE" w:rsidRDefault="007313E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-Ввести в строй элитные войска, перегруппировать армию из блоков 100 на 100 в отряды 10 на 10. Проверить состояние аэродрома. По готовности поднять самолёты, ударить в авангард</w:t>
      </w:r>
    </w:p>
    <w:p w:rsidR="007313EE" w:rsidRDefault="007313E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-В авангард?</w:t>
      </w:r>
    </w:p>
    <w:p w:rsidR="007313EE" w:rsidRDefault="007313E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-Да, авангард посыплется сразу. Если ударим в боковые секторы, то авангард ударит сбоку, но если пойдём в лоб, то спозиционированная  артиллерия ударить по нам не сможет… Столько лет прошло, а тактика у них всё та</w:t>
      </w:r>
      <w:r w:rsidR="00CB1A6E">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же.</w:t>
      </w:r>
      <w:r w:rsidR="00594375">
        <w:rPr>
          <w:rFonts w:ascii="Truetypewriter PolyglOTT" w:hAnsi="Truetypewriter PolyglOTT" w:cs="Truetypewriter PolyglOTT"/>
          <w:sz w:val="28"/>
          <w:szCs w:val="28"/>
        </w:rPr>
        <w:t xml:space="preserve"> Они отпугивают авангардом, а потом съедают заживо.</w:t>
      </w:r>
    </w:p>
    <w:p w:rsidR="00594375" w:rsidRDefault="008972D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-Принял</w:t>
      </w:r>
    </w:p>
    <w:p w:rsidR="008972DF" w:rsidRDefault="0012722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-Привезите</w:t>
      </w:r>
      <w:r w:rsidR="008972DF">
        <w:rPr>
          <w:rFonts w:ascii="Truetypewriter PolyglOTT" w:hAnsi="Truetypewriter PolyglOTT" w:cs="Truetypewriter PolyglOTT"/>
          <w:sz w:val="28"/>
          <w:szCs w:val="28"/>
        </w:rPr>
        <w:t xml:space="preserve"> генерала Ли</w:t>
      </w:r>
      <w:r>
        <w:rPr>
          <w:rFonts w:ascii="Truetypewriter PolyglOTT" w:hAnsi="Truetypewriter PolyglOTT" w:cs="Truetypewriter PolyglOTT"/>
          <w:sz w:val="28"/>
          <w:szCs w:val="28"/>
        </w:rPr>
        <w:t>…</w:t>
      </w:r>
    </w:p>
    <w:p w:rsidR="008972DF" w:rsidRDefault="008972D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-Он на Сильве, отстранён от командования…</w:t>
      </w:r>
    </w:p>
    <w:p w:rsidR="008972DF" w:rsidRDefault="008972D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-Я знаю, мы это сделаем в тайне от Эниси…</w:t>
      </w:r>
      <w:r w:rsidR="00936750">
        <w:rPr>
          <w:rFonts w:ascii="Truetypewriter PolyglOTT" w:hAnsi="Truetypewriter PolyglOTT" w:cs="Truetypewriter PolyglOTT"/>
          <w:sz w:val="28"/>
          <w:szCs w:val="28"/>
        </w:rPr>
        <w:t xml:space="preserve"> Ли нужен нам, я не могу в одиночку руководить всеми… </w:t>
      </w:r>
    </w:p>
    <w:p w:rsidR="00936750" w:rsidRPr="00C252E8" w:rsidRDefault="00936750" w:rsidP="00936750">
      <w:pPr>
        <w:shd w:val="clear" w:color="auto" w:fill="FFFFFF" w:themeFill="background1"/>
        <w:spacing w:before="240" w:line="240" w:lineRule="auto"/>
        <w:ind w:firstLine="708"/>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t>Глава 35.</w:t>
      </w:r>
      <w:r w:rsidRPr="00C252E8">
        <w:rPr>
          <w:rFonts w:ascii="Truetypewriter PolyglOTT" w:hAnsi="Truetypewriter PolyglOTT" w:cs="Truetypewriter PolyglOTT"/>
          <w:b/>
          <w:sz w:val="36"/>
          <w:szCs w:val="28"/>
        </w:rPr>
        <w:t xml:space="preserve"> </w:t>
      </w:r>
      <w:r>
        <w:rPr>
          <w:rFonts w:ascii="Truetypewriter PolyglOTT" w:hAnsi="Truetypewriter PolyglOTT" w:cs="Truetypewriter PolyglOTT"/>
          <w:b/>
          <w:sz w:val="36"/>
          <w:szCs w:val="28"/>
        </w:rPr>
        <w:t>Прошлое не вернуть…</w:t>
      </w:r>
    </w:p>
    <w:p w:rsidR="00936750" w:rsidRDefault="0093675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15:18 02.09.2010 *Фонст находился в замке на К</w:t>
      </w:r>
      <w:r w:rsidRPr="00936750">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бинсте. Он обыденно пил вино сидя в своём инвалидном кресле. Перед ним стояли солдаты. С виду они напоминали пимбазенскую элиту: блестящие доспехи, мечи по обеим сторонам, лишь федеральный шеврон выдавал в них личную гвардию Фонста *</w:t>
      </w:r>
    </w:p>
    <w:p w:rsidR="00936750" w:rsidRDefault="0093675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Фонст: -Мало, мало, мало!!! Пимбазенцы выставили свою элиту против</w:t>
      </w:r>
      <w:r w:rsidR="008A26AD">
        <w:rPr>
          <w:rFonts w:ascii="Truetypewriter PolyglOTT" w:hAnsi="Truetypewriter PolyglOTT" w:cs="Truetypewriter PolyglOTT"/>
          <w:sz w:val="28"/>
          <w:szCs w:val="28"/>
        </w:rPr>
        <w:t xml:space="preserve"> нас и в щепки разнесли армию. Вы должны также сделать с их армией.</w:t>
      </w:r>
    </w:p>
    <w:p w:rsidR="008A26AD" w:rsidRDefault="008A26A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-Ваше высочество, может всё же не стоит, они же обычные пимбуры…</w:t>
      </w:r>
    </w:p>
    <w:p w:rsidR="008A26AD" w:rsidRDefault="008A26A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-Вот именно, это пимбуры, то есть в их жилах течёт пимбазенская кровь. Почему мне показывали зарисовку событицй на Адоре. Я слышал рассказы Ламана, солдат. То, что там произошло никак, как бойней не назвать. Мы потеряли несколько армий, по глупости генералов, которым я и Ламан выражали глубочайшее доверие. Пимбазенцы рвут нас, а они, они способны ровно так же разнести в пух и прах пимбазенцев. «Ворхемарза форё, гестрэйс штритэ</w:t>
      </w:r>
      <w:r w:rsidR="000E3BCE">
        <w:rPr>
          <w:rFonts w:ascii="Truetypewriter PolyglOTT" w:hAnsi="Truetypewriter PolyglOTT" w:cs="Truetypewriter PolyglOTT"/>
          <w:sz w:val="28"/>
          <w:szCs w:val="28"/>
        </w:rPr>
        <w:t xml:space="preserve">»… </w:t>
      </w:r>
    </w:p>
    <w:p w:rsidR="000E3BCE" w:rsidRDefault="000E3BC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*Спустя несколько часов в покоях Фонста*</w:t>
      </w:r>
    </w:p>
    <w:p w:rsidR="000E3BCE" w:rsidRDefault="000E3BC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Ламан: -Обоюдные, внезапность сыграла свою роль… </w:t>
      </w:r>
    </w:p>
    <w:p w:rsidR="000E3BCE" w:rsidRDefault="000E3BC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-Это да… Я знал, что план сработает. Учись, мой мальчик</w:t>
      </w:r>
    </w:p>
    <w:p w:rsidR="000E3BCE" w:rsidRDefault="000E3BC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-Милорд…</w:t>
      </w:r>
    </w:p>
    <w:p w:rsidR="000E3BCE" w:rsidRDefault="009D47D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-Фонст. М</w:t>
      </w:r>
      <w:r w:rsidR="000E3BCE">
        <w:rPr>
          <w:rFonts w:ascii="Truetypewriter PolyglOTT" w:hAnsi="Truetypewriter PolyglOTT" w:cs="Truetypewriter PolyglOTT"/>
          <w:sz w:val="28"/>
          <w:szCs w:val="28"/>
        </w:rPr>
        <w:t>ы всё же родственники, так что зови меня так…</w:t>
      </w:r>
    </w:p>
    <w:p w:rsidR="000E3BCE" w:rsidRDefault="000E3BC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-Фонст, я перебирал архивы и нашёл запись из дневников вашего брата. После того *он посмотрел не инвалидное кресло*… Он торжественно клялся уничтожить, поработить Пимбазен, почему он передумал?</w:t>
      </w:r>
    </w:p>
    <w:p w:rsidR="000E3BCE" w:rsidRDefault="000E3BCE" w:rsidP="0084524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-Жифэ? Жифэ вечно был хуже меня, двуличие и переобувание на ходу. Когда он понял, что можно договорится, то пошёл договариваться. Он бы потом просто взял Пимбазен тихо и быстро… Семья Каале никогда не славилась честностью, иногда даже ме</w:t>
      </w:r>
      <w:r w:rsidR="009D47DF">
        <w:rPr>
          <w:rFonts w:ascii="Truetypewriter PolyglOTT" w:hAnsi="Truetypewriter PolyglOTT" w:cs="Truetypewriter PolyglOTT"/>
          <w:sz w:val="28"/>
          <w:szCs w:val="28"/>
        </w:rPr>
        <w:t xml:space="preserve">жду братьями... Вспомнить хотя </w:t>
      </w:r>
      <w:r w:rsidR="00365212">
        <w:rPr>
          <w:rFonts w:ascii="Truetypewriter PolyglOTT" w:hAnsi="Truetypewriter PolyglOTT" w:cs="Truetypewriter PolyglOTT"/>
          <w:sz w:val="28"/>
          <w:szCs w:val="28"/>
        </w:rPr>
        <w:t>бы убийство Моэра Лэ, знаешь кто подстроил его? Брат Вист Фирцино</w:t>
      </w:r>
      <w:r w:rsidR="00845245">
        <w:rPr>
          <w:rFonts w:ascii="Truetypewriter PolyglOTT" w:hAnsi="Truetypewriter PolyglOTT" w:cs="Truetypewriter PolyglOTT"/>
          <w:sz w:val="28"/>
          <w:szCs w:val="28"/>
        </w:rPr>
        <w:t xml:space="preserve"> Зофэ, </w:t>
      </w:r>
      <w:r w:rsidR="00365212">
        <w:rPr>
          <w:rFonts w:ascii="Truetypewriter PolyglOTT" w:hAnsi="Truetypewriter PolyglOTT" w:cs="Truetypewriter PolyglOTT"/>
          <w:sz w:val="28"/>
          <w:szCs w:val="28"/>
        </w:rPr>
        <w:t xml:space="preserve">его сестра Ниссэ </w:t>
      </w:r>
      <w:r w:rsidR="00845245">
        <w:rPr>
          <w:rFonts w:ascii="Truetypewriter PolyglOTT" w:hAnsi="Truetypewriter PolyglOTT" w:cs="Truetypewriter PolyglOTT"/>
          <w:sz w:val="28"/>
          <w:szCs w:val="28"/>
        </w:rPr>
        <w:t>Фирцино Каале, и, что естественно её муж Шрин Каале. И Эниси об этом точно знает…</w:t>
      </w:r>
      <w:r w:rsidR="00365212">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br/>
      </w:r>
      <w:r>
        <w:rPr>
          <w:rFonts w:ascii="Truetypewriter PolyglOTT" w:hAnsi="Truetypewriter PolyglOTT" w:cs="Truetypewriter PolyglOTT"/>
          <w:sz w:val="28"/>
          <w:szCs w:val="28"/>
        </w:rPr>
        <w:tab/>
        <w:t>Вонзить нож в спину брату… Я не чуть не оправдываю себя…</w:t>
      </w:r>
      <w:r w:rsidR="00845245">
        <w:rPr>
          <w:rFonts w:ascii="Truetypewriter PolyglOTT" w:hAnsi="Truetypewriter PolyglOTT" w:cs="Truetypewriter PolyglOTT"/>
          <w:sz w:val="28"/>
          <w:szCs w:val="28"/>
        </w:rPr>
        <w:t xml:space="preserve"> Я тоже много чьих голов перешёл, но Жифэ… Ой как удивится наш с тобо</w:t>
      </w:r>
      <w:r w:rsidR="009D47DF">
        <w:rPr>
          <w:rFonts w:ascii="Truetypewriter PolyglOTT" w:hAnsi="Truetypewriter PolyglOTT" w:cs="Truetypewriter PolyglOTT"/>
          <w:sz w:val="28"/>
          <w:szCs w:val="28"/>
        </w:rPr>
        <w:t>й</w:t>
      </w:r>
      <w:r w:rsidR="00845245">
        <w:rPr>
          <w:rFonts w:ascii="Truetypewriter PolyglOTT" w:hAnsi="Truetypewriter PolyglOTT" w:cs="Truetypewriter PolyglOTT"/>
          <w:sz w:val="28"/>
          <w:szCs w:val="28"/>
        </w:rPr>
        <w:t xml:space="preserve"> визави, узнав, что его союзник – двуличная крыса. Ты бы знал, как Пимбазенцы ненавидят таких…</w:t>
      </w:r>
    </w:p>
    <w:p w:rsidR="00845245" w:rsidRDefault="00845245" w:rsidP="0084524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Послушай, Ламан… Я оптимист, но иногда нужно брать во внимание, что не всегда всё идёт по плану. Запомни, Эниси в первую очередь убъёт меня. Если мы проиграем, отдайся Пимбазенцам, ради всего прошу. Ты должен будешь рассказать ему всё, тогда я буду отомщён, а Жифэ получит по заслугам…</w:t>
      </w:r>
    </w:p>
    <w:p w:rsidR="00845245" w:rsidRDefault="00845245" w:rsidP="0084524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Пооб</w:t>
      </w:r>
      <w:r w:rsidR="009D47DF">
        <w:rPr>
          <w:rFonts w:ascii="Truetypewriter PolyglOTT" w:hAnsi="Truetypewriter PolyglOTT" w:cs="Truetypewriter PolyglOTT"/>
          <w:sz w:val="28"/>
          <w:szCs w:val="28"/>
        </w:rPr>
        <w:t>ещай ст</w:t>
      </w:r>
      <w:r>
        <w:rPr>
          <w:rFonts w:ascii="Truetypewriter PolyglOTT" w:hAnsi="Truetypewriter PolyglOTT" w:cs="Truetypewriter PolyglOTT"/>
          <w:sz w:val="28"/>
          <w:szCs w:val="28"/>
        </w:rPr>
        <w:t>арику, прошу</w:t>
      </w:r>
    </w:p>
    <w:p w:rsidR="00845245" w:rsidRDefault="00845245" w:rsidP="0084524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-Мы не поиграем…</w:t>
      </w:r>
    </w:p>
    <w:p w:rsidR="00845245" w:rsidRDefault="00845245" w:rsidP="0084524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-Клянись…</w:t>
      </w:r>
    </w:p>
    <w:p w:rsidR="00845245" w:rsidRDefault="00845245" w:rsidP="0084524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-Клянусь…</w:t>
      </w:r>
    </w:p>
    <w:p w:rsidR="008972DF" w:rsidRPr="003F36CC" w:rsidRDefault="003F36CC" w:rsidP="003F36CC">
      <w:pPr>
        <w:shd w:val="clear" w:color="auto" w:fill="FFFFFF" w:themeFill="background1"/>
        <w:spacing w:before="240" w:line="240" w:lineRule="auto"/>
        <w:ind w:firstLine="708"/>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lastRenderedPageBreak/>
        <w:t>Глава 36.</w:t>
      </w:r>
      <w:r w:rsidRPr="00C252E8">
        <w:rPr>
          <w:rFonts w:ascii="Truetypewriter PolyglOTT" w:hAnsi="Truetypewriter PolyglOTT" w:cs="Truetypewriter PolyglOTT"/>
          <w:b/>
          <w:sz w:val="36"/>
          <w:szCs w:val="28"/>
        </w:rPr>
        <w:t xml:space="preserve"> </w:t>
      </w:r>
      <w:r>
        <w:rPr>
          <w:rFonts w:ascii="Truetypewriter PolyglOTT" w:hAnsi="Truetypewriter PolyglOTT" w:cs="Truetypewriter PolyglOTT"/>
          <w:b/>
          <w:sz w:val="36"/>
          <w:szCs w:val="28"/>
        </w:rPr>
        <w:t>Актёры театра боевых действий…</w:t>
      </w:r>
    </w:p>
    <w:p w:rsidR="003F36CC" w:rsidRDefault="003F36C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03:47 04.09.2010 *Под покровом ночи, в строжайшей секретности Эниси Ли прибыл на Магвиль. Это было рискованно: с одной стороны, войска Федерации с превеликим удовольствием убили бы один из символов Пимбазена, с другой, Эниси так же мало вероятно был бы рад такому действию со стороны Шрина Кришлау. </w:t>
      </w:r>
    </w:p>
    <w:p w:rsidR="00594375" w:rsidRDefault="003F36CC" w:rsidP="003F36CC">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взошёл на флагман пимбазенского флота. На нижних палубах солдаты чистили ружья. Он прошёл дальше.</w:t>
      </w:r>
      <w:r w:rsidR="00C42C91">
        <w:rPr>
          <w:rFonts w:ascii="Truetypewriter PolyglOTT" w:hAnsi="Truetypewriter PolyglOTT" w:cs="Truetypewriter PolyglOTT"/>
          <w:sz w:val="28"/>
          <w:szCs w:val="28"/>
        </w:rPr>
        <w:t xml:space="preserve"> В конце его ждал лифт, который довёз его до мостика.  Ши и С</w:t>
      </w:r>
      <w:r>
        <w:rPr>
          <w:rFonts w:ascii="Truetypewriter PolyglOTT" w:hAnsi="Truetypewriter PolyglOTT" w:cs="Truetypewriter PolyglOTT"/>
          <w:sz w:val="28"/>
          <w:szCs w:val="28"/>
        </w:rPr>
        <w:t>и</w:t>
      </w:r>
      <w:r w:rsidR="00C42C91">
        <w:rPr>
          <w:rFonts w:ascii="Truetypewriter PolyglOTT" w:hAnsi="Truetypewriter PolyglOTT" w:cs="Truetypewriter PolyglOTT"/>
          <w:sz w:val="28"/>
          <w:szCs w:val="28"/>
        </w:rPr>
        <w:t xml:space="preserve"> сидели за столом и обедали, рядом с ними была элитная гвардия</w:t>
      </w:r>
      <w:r>
        <w:rPr>
          <w:rFonts w:ascii="Truetypewriter PolyglOTT" w:hAnsi="Truetypewriter PolyglOTT" w:cs="Truetypewriter PolyglOTT"/>
          <w:sz w:val="28"/>
          <w:szCs w:val="28"/>
        </w:rPr>
        <w:t>. *</w:t>
      </w:r>
    </w:p>
    <w:p w:rsidR="00C42C91" w:rsidRDefault="00C42C91" w:rsidP="00783F34">
      <w:pPr>
        <w:widowControl w:val="0"/>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-Они подчиняются тебе?</w:t>
      </w:r>
    </w:p>
    <w:p w:rsidR="00C42C91" w:rsidRDefault="00C42C91" w:rsidP="00783F34">
      <w:pPr>
        <w:widowControl w:val="0"/>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w:t>
      </w:r>
      <w:r w:rsidR="00783F34">
        <w:rPr>
          <w:rFonts w:ascii="Truetypewriter PolyglOTT" w:hAnsi="Truetypewriter PolyglOTT" w:cs="Truetypewriter PolyglOTT"/>
          <w:sz w:val="28"/>
          <w:szCs w:val="28"/>
        </w:rPr>
        <w:t>: -Нет, Эниси… Потому они и здесь</w:t>
      </w:r>
    </w:p>
    <w:p w:rsidR="00783F34" w:rsidRDefault="00783F34" w:rsidP="00783F34">
      <w:pPr>
        <w:widowControl w:val="0"/>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-Но они же…</w:t>
      </w:r>
    </w:p>
    <w:p w:rsidR="00783F34" w:rsidRDefault="00783F34" w:rsidP="00783F34">
      <w:pPr>
        <w:widowControl w:val="0"/>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-Если он спросит, то да… Но так у них другое задание: охранять меня</w:t>
      </w:r>
    </w:p>
    <w:p w:rsidR="00783F34" w:rsidRDefault="00783F34" w:rsidP="00783F3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-Ладно, тогда к делу</w:t>
      </w:r>
    </w:p>
    <w:p w:rsidR="00783F34" w:rsidRDefault="00783F34" w:rsidP="00783F3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-Видишь ли, Ли. Я не в силах в одиночку воевать против них. И никто не в силе. Мы с Си отправимся на Терру, и выберем из двоих подопечных лучших. Они встанут во главе армии…</w:t>
      </w:r>
    </w:p>
    <w:p w:rsidR="00783F34" w:rsidRDefault="002926F1" w:rsidP="00783F3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-Может лучше взять Сонэ</w:t>
      </w:r>
      <w:r w:rsidR="00783F34">
        <w:rPr>
          <w:rFonts w:ascii="Truetypewriter PolyglOTT" w:hAnsi="Truetypewriter PolyglOTT" w:cs="Truetypewriter PolyglOTT"/>
          <w:sz w:val="28"/>
          <w:szCs w:val="28"/>
        </w:rPr>
        <w:t xml:space="preserve">? </w:t>
      </w:r>
    </w:p>
    <w:p w:rsidR="00783F34" w:rsidRDefault="00783F34" w:rsidP="00783F3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-Нет, я не думаю, что Эниси не заметит её пропажи. Ли, суть такая: пока я буду на Терре, ты должен взять на себя командование.  Федералы провоцируют нас идти в обход. Они так всегда делали, но бить нужно в авангард.</w:t>
      </w:r>
    </w:p>
    <w:p w:rsidR="00783F34" w:rsidRDefault="00783F34" w:rsidP="00783F3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надел фуражку, взял под руку Си и пошёл к кораблю на котором прибыл Ли.</w:t>
      </w:r>
    </w:p>
    <w:p w:rsidR="001D4752" w:rsidRDefault="00783F34" w:rsidP="00783F34">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Новоприбывшего генерала терзала мысль: «Не чисто это дело, не чисто»… И тут Ли вспомнил, про своих </w:t>
      </w:r>
      <w:r w:rsidR="001D4752">
        <w:rPr>
          <w:rFonts w:ascii="Truetypewriter PolyglOTT" w:hAnsi="Truetypewriter PolyglOTT" w:cs="Truetypewriter PolyglOTT"/>
          <w:sz w:val="28"/>
          <w:szCs w:val="28"/>
        </w:rPr>
        <w:t xml:space="preserve">«белых сквижей», про элиту Пимбазены. </w:t>
      </w:r>
    </w:p>
    <w:p w:rsidR="00783F34" w:rsidRDefault="001D4752" w:rsidP="00783F34">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Если Шрин был прав, то армия Пимбазена разнесла бы в пух и прах Федералов, но если он ошибся… Нужен был запасной план, и им стала горстка элиты. Тысяча Пимбуров, не одним больше, не одним меньше. Они стояли перед Ли.</w:t>
      </w:r>
      <w:r w:rsidR="00783F34">
        <w:rPr>
          <w:rFonts w:ascii="Truetypewriter PolyglOTT" w:hAnsi="Truetypewriter PolyglOTT" w:cs="Truetypewriter PolyglOTT"/>
          <w:sz w:val="28"/>
          <w:szCs w:val="28"/>
        </w:rPr>
        <w:t>*</w:t>
      </w:r>
    </w:p>
    <w:p w:rsidR="001D4752" w:rsidRDefault="001D4752" w:rsidP="001D475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-Ну что ж, дети мои, повоюем?</w:t>
      </w:r>
    </w:p>
    <w:p w:rsidR="001D4752" w:rsidRDefault="001D4752" w:rsidP="001D475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Солдаты*в один голос*: -Так точно, дядя Ли…</w:t>
      </w:r>
    </w:p>
    <w:p w:rsidR="00CB1A6E" w:rsidRDefault="001D475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-Как давно я этого не слышал…</w:t>
      </w:r>
    </w:p>
    <w:p w:rsidR="003F4227" w:rsidRDefault="009D47D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 К</w:t>
      </w:r>
      <w:r w:rsidRPr="009D47DF">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бинсте разгоралась заря. Фонст открыл глаза. Каждую ночь ему снилось то, </w:t>
      </w:r>
      <w:r w:rsidR="003F4227">
        <w:rPr>
          <w:rFonts w:ascii="Truetypewriter PolyglOTT" w:hAnsi="Truetypewriter PolyglOTT" w:cs="Truetypewriter PolyglOTT"/>
          <w:sz w:val="28"/>
          <w:szCs w:val="28"/>
        </w:rPr>
        <w:t xml:space="preserve">как Эниси презренно смотрел на него погружаясь в небытие, сохранив свою </w:t>
      </w:r>
      <w:r w:rsidR="003F4227">
        <w:rPr>
          <w:rFonts w:ascii="Truetypewriter PolyglOTT" w:hAnsi="Truetypewriter PolyglOTT" w:cs="Truetypewriter PolyglOTT"/>
          <w:sz w:val="28"/>
          <w:szCs w:val="28"/>
        </w:rPr>
        <w:lastRenderedPageBreak/>
        <w:t>честь. К</w:t>
      </w:r>
      <w:r>
        <w:rPr>
          <w:rFonts w:ascii="Truetypewriter PolyglOTT" w:hAnsi="Truetypewriter PolyglOTT" w:cs="Truetypewriter PolyglOTT"/>
          <w:sz w:val="28"/>
          <w:szCs w:val="28"/>
        </w:rPr>
        <w:t xml:space="preserve">ак </w:t>
      </w:r>
      <w:r w:rsidR="003F4227">
        <w:rPr>
          <w:rFonts w:ascii="Truetypewriter PolyglOTT" w:hAnsi="Truetypewriter PolyglOTT" w:cs="Truetypewriter PolyglOTT"/>
          <w:sz w:val="28"/>
          <w:szCs w:val="28"/>
        </w:rPr>
        <w:t xml:space="preserve">Вист Шэн доставал из кобуры револьвер и целился в Жифэ, а Жифэ выстрелив в ответ отправил рикошетом пули в беззащитную Ниссэ. Фонст мог долго ругать Ли за убийство Виста, но Фонст сам сильно изменился с тех пор. С каждым днём в зеркале он всё больше видел не гения, перехитрившего всех, а побитого жизнью старика-инвалида. Он не хотел больше воевать. Возможно даже ему было безразлично на судьбу Федерации, но с другой стороны Фонст не был дураком и прекрасно понимал, что если Пимбазен возьмёт Федерацию, то Пимбура не станет устраивать церемонии прощания. Судьба Императора Федерации будет решена за считанные часы, если не секунды. </w:t>
      </w:r>
    </w:p>
    <w:p w:rsidR="00D03B4D" w:rsidRDefault="003F4227" w:rsidP="003F4227">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встал с кровати и посмотрел на принесённые недавно Ламаном карты. Армия федерации готовила её</w:t>
      </w:r>
      <w:r w:rsidR="00EA408D">
        <w:rPr>
          <w:rFonts w:ascii="Truetypewriter PolyglOTT" w:hAnsi="Truetypewriter PolyglOTT" w:cs="Truetypewriter PolyglOTT"/>
          <w:sz w:val="28"/>
          <w:szCs w:val="28"/>
        </w:rPr>
        <w:t xml:space="preserve"> излюбленную ловушку. Превозмо</w:t>
      </w:r>
      <w:r>
        <w:rPr>
          <w:rFonts w:ascii="Truetypewriter PolyglOTT" w:hAnsi="Truetypewriter PolyglOTT" w:cs="Truetypewriter PolyglOTT"/>
          <w:sz w:val="28"/>
          <w:szCs w:val="28"/>
        </w:rPr>
        <w:t xml:space="preserve">гая </w:t>
      </w:r>
      <w:r w:rsidR="00EA408D">
        <w:rPr>
          <w:rFonts w:ascii="Truetypewriter PolyglOTT" w:hAnsi="Truetypewriter PolyglOTT" w:cs="Truetypewriter PolyglOTT"/>
          <w:sz w:val="28"/>
          <w:szCs w:val="28"/>
        </w:rPr>
        <w:t>адскую боль от неподконтрольных ног и общую усталость Фонст перелез в кресло.</w:t>
      </w:r>
      <w:r w:rsidR="009D47DF">
        <w:rPr>
          <w:rFonts w:ascii="Truetypewriter PolyglOTT" w:hAnsi="Truetypewriter PolyglOTT" w:cs="Truetypewriter PolyglOTT"/>
          <w:sz w:val="28"/>
          <w:szCs w:val="28"/>
        </w:rPr>
        <w:t>*</w:t>
      </w:r>
    </w:p>
    <w:p w:rsidR="00EA408D" w:rsidRDefault="00EA408D" w:rsidP="00EA408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-Позовите Ламана!</w:t>
      </w:r>
    </w:p>
    <w:p w:rsidR="00EA408D" w:rsidRDefault="00EA408D" w:rsidP="00EA408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*Через несколько минут в покои зашёл Ламан. *</w:t>
      </w:r>
    </w:p>
    <w:p w:rsidR="00EA408D" w:rsidRDefault="00EA408D" w:rsidP="00EA408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-Перегруппируй армию</w:t>
      </w:r>
    </w:p>
    <w:p w:rsidR="00EA408D" w:rsidRDefault="00EA408D" w:rsidP="00EA408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-Что?</w:t>
      </w:r>
    </w:p>
    <w:p w:rsidR="00EA408D" w:rsidRDefault="00EA408D" w:rsidP="00EA408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-Они ударят в авангард, направь пушки в сторону атаки</w:t>
      </w:r>
    </w:p>
    <w:p w:rsidR="00EA408D" w:rsidRDefault="00EA408D" w:rsidP="00EA408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-Все всегда били во фланги</w:t>
      </w:r>
    </w:p>
    <w:p w:rsidR="00EA408D" w:rsidRDefault="00EA408D" w:rsidP="00EA408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Фонст: -Потому что все идиоты, без шуток. Я просто уверен, что Пимбазенцы ударят в авангард нашей армии. Во-первых: один из их генералов – Шрин Кришлау. Именно он придумал эту тактику. Во-вторых, Пимбазенцы показали, что никогда не действуют сломя голову. Всегда всё продуманно, просчитано. Вспомни Адору. Да никто бы в здравом уме не подумал, что мы пойдём тем путём, а кто-то из них подумал. </w:t>
      </w:r>
    </w:p>
    <w:p w:rsidR="00EA408D" w:rsidRDefault="00EA408D" w:rsidP="00EA408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 xml:space="preserve">Я рассматривал фотографии с тех мест. Ламан, это элитная армия. Вы не просто столкнулись с горсткой солдат, вам навстречу вышли лучшие из лучших. </w:t>
      </w:r>
    </w:p>
    <w:p w:rsidR="00EA408D" w:rsidRDefault="00EA408D" w:rsidP="00EA408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-Но…</w:t>
      </w:r>
    </w:p>
    <w:p w:rsidR="00EA408D" w:rsidRDefault="00EA408D" w:rsidP="00EA408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-И в-третьих, напасть на авангард Пимбазенцам проще, благодаря высоте</w:t>
      </w:r>
    </w:p>
    <w:p w:rsidR="002926F1" w:rsidRDefault="00EA408D" w:rsidP="002926F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-Принял, выполняю</w:t>
      </w:r>
    </w:p>
    <w:p w:rsidR="002926F1" w:rsidRPr="003F36CC" w:rsidRDefault="002926F1" w:rsidP="002926F1">
      <w:pPr>
        <w:shd w:val="clear" w:color="auto" w:fill="FFFFFF" w:themeFill="background1"/>
        <w:spacing w:before="240" w:line="240" w:lineRule="auto"/>
        <w:ind w:firstLine="708"/>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37.</w:t>
      </w:r>
      <w:r w:rsidRPr="00C252E8">
        <w:rPr>
          <w:rFonts w:ascii="Truetypewriter PolyglOTT" w:hAnsi="Truetypewriter PolyglOTT" w:cs="Truetypewriter PolyglOTT"/>
          <w:b/>
          <w:sz w:val="36"/>
          <w:szCs w:val="28"/>
        </w:rPr>
        <w:t xml:space="preserve"> </w:t>
      </w:r>
      <w:r>
        <w:rPr>
          <w:rFonts w:ascii="Truetypewriter PolyglOTT" w:hAnsi="Truetypewriter PolyglOTT" w:cs="Truetypewriter PolyglOTT"/>
          <w:b/>
          <w:sz w:val="36"/>
          <w:szCs w:val="28"/>
        </w:rPr>
        <w:t>Во мне давно горело пламя…</w:t>
      </w:r>
    </w:p>
    <w:p w:rsidR="00DE29A4" w:rsidRDefault="002926F1" w:rsidP="00EA408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  На Сильве началось утро. </w:t>
      </w:r>
      <w:r w:rsidR="002A1515">
        <w:rPr>
          <w:rFonts w:ascii="Truetypewriter PolyglOTT" w:hAnsi="Truetypewriter PolyglOTT" w:cs="Truetypewriter PolyglOTT"/>
          <w:sz w:val="28"/>
          <w:szCs w:val="28"/>
        </w:rPr>
        <w:t xml:space="preserve">Сонэ собирала вещи. </w:t>
      </w:r>
      <w:r w:rsidR="00AA483B">
        <w:rPr>
          <w:rFonts w:ascii="Truetypewriter PolyglOTT" w:hAnsi="Truetypewriter PolyglOTT" w:cs="Truetypewriter PolyglOTT"/>
          <w:sz w:val="28"/>
          <w:szCs w:val="28"/>
        </w:rPr>
        <w:t xml:space="preserve">С Адоры наконец-то привезли учёных, которые смогли заменить её на </w:t>
      </w:r>
      <w:r w:rsidR="00DE29A4">
        <w:rPr>
          <w:rFonts w:ascii="Truetypewriter PolyglOTT" w:hAnsi="Truetypewriter PolyglOTT" w:cs="Truetypewriter PolyglOTT"/>
          <w:sz w:val="28"/>
          <w:szCs w:val="28"/>
        </w:rPr>
        <w:t xml:space="preserve">Нитлений-Нитариумовых рудниках. Сонэ была учёным, но в первую очередь она была воином. Она хотела быть с Ли, с её Ли, который был готов умереть за неё… И она была готова… Эниси прервал её грёзы. </w:t>
      </w:r>
      <w:r>
        <w:rPr>
          <w:rFonts w:ascii="Truetypewriter PolyglOTT" w:hAnsi="Truetypewriter PolyglOTT" w:cs="Truetypewriter PolyglOTT"/>
          <w:sz w:val="28"/>
          <w:szCs w:val="28"/>
        </w:rPr>
        <w:t>*</w:t>
      </w:r>
    </w:p>
    <w:p w:rsidR="00DE29A4" w:rsidRDefault="00DE29A4" w:rsidP="00EA408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-Сонэт, у меня есть две новости…</w:t>
      </w:r>
    </w:p>
    <w:p w:rsidR="00DE29A4" w:rsidRDefault="00DE29A4" w:rsidP="00EA408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-Предположу, что хорошая и не очень…</w:t>
      </w:r>
    </w:p>
    <w:p w:rsidR="00DE29A4" w:rsidRDefault="00DE29A4" w:rsidP="00EA408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-Как же вы проницательны, госпожа Ли… Знаешь, начну с хорошей: спустя долгое время нам удалось завербовать Трена Косдацу. Это должно облегчить атаку на Магвиль…</w:t>
      </w:r>
    </w:p>
    <w:p w:rsidR="00DE29A4" w:rsidRDefault="00DE29A4" w:rsidP="00EA408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-Очень рада, но я спешу…</w:t>
      </w:r>
    </w:p>
    <w:p w:rsidR="00DE29A4" w:rsidRDefault="00DE29A4" w:rsidP="00EA408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 посмотрел на чемодан Сонэ… *</w:t>
      </w:r>
    </w:p>
    <w:p w:rsidR="00DE29A4" w:rsidRDefault="00DE29A4" w:rsidP="00EA408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-Его сейчас там нет…</w:t>
      </w:r>
    </w:p>
    <w:p w:rsidR="00DE29A4" w:rsidRDefault="00DE29A4" w:rsidP="00EA408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-С чем-то ещё нужно помочь?</w:t>
      </w:r>
    </w:p>
    <w:p w:rsidR="00BB1296" w:rsidRDefault="00DE29A4" w:rsidP="00BB129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-Ты думаешь, что я тебя тут насильно держу… Я звонил Шрину Кришлау, запрашивал доклад об обстановке, но вместо каюты Ши я увидел густой сосновый бор…</w:t>
      </w:r>
      <w:r w:rsidR="00BB1296">
        <w:rPr>
          <w:rFonts w:ascii="Truetypewriter PolyglOTT" w:hAnsi="Truetypewriter PolyglOTT" w:cs="Truetypewriter PolyglOTT"/>
          <w:sz w:val="28"/>
          <w:szCs w:val="28"/>
        </w:rPr>
        <w:t xml:space="preserve"> Ли на Магвиле, Со…</w:t>
      </w:r>
    </w:p>
    <w:p w:rsidR="00BB1296" w:rsidRDefault="00BB1296" w:rsidP="00BB129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-Тогда я лечу на Магвиль…</w:t>
      </w:r>
    </w:p>
    <w:p w:rsidR="00BB1296" w:rsidRDefault="00BB1296" w:rsidP="00BB129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 ты с ума…</w:t>
      </w:r>
    </w:p>
    <w:p w:rsidR="00BB1296" w:rsidRDefault="00BB1296" w:rsidP="00BB129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-Куда Ли, туда и я… Мне надоело, что ты нас постоянно разделяешь…</w:t>
      </w:r>
    </w:p>
    <w:p w:rsidR="00BB1296" w:rsidRDefault="00BB1296" w:rsidP="00BB129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-Ли – военный</w:t>
      </w:r>
    </w:p>
    <w:p w:rsidR="004100EC" w:rsidRDefault="00BB1296" w:rsidP="00BB129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Сонэ: -Как и я. Прекрати думать за нас с Ли. Наша судьба в наших руках. Я понимаю, что Ниссэ для тебя </w:t>
      </w:r>
      <w:r w:rsidR="005A54DF">
        <w:rPr>
          <w:rFonts w:ascii="Truetypewriter PolyglOTT" w:hAnsi="Truetypewriter PolyglOTT" w:cs="Truetypewriter PolyglOTT"/>
          <w:sz w:val="28"/>
          <w:szCs w:val="28"/>
        </w:rPr>
        <w:t xml:space="preserve">была </w:t>
      </w:r>
      <w:r>
        <w:rPr>
          <w:rFonts w:ascii="Truetypewriter PolyglOTT" w:hAnsi="Truetypewriter PolyglOTT" w:cs="Truetypewriter PolyglOTT"/>
          <w:sz w:val="28"/>
          <w:szCs w:val="28"/>
        </w:rPr>
        <w:t xml:space="preserve">невероятно важна… </w:t>
      </w:r>
      <w:r w:rsidR="005A54DF">
        <w:rPr>
          <w:rFonts w:ascii="Truetypewriter PolyglOTT" w:hAnsi="Truetypewriter PolyglOTT" w:cs="Truetypewriter PolyglOTT"/>
          <w:sz w:val="28"/>
          <w:szCs w:val="28"/>
        </w:rPr>
        <w:t xml:space="preserve">А её утрата была крайне болезненна… </w:t>
      </w:r>
      <w:r>
        <w:rPr>
          <w:rFonts w:ascii="Truetypewriter PolyglOTT" w:hAnsi="Truetypewriter PolyglOTT" w:cs="Truetypewriter PolyglOTT"/>
          <w:sz w:val="28"/>
          <w:szCs w:val="28"/>
        </w:rPr>
        <w:t>Но не думаю, что она бы оценила такое</w:t>
      </w:r>
      <w:r w:rsidR="004100EC">
        <w:rPr>
          <w:rFonts w:ascii="Truetypewriter PolyglOTT" w:hAnsi="Truetypewriter PolyglOTT" w:cs="Truetypewriter PolyglOTT"/>
          <w:sz w:val="28"/>
          <w:szCs w:val="28"/>
        </w:rPr>
        <w:t>… Ты задумывался о том, что у твоей сказки может не быть счастливого финала? Я задумывалась о нас с Ли, и не раз. Потому и хочу к нему, ч</w:t>
      </w:r>
      <w:r w:rsidR="00E67320">
        <w:rPr>
          <w:rFonts w:ascii="Truetypewriter PolyglOTT" w:hAnsi="Truetypewriter PolyglOTT" w:cs="Truetypewriter PolyglOTT"/>
          <w:sz w:val="28"/>
          <w:szCs w:val="28"/>
        </w:rPr>
        <w:t xml:space="preserve">тобы хотя бы быть с ним сейчас… </w:t>
      </w:r>
    </w:p>
    <w:p w:rsidR="00E67320" w:rsidRDefault="00E67320" w:rsidP="00BB129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-Может ты и права, не стоит потерявшему всё пимбуру учить жизни тех, у кого есть шансы…</w:t>
      </w:r>
    </w:p>
    <w:p w:rsidR="005A54DF" w:rsidRDefault="009E4F75" w:rsidP="005A54D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-Ох Эни</w:t>
      </w:r>
      <w:r w:rsidR="00E67320">
        <w:rPr>
          <w:rFonts w:ascii="Truetypewriter PolyglOTT" w:hAnsi="Truetypewriter PolyglOTT" w:cs="Truetypewriter PolyglOTT"/>
          <w:sz w:val="28"/>
          <w:szCs w:val="28"/>
        </w:rPr>
        <w:t>си, я ни это имело ввиду. Мы вернём её, и вернём Исаака, но пока… Пока не мешай хрупкому счастью семей Ли и Кришлау…</w:t>
      </w:r>
    </w:p>
    <w:p w:rsidR="00E67320" w:rsidRDefault="005A54DF" w:rsidP="005A54DF">
      <w:pPr>
        <w:shd w:val="clear" w:color="auto" w:fill="FFFFFF" w:themeFill="background1"/>
        <w:spacing w:before="240" w:line="240" w:lineRule="auto"/>
        <w:ind w:firstLine="708"/>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38.</w:t>
      </w:r>
      <w:r w:rsidRPr="00C252E8">
        <w:rPr>
          <w:rFonts w:ascii="Truetypewriter PolyglOTT" w:hAnsi="Truetypewriter PolyglOTT" w:cs="Truetypewriter PolyglOTT"/>
          <w:b/>
          <w:sz w:val="36"/>
          <w:szCs w:val="28"/>
        </w:rPr>
        <w:t xml:space="preserve"> </w:t>
      </w:r>
      <w:r>
        <w:rPr>
          <w:rFonts w:ascii="Truetypewriter PolyglOTT" w:hAnsi="Truetypewriter PolyglOTT" w:cs="Truetypewriter PolyglOTT"/>
          <w:b/>
          <w:sz w:val="36"/>
          <w:szCs w:val="28"/>
        </w:rPr>
        <w:t>А я Вам говорил…</w:t>
      </w:r>
    </w:p>
    <w:p w:rsidR="005A54DF" w:rsidRDefault="005A54D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15:17 12.09.2010 *На Магвиль сел челнок. Видевший это Ламан хотел отдать приказ об открытии огня, но потом подумал: «Глупо считать, что кто-либо из управления Пимбазена стал бы так рисковать, скорее всего это почта». Это же подтверждала и окраска челнока. Однако на площадке, куда он приземлился дежурила Пимбазенская элита. Первый, кто подбежал к челноку был Эниси Ли. </w:t>
      </w:r>
    </w:p>
    <w:p w:rsidR="003F36CC" w:rsidRDefault="005A54DF" w:rsidP="005A54DF">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Грузовой отсек открылся, и оттуда вывалился скафандр…*</w:t>
      </w:r>
    </w:p>
    <w:p w:rsidR="003F36CC" w:rsidRDefault="0098758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Ли: -Сонэт, зачем? </w:t>
      </w:r>
    </w:p>
    <w:p w:rsidR="0098758B" w:rsidRDefault="0098758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*Полёт длился слишком долго, потому Со была ели живой. Ли снял со скафандра шлем и понёс Со в медблок. *</w:t>
      </w:r>
    </w:p>
    <w:p w:rsidR="009742FA" w:rsidRDefault="0098758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-Ох, моя дорогая… Могла бы не устраивать мне таких «сюрпризов»</w:t>
      </w:r>
      <w:r w:rsidR="009742FA">
        <w:rPr>
          <w:rFonts w:ascii="Truetypewriter PolyglOTT" w:hAnsi="Truetypewriter PolyglOTT" w:cs="Truetypewriter PolyglOTT"/>
          <w:sz w:val="28"/>
          <w:szCs w:val="28"/>
        </w:rPr>
        <w:t>.</w:t>
      </w:r>
    </w:p>
    <w:p w:rsidR="009742FA" w:rsidRDefault="009742F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 Магвиле уже было позднее утро. В медблоке было пусто, но Сонэт была сразу же принята, и врачи начали её спасение*</w:t>
      </w:r>
    </w:p>
    <w:p w:rsidR="0098758B" w:rsidRDefault="009742F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-Так, ладно, теперь Федерация…</w:t>
      </w:r>
    </w:p>
    <w:p w:rsidR="009742FA" w:rsidRDefault="009742F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взошёл на мостик и посмотрел на </w:t>
      </w:r>
      <w:r w:rsidR="004E2535">
        <w:rPr>
          <w:rFonts w:ascii="Truetypewriter PolyglOTT" w:hAnsi="Truetypewriter PolyglOTT" w:cs="Truetypewriter PolyglOTT"/>
          <w:sz w:val="28"/>
          <w:szCs w:val="28"/>
        </w:rPr>
        <w:t>высоты, на которых стояла армия Федерации. Слева, справа… Там был лес, что позволило бы скрыть элитную дивизию Ли. Да, основной удар Ли действительно хотел направить в лоб, но не совсем так, как то сделал бы Шрин.</w:t>
      </w:r>
      <w:r>
        <w:rPr>
          <w:rFonts w:ascii="Truetypewriter PolyglOTT" w:hAnsi="Truetypewriter PolyglOTT" w:cs="Truetypewriter PolyglOTT"/>
          <w:sz w:val="28"/>
          <w:szCs w:val="28"/>
        </w:rPr>
        <w:t>*</w:t>
      </w:r>
    </w:p>
    <w:p w:rsidR="003F36CC" w:rsidRDefault="004E2535" w:rsidP="00783F3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-Так, лейтенант…</w:t>
      </w:r>
    </w:p>
    <w:p w:rsidR="004E2535" w:rsidRDefault="004E2535" w:rsidP="00783F3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Связист: -Слушаю</w:t>
      </w:r>
    </w:p>
    <w:p w:rsidR="004E2535" w:rsidRDefault="004E2535" w:rsidP="00783F3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-Когда я по рации прокричу «Дев Мез, Дев Моз, Ден Жун» телеграфируй армии наступать вплоть до реки…</w:t>
      </w:r>
    </w:p>
    <w:p w:rsidR="004E2535" w:rsidRDefault="004E2535" w:rsidP="00783F3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Связист: -До реки… Затем? </w:t>
      </w:r>
    </w:p>
    <w:p w:rsidR="004E2535" w:rsidRDefault="004E2535" w:rsidP="00783F3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-Затем я сообщу, если не сможешь со мной связаться, то командуй отступать армии на исходную. Да, и передай вот это Сонэт Ли, если я не вернусь</w:t>
      </w:r>
    </w:p>
    <w:p w:rsidR="004E2535" w:rsidRDefault="004E2535" w:rsidP="00783F3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 передал письмо*</w:t>
      </w:r>
    </w:p>
    <w:p w:rsidR="004E2535" w:rsidRDefault="004E2535" w:rsidP="00783F3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19:00 12.09.2010 *На Магвиле горел пол</w:t>
      </w:r>
      <w:r w:rsidR="00E809D3">
        <w:rPr>
          <w:rFonts w:ascii="Truetypewriter PolyglOTT" w:hAnsi="Truetypewriter PolyglOTT" w:cs="Truetypewriter PolyglOTT"/>
          <w:sz w:val="28"/>
          <w:szCs w:val="28"/>
        </w:rPr>
        <w:t>день. Доспехи элиты были начищ</w:t>
      </w:r>
      <w:r>
        <w:rPr>
          <w:rFonts w:ascii="Truetypewriter PolyglOTT" w:hAnsi="Truetypewriter PolyglOTT" w:cs="Truetypewriter PolyglOTT"/>
          <w:sz w:val="28"/>
          <w:szCs w:val="28"/>
        </w:rPr>
        <w:t xml:space="preserve">ены до блеска. Танки элиты стояли в засаде ещё с прошлой ночи. Ли разъяснил чётко каждому солдату что он должен будет сделать. Каждый из тысячи солдат знал, что его ждёт. *  </w:t>
      </w:r>
    </w:p>
    <w:p w:rsidR="003F36CC" w:rsidRDefault="004E253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-Дев Мез, Дев Моз, Ден Жун!!!</w:t>
      </w:r>
    </w:p>
    <w:p w:rsidR="00566C6E" w:rsidRDefault="00566C6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*Армия Пимбазена в мгновение оживилась и пошла единым валом в наступление. Элита же, под её прикрытием проскользнула в лес и форсировала реку. Всё шло согласно плану Ли.*</w:t>
      </w:r>
    </w:p>
    <w:p w:rsidR="00566C6E" w:rsidRDefault="00566C6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-База, держать позиции</w:t>
      </w:r>
    </w:p>
    <w:p w:rsidR="00566C6E" w:rsidRDefault="00566C6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Связист: -Принято… Армия в позиции «оборона»</w:t>
      </w:r>
    </w:p>
    <w:p w:rsidR="00566C6E" w:rsidRDefault="00566C6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 разным берегам реки встали две армии. Ламан посмотрел на это. В его голове сложилось чёткое понимание, что Пимбазенцы готовятся к форсированию реки, и просто ищут подходящие время и место. *</w:t>
      </w:r>
    </w:p>
    <w:p w:rsidR="003F36CC" w:rsidRDefault="00566C6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Ламан*на весь командный пункт*:- Форсировать Тцелия Тронеза, ударить по Пимбазенцам…</w:t>
      </w:r>
    </w:p>
    <w:p w:rsidR="00566C6E" w:rsidRDefault="00566C6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Генерал: -Но милорд, наша артиллерия не сможет поддержать их </w:t>
      </w:r>
    </w:p>
    <w:p w:rsidR="00566C6E" w:rsidRDefault="00566C6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Ламан: -Так подтащите её ближе </w:t>
      </w:r>
      <w:r w:rsidR="00C7011B">
        <w:rPr>
          <w:rFonts w:ascii="Truetypewriter PolyglOTT" w:hAnsi="Truetypewriter PolyglOTT" w:cs="Truetypewriter PolyglOTT"/>
          <w:sz w:val="28"/>
          <w:szCs w:val="28"/>
        </w:rPr>
        <w:t>к линии фронта, они не должны фо</w:t>
      </w:r>
      <w:r>
        <w:rPr>
          <w:rFonts w:ascii="Truetypewriter PolyglOTT" w:hAnsi="Truetypewriter PolyglOTT" w:cs="Truetypewriter PolyglOTT"/>
          <w:sz w:val="28"/>
          <w:szCs w:val="28"/>
        </w:rPr>
        <w:t>рсировать эту речонку</w:t>
      </w:r>
    </w:p>
    <w:p w:rsidR="00566C6E" w:rsidRDefault="00566C6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*Элита села в танки и завела моторы. В этот момент Ли пришло сообщение*</w:t>
      </w:r>
    </w:p>
    <w:p w:rsidR="003F36CC" w:rsidRDefault="003C35B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Связис</w:t>
      </w:r>
      <w:r w:rsidR="00566C6E">
        <w:rPr>
          <w:rFonts w:ascii="Truetypewriter PolyglOTT" w:hAnsi="Truetypewriter PolyglOTT" w:cs="Truetypewriter PolyglOTT"/>
          <w:sz w:val="28"/>
          <w:szCs w:val="28"/>
        </w:rPr>
        <w:t>т: -Генерал, артиллерию перетаскивают ближе к фронту</w:t>
      </w:r>
    </w:p>
    <w:p w:rsidR="003F36CC" w:rsidRDefault="00566C6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-Да? Идиоты</w:t>
      </w:r>
      <w:r w:rsidR="003C35B8">
        <w:rPr>
          <w:rFonts w:ascii="Truetypewriter PolyglOTT" w:hAnsi="Truetypewriter PolyglOTT" w:cs="Truetypewriter PolyglOTT"/>
          <w:sz w:val="28"/>
          <w:szCs w:val="28"/>
        </w:rPr>
        <w:t xml:space="preserve">. Отводи войска на промежуточный рубеж, как только полетят первые снаряды. </w:t>
      </w:r>
    </w:p>
    <w:p w:rsidR="003C35B8" w:rsidRDefault="003C35B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Связист: -Принял, выполняю</w:t>
      </w:r>
    </w:p>
    <w:p w:rsidR="003C35B8" w:rsidRDefault="003C35B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-Дети мои… В атаку!!!</w:t>
      </w:r>
    </w:p>
    <w:p w:rsidR="003C35B8" w:rsidRDefault="003C35B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 фланге плацдарма послышалась стрельба. Ламану было сразу же доложено об этом. *</w:t>
      </w:r>
    </w:p>
    <w:p w:rsidR="003C35B8" w:rsidRDefault="003C35B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-Какая стрельба? У них все солдаты в долине реки…</w:t>
      </w:r>
    </w:p>
    <w:p w:rsidR="003C35B8" w:rsidRDefault="003C35B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Генерал: -Может стоит эвакуироваться</w:t>
      </w:r>
    </w:p>
    <w:p w:rsidR="003C35B8" w:rsidRDefault="003C35B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-От куда, мы далеко от них? Параноик старый, ты с чего взял, что они дойдут до сюда?</w:t>
      </w:r>
    </w:p>
    <w:p w:rsidR="003C35B8" w:rsidRDefault="003C35B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Генерал: -Я про армию</w:t>
      </w:r>
    </w:p>
    <w:p w:rsidR="003C35B8" w:rsidRDefault="003C35B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-Чепуха, они нас просто отвлекают, сейчас бросим силы во фланги и авангард ударит…</w:t>
      </w:r>
    </w:p>
    <w:p w:rsidR="003C35B8" w:rsidRDefault="003C35B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*Танки заехали на плацдарм. И им открылись огромные пушки. Перед танком ли ехал грузовичок. *</w:t>
      </w:r>
    </w:p>
    <w:p w:rsidR="003C35B8" w:rsidRDefault="003C35B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-О, снабжение. Стреляй, наводчик, стреляй.</w:t>
      </w:r>
    </w:p>
    <w:p w:rsidR="003C35B8" w:rsidRDefault="003C35B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*Грузовик взорвался от попадания снаряда. Танки поехали к стрелявшей по отступавшим Пимбазенцам артиллерии. Огромные пушки трёхсотого калибра хорошо поливали осколками поле боя, но не могли ничего противопоставить танкам. *</w:t>
      </w:r>
    </w:p>
    <w:p w:rsidR="003C35B8" w:rsidRDefault="003C35B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 атаку, форсировать реку, пойти в авангард!!!</w:t>
      </w:r>
    </w:p>
    <w:p w:rsidR="003C35B8" w:rsidRDefault="003C35B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Связист: -Так точно!!!</w:t>
      </w:r>
    </w:p>
    <w:p w:rsidR="003C35B8" w:rsidRDefault="0027420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*Снова волна пимбазенцев пошла вперёд. Войска Федерации сначала пытались сопротивляться, но когда начала работать пимбазенская артиллерия, а Федеральная не ответила, фронт рухнул. Река была форсирована и уже по окопам </w:t>
      </w:r>
      <w:r>
        <w:rPr>
          <w:rFonts w:ascii="Truetypewriter PolyglOTT" w:hAnsi="Truetypewriter PolyglOTT" w:cs="Truetypewriter PolyglOTT"/>
          <w:sz w:val="28"/>
          <w:szCs w:val="28"/>
        </w:rPr>
        <w:lastRenderedPageBreak/>
        <w:t>бежали солдаты Пимбазена. С другой стороны Арьергард был перекрыт танками. Ли разгорячился отстреливая технику противника. *</w:t>
      </w:r>
    </w:p>
    <w:p w:rsidR="0027420C" w:rsidRDefault="0027420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-Поднимайте самолёты с бомбами, нужно довести дело до конца… А это что?</w:t>
      </w:r>
    </w:p>
    <w:p w:rsidR="003C35B8" w:rsidRDefault="0027420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Связист: -Выполнять?</w:t>
      </w:r>
    </w:p>
    <w:p w:rsidR="0027420C" w:rsidRDefault="0027420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-Да… Конец связи…</w:t>
      </w:r>
    </w:p>
    <w:p w:rsidR="0027420C" w:rsidRDefault="0027420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понял, что совершил ошибку, потому были выкачены из ангаров недавно построенные федерацией танки: 400 против 250 Пимбазенских… Не думал об этом Ли, но после первого же выстрела успокоился: Пушки Пимбазенцев прошивали два танка насквозь, в то время, как танки Ламана могли разве что сбить гусеницы танкам Ли. Со спины подошёл Авангард Пимбазена. Сражение было выиграно, началось окапывание. Главные же герои тихо и мирно уехали ремонтировать свою технику. Ни один солдат элиты не желал славы, они просто защищали своё государство, и лучшая им благодарность была ещё одно сражение. Но было рано нападать</w:t>
      </w:r>
      <w:r w:rsidR="007E3310">
        <w:rPr>
          <w:rFonts w:ascii="Truetypewriter PolyglOTT" w:hAnsi="Truetypewriter PolyglOTT" w:cs="Truetypewriter PolyglOTT"/>
          <w:sz w:val="28"/>
          <w:szCs w:val="28"/>
        </w:rPr>
        <w:t xml:space="preserve">, нужно было всё продумать. В первую очередь нужно было куда-то деть миллион плоенных солдат, лишь десятая часть от изначального гарнизона. </w:t>
      </w:r>
      <w:r>
        <w:rPr>
          <w:rFonts w:ascii="Truetypewriter PolyglOTT" w:hAnsi="Truetypewriter PolyglOTT" w:cs="Truetypewriter PolyglOTT"/>
          <w:sz w:val="28"/>
          <w:szCs w:val="28"/>
        </w:rPr>
        <w:t>*</w:t>
      </w:r>
    </w:p>
    <w:p w:rsidR="003C35B8" w:rsidRDefault="00010B59" w:rsidP="00010B59">
      <w:pPr>
        <w:shd w:val="clear" w:color="auto" w:fill="FFFFFF" w:themeFill="background1"/>
        <w:spacing w:before="240" w:line="240" w:lineRule="auto"/>
        <w:ind w:firstLine="708"/>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39.</w:t>
      </w:r>
      <w:r w:rsidRPr="00C252E8">
        <w:rPr>
          <w:rFonts w:ascii="Truetypewriter PolyglOTT" w:hAnsi="Truetypewriter PolyglOTT" w:cs="Truetypewriter PolyglOTT"/>
          <w:b/>
          <w:sz w:val="36"/>
          <w:szCs w:val="28"/>
        </w:rPr>
        <w:t xml:space="preserve"> </w:t>
      </w:r>
      <w:r>
        <w:rPr>
          <w:rFonts w:ascii="Truetypewriter PolyglOTT" w:hAnsi="Truetypewriter PolyglOTT" w:cs="Truetypewriter PolyglOTT"/>
          <w:b/>
          <w:sz w:val="36"/>
          <w:szCs w:val="28"/>
        </w:rPr>
        <w:t>Не гаси свечу, проливая свет…</w:t>
      </w:r>
    </w:p>
    <w:p w:rsidR="005413D5" w:rsidRDefault="00010B59"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05:00 13.09</w:t>
      </w:r>
      <w:r w:rsidR="009E4F75">
        <w:rPr>
          <w:rFonts w:ascii="Truetypewriter PolyglOTT" w:hAnsi="Truetypewriter PolyglOTT" w:cs="Truetypewriter PolyglOTT"/>
          <w:sz w:val="28"/>
          <w:szCs w:val="28"/>
        </w:rPr>
        <w:t>.2010 *Сеанс видеосвязи Ли и Эни</w:t>
      </w:r>
      <w:r>
        <w:rPr>
          <w:rFonts w:ascii="Truetypewriter PolyglOTT" w:hAnsi="Truetypewriter PolyglOTT" w:cs="Truetypewriter PolyglOTT"/>
          <w:sz w:val="28"/>
          <w:szCs w:val="28"/>
        </w:rPr>
        <w:t>с</w:t>
      </w:r>
      <w:r w:rsidR="009E4F75">
        <w:rPr>
          <w:rFonts w:ascii="Truetypewriter PolyglOTT" w:hAnsi="Truetypewriter PolyglOTT" w:cs="Truetypewriter PolyglOTT"/>
          <w:sz w:val="28"/>
          <w:szCs w:val="28"/>
        </w:rPr>
        <w:t>и</w:t>
      </w:r>
      <w:r>
        <w:rPr>
          <w:rFonts w:ascii="Truetypewriter PolyglOTT" w:hAnsi="Truetypewriter PolyglOTT" w:cs="Truetypewriter PolyglOTT"/>
          <w:sz w:val="28"/>
          <w:szCs w:val="28"/>
        </w:rPr>
        <w:t>.*</w:t>
      </w:r>
    </w:p>
    <w:p w:rsidR="00010B59" w:rsidRDefault="00010B59"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-Он ошибся, Эни… Ши ошибся…</w:t>
      </w:r>
    </w:p>
    <w:p w:rsidR="00010B59" w:rsidRDefault="00010B59"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-И? Дальше что, Эни?</w:t>
      </w:r>
    </w:p>
    <w:p w:rsidR="00010B59" w:rsidRDefault="00010B59"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-Я не знаю, нужен кто-то другой в командовании. Шрин прекрасный тактик, прекрасный стратег. Но они с Фонстом мыслят в одной парадигме, а Фонст уже не раз показал, что на шаг впереди нас. Нужно быть непредсказуемыми… Нужен другой генерал, быть может, даже ты</w:t>
      </w:r>
    </w:p>
    <w:p w:rsidR="00010B59" w:rsidRDefault="00010B59"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-Брось, я некудышный генерал. Я недальновиден на фронте. Да, с политикой проще, но </w:t>
      </w:r>
      <w:r w:rsidR="00A448D1">
        <w:rPr>
          <w:rFonts w:ascii="Truetypewriter PolyglOTT" w:hAnsi="Truetypewriter PolyglOTT" w:cs="Truetypewriter PolyglOTT"/>
          <w:sz w:val="28"/>
          <w:szCs w:val="28"/>
        </w:rPr>
        <w:t>не на фронте…</w:t>
      </w:r>
    </w:p>
    <w:p w:rsidR="00A448D1" w:rsidRDefault="00A448D1"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-Тогда придётся поставить кого-нибудь из элитных войск. Ши как раз набирает генералов…</w:t>
      </w:r>
    </w:p>
    <w:p w:rsidR="00A448D1" w:rsidRDefault="00A448D1"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-Успеть бы… </w:t>
      </w:r>
    </w:p>
    <w:p w:rsidR="00A448D1" w:rsidRDefault="00A448D1"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-Ты о чём?</w:t>
      </w:r>
    </w:p>
    <w:p w:rsidR="00A448D1" w:rsidRDefault="00A448D1"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 наших жила, Эни, что в твоих, что в моих течёт королевская кровь. Это не делает нас особенными, как людей, но для федерации из-за этого мы – цель номер один. Хотя, если вспомнить историю, то на самом деле ни Фонст, не ты, не я воистину не короли…</w:t>
      </w:r>
    </w:p>
    <w:p w:rsidR="00A448D1" w:rsidRDefault="00A448D1"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-Зофэ?</w:t>
      </w:r>
    </w:p>
    <w:p w:rsidR="00A448D1" w:rsidRDefault="00A448D1"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Эниси: -Много, много, много лет назад, как ты знаешь, была гражданская война. С одной стороны бились войска легитимного короля Моара Лэ, с другой – партия «Федералов». Ритиртсой устоял, победил Моар, но… Но не всем это нравилось… </w:t>
      </w:r>
    </w:p>
    <w:p w:rsidR="00A448D1" w:rsidRDefault="00A448D1"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Скажем так, Эни, это наша древняя тайна. Это великое проклятие семьи Зофэ…</w:t>
      </w:r>
      <w:r w:rsidR="002E7740">
        <w:rPr>
          <w:rFonts w:ascii="Truetypewriter PolyglOTT" w:hAnsi="Truetypewriter PolyglOTT" w:cs="Truetypewriter PolyglOTT"/>
          <w:sz w:val="28"/>
          <w:szCs w:val="28"/>
        </w:rPr>
        <w:t xml:space="preserve"> Скорее всего тётушка Корахэ не успела тебе это рассказать. Вист Фирцино Зофэ – первый Пимбура Пимбазена, экстренный правитель Ритир</w:t>
      </w:r>
      <w:r w:rsidR="009A3C5E">
        <w:rPr>
          <w:rFonts w:ascii="Truetypewriter PolyglOTT" w:hAnsi="Truetypewriter PolyglOTT" w:cs="Truetypewriter PolyglOTT"/>
          <w:sz w:val="28"/>
          <w:szCs w:val="28"/>
        </w:rPr>
        <w:t>т</w:t>
      </w:r>
      <w:r w:rsidR="002E7740">
        <w:rPr>
          <w:rFonts w:ascii="Truetypewriter PolyglOTT" w:hAnsi="Truetypewriter PolyglOTT" w:cs="Truetypewriter PolyglOTT"/>
          <w:sz w:val="28"/>
          <w:szCs w:val="28"/>
        </w:rPr>
        <w:t xml:space="preserve">соя после смерти Моэра Лэ. </w:t>
      </w:r>
      <w:r w:rsidR="009A3C5E">
        <w:rPr>
          <w:rFonts w:ascii="Truetypewriter PolyglOTT" w:hAnsi="Truetypewriter PolyglOTT" w:cs="Truetypewriter PolyglOTT"/>
          <w:sz w:val="28"/>
          <w:szCs w:val="28"/>
        </w:rPr>
        <w:t xml:space="preserve">Шрин Каале – председатель правительства Ритиртсоя, первый правитель Федерации. Ниссэя Фирцино Каале – сестра Виста и жена Шрина. </w:t>
      </w:r>
    </w:p>
    <w:p w:rsidR="009A3C5E" w:rsidRDefault="009A3C5E"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 xml:space="preserve">Эта великолепная троица и устроила сначала гражданскую войну, а потом и убийство Моара Лэ, причём всё у него под носом. </w:t>
      </w:r>
    </w:p>
    <w:p w:rsidR="009A3C5E" w:rsidRDefault="009A3C5E"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 xml:space="preserve">Мы не короли, Эни… Потомки обычных граждан, которые захотели власти. Единственные, в чьих жилах течёт… Текла королевская кровь – чета королей и принцесс Жистонэса, а Ниссэ – последний представитель её… </w:t>
      </w:r>
    </w:p>
    <w:p w:rsidR="009A3C5E" w:rsidRDefault="009A3C5E"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-А как же?</w:t>
      </w:r>
    </w:p>
    <w:p w:rsidR="009A3C5E" w:rsidRDefault="009A3C5E"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-Они застрелились, это вполне в духе </w:t>
      </w:r>
      <w:r w:rsidR="00DB2787">
        <w:rPr>
          <w:rFonts w:ascii="Truetypewriter PolyglOTT" w:hAnsi="Truetypewriter PolyglOTT" w:cs="Truetypewriter PolyglOTT"/>
          <w:sz w:val="28"/>
          <w:szCs w:val="28"/>
        </w:rPr>
        <w:t>семьи Гильо… Исаака, возможно, тоже носитель королевской крови…</w:t>
      </w:r>
    </w:p>
    <w:p w:rsidR="00DB2787" w:rsidRDefault="00DB2787"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Так что вот, Эниси… Ты теперь знаешь… Жаль я не успел рассказать об этом Тао… Анароэ Зофэ…</w:t>
      </w:r>
    </w:p>
    <w:p w:rsidR="00DB2787" w:rsidRDefault="00DB2787"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-Не жалей о прошлом, жалей о будущем, которое можешь потерять…</w:t>
      </w:r>
    </w:p>
    <w:p w:rsidR="00E1643C" w:rsidRDefault="00E1643C"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 мостик вбежал солдат*</w:t>
      </w:r>
    </w:p>
    <w:p w:rsidR="00DB2787" w:rsidRDefault="00E1643C"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-Генерал, она очнулась….</w:t>
      </w:r>
    </w:p>
    <w:p w:rsidR="00E1643C" w:rsidRDefault="00E1643C" w:rsidP="00010B5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-Прости Эниси, мне пора. Прощай</w:t>
      </w:r>
    </w:p>
    <w:p w:rsidR="00010B59" w:rsidRDefault="00E1643C" w:rsidP="00E1643C">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40. Я не права?</w:t>
      </w:r>
    </w:p>
    <w:p w:rsidR="00010B59" w:rsidRDefault="00E1643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*Сонэт лежала на кушетке медблока. Ли влетел туда словно пуля и сел рядом*</w:t>
      </w:r>
    </w:p>
    <w:p w:rsidR="00010B59" w:rsidRDefault="00A468C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Сонэт: -Ли…</w:t>
      </w:r>
    </w:p>
    <w:p w:rsidR="00A468CC" w:rsidRDefault="00A468C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-Со, зачем было так рисковать? Я был уверен, что мы договорились тогда…</w:t>
      </w:r>
    </w:p>
    <w:p w:rsidR="00A468CC" w:rsidRDefault="00A468C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Сонэт: -Ли, ты сам то в это веришь? Веришь в то, что ты бы улетел с этой злосчастной планеты?</w:t>
      </w:r>
    </w:p>
    <w:p w:rsidR="00010B59" w:rsidRDefault="00A468C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-Нет, Со… Я давно уже мало во что верю, да и почти ни на что не надеюсь… Быть может, ты даже единственное, что у меня осталось… Мы воюем четвёртый год. Смерти, смерти – кругом одни трупы, а главное, что всего из-за пары планет, Со… Пимбазен – это две галактики, а мы захватили 5 или 6 систем…</w:t>
      </w:r>
    </w:p>
    <w:p w:rsidR="00A468CC" w:rsidRDefault="00A468C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Сонэт: -Я тоже, Ли… Я соскучилась… Я устала…</w:t>
      </w:r>
    </w:p>
    <w:p w:rsidR="00FB7BCF" w:rsidRDefault="00FB7BC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Ли: -Со, ты же очень умна, ты же знаешь, что войну я прекратить не могу…</w:t>
      </w:r>
    </w:p>
    <w:p w:rsidR="00FB7BCF" w:rsidRDefault="00FB7BC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Сонэт: -Я и не требую от тебя этого… Просто будь со мной… А лучше… Ли, полетели на </w:t>
      </w:r>
      <w:r>
        <w:rPr>
          <w:rFonts w:ascii="Truetypewriter PolyglOTT" w:hAnsi="Truetypewriter PolyglOTT" w:cs="Truetypewriter PolyglOTT"/>
          <w:sz w:val="28"/>
          <w:szCs w:val="28"/>
          <w:lang w:val="en-US"/>
        </w:rPr>
        <w:t>S</w:t>
      </w:r>
      <w:r w:rsidRPr="00FB7BCF">
        <w:rPr>
          <w:rFonts w:ascii="Truetypewriter PolyglOTT" w:hAnsi="Truetypewriter PolyglOTT" w:cs="Truetypewriter PolyglOTT"/>
          <w:sz w:val="28"/>
          <w:szCs w:val="28"/>
        </w:rPr>
        <w:t>-03</w:t>
      </w:r>
      <w:r>
        <w:rPr>
          <w:rFonts w:ascii="Truetypewriter PolyglOTT" w:hAnsi="Truetypewriter PolyglOTT" w:cs="Truetypewriter PolyglOTT"/>
          <w:sz w:val="28"/>
          <w:szCs w:val="28"/>
        </w:rPr>
        <w:t>… Уедем в самый далёкий уголок, спрячемся от войны, от… Да что я несу…  Много лет назад называла Незеса трусом, а теперь сама призываю прятаться…</w:t>
      </w:r>
    </w:p>
    <w:p w:rsidR="00010B59" w:rsidRDefault="00FB7BC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 Мы уедем, как только я смогу</w:t>
      </w:r>
      <w:r w:rsidR="00030CBF">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 уедем, Со… Я</w:t>
      </w:r>
      <w:r w:rsidR="00030CBF">
        <w:rPr>
          <w:rFonts w:ascii="Truetypewriter PolyglOTT" w:hAnsi="Truetypewriter PolyglOTT" w:cs="Truetypewriter PolyglOTT"/>
          <w:sz w:val="28"/>
          <w:szCs w:val="28"/>
        </w:rPr>
        <w:t xml:space="preserve"> с 793-его оборота не знал дня без войны. Когда всё началось, мне было 17… </w:t>
      </w:r>
    </w:p>
    <w:p w:rsidR="00030CBF" w:rsidRDefault="00185D7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Сонэт: -А потом ты узнал, что Сонэ Бонтропэ выходи замуж за Виста Шэна… Я знаю…</w:t>
      </w:r>
    </w:p>
    <w:p w:rsidR="007E303C" w:rsidRDefault="00185D7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w:t>
      </w:r>
      <w:r w:rsidR="007E303C">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Откуда?</w:t>
      </w:r>
      <w:r w:rsidR="007E303C">
        <w:rPr>
          <w:rFonts w:ascii="Truetypewriter PolyglOTT" w:hAnsi="Truetypewriter PolyglOTT" w:cs="Truetypewriter PolyglOTT"/>
          <w:sz w:val="28"/>
          <w:szCs w:val="28"/>
        </w:rPr>
        <w:t xml:space="preserve"> </w:t>
      </w:r>
    </w:p>
    <w:p w:rsidR="00185D79" w:rsidRDefault="007E303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Сонэт:</w:t>
      </w:r>
      <w:r w:rsidR="00FA0A34">
        <w:rPr>
          <w:rFonts w:ascii="Truetypewriter PolyglOTT" w:hAnsi="Truetypewriter PolyglOTT" w:cs="Truetypewriter PolyglOTT"/>
          <w:sz w:val="28"/>
          <w:szCs w:val="28"/>
        </w:rPr>
        <w:t xml:space="preserve"> -Ох Ли, ты старше меня на 2 года</w:t>
      </w:r>
      <w:r>
        <w:rPr>
          <w:rFonts w:ascii="Truetypewriter PolyglOTT" w:hAnsi="Truetypewriter PolyglOTT" w:cs="Truetypewriter PolyglOTT"/>
          <w:sz w:val="28"/>
          <w:szCs w:val="28"/>
        </w:rPr>
        <w:t>, но как ребёнок… Насколько же ты живой</w:t>
      </w:r>
      <w:r w:rsidR="00DF26C9">
        <w:rPr>
          <w:rFonts w:ascii="Truetypewriter PolyglOTT" w:hAnsi="Truetypewriter PolyglOTT" w:cs="Truetypewriter PolyglOTT"/>
          <w:sz w:val="28"/>
          <w:szCs w:val="28"/>
        </w:rPr>
        <w:t xml:space="preserve"> и наивный</w:t>
      </w:r>
      <w:r>
        <w:rPr>
          <w:rFonts w:ascii="Truetypewriter PolyglOTT" w:hAnsi="Truetypewriter PolyglOTT" w:cs="Truetypewriter PolyglOTT"/>
          <w:sz w:val="28"/>
          <w:szCs w:val="28"/>
        </w:rPr>
        <w:t>… Эниси мне сказал, причём чуть ли не при первой нашей встрече… Насколько сильно ты её любил? Только честно, Ли…</w:t>
      </w:r>
    </w:p>
    <w:p w:rsidR="007E303C" w:rsidRDefault="007E303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посмотрел на Сонэт и опустил голову… Было очевидно, что ему больно вспоминать о своей первой любви, но всё же он ответил… *</w:t>
      </w:r>
    </w:p>
    <w:p w:rsidR="009C2F73" w:rsidRDefault="007E303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-Со… Поверь мне, я её не любил… Это была… Скажем, влюблённость… Тебе будет неприятно это слышать, но всё же это факт. Сонэ не была очень умной. </w:t>
      </w:r>
      <w:r w:rsidR="00CE4257">
        <w:rPr>
          <w:rFonts w:ascii="Truetypewriter PolyglOTT" w:hAnsi="Truetypewriter PolyglOTT" w:cs="Truetypewriter PolyglOTT"/>
          <w:sz w:val="28"/>
          <w:szCs w:val="28"/>
        </w:rPr>
        <w:t>Принцесса Номесдраля, причём ещё и четвёртая дочь… И тут, чистокровный принц Пимбазена и Листо делает тебя предложение… Как тут устоять…</w:t>
      </w:r>
    </w:p>
    <w:p w:rsidR="00CE4257" w:rsidRDefault="00CE425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-Погоди, ты принц двух ветвей?</w:t>
      </w:r>
    </w:p>
    <w:p w:rsidR="00CE4257" w:rsidRDefault="00CE425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Трёх: Пимбазена, Листо и Гитри… Пимбура, </w:t>
      </w:r>
      <w:r w:rsidR="00B60BFF">
        <w:rPr>
          <w:rFonts w:ascii="Truetypewriter PolyglOTT" w:hAnsi="Truetypewriter PolyglOTT" w:cs="Truetypewriter PolyglOTT"/>
          <w:sz w:val="28"/>
          <w:szCs w:val="28"/>
        </w:rPr>
        <w:t>об этом</w:t>
      </w:r>
      <w:r>
        <w:rPr>
          <w:rFonts w:ascii="Truetypewriter PolyglOTT" w:hAnsi="Truetypewriter PolyglOTT" w:cs="Truetypewriter PolyglOTT"/>
          <w:sz w:val="28"/>
          <w:szCs w:val="28"/>
        </w:rPr>
        <w:t xml:space="preserve"> знает…</w:t>
      </w:r>
    </w:p>
    <w:p w:rsidR="00CE4257" w:rsidRDefault="00CE425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Сонэ: -Но Листо и Гитри не были захвачены </w:t>
      </w:r>
      <w:r w:rsidR="00DF26C9">
        <w:rPr>
          <w:rFonts w:ascii="Truetypewriter PolyglOTT" w:hAnsi="Truetypewriter PolyglOTT" w:cs="Truetypewriter PolyglOTT"/>
          <w:sz w:val="28"/>
          <w:szCs w:val="28"/>
        </w:rPr>
        <w:t>Ф</w:t>
      </w:r>
      <w:r>
        <w:rPr>
          <w:rFonts w:ascii="Truetypewriter PolyglOTT" w:hAnsi="Truetypewriter PolyglOTT" w:cs="Truetypewriter PolyglOTT"/>
          <w:sz w:val="28"/>
          <w:szCs w:val="28"/>
        </w:rPr>
        <w:t>едерацией?</w:t>
      </w:r>
    </w:p>
    <w:p w:rsidR="00CE4257" w:rsidRDefault="00CE425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-Не, там сидели мои родственнички… Отец сбежал оттуда и поклялся больше в эти царства </w:t>
      </w:r>
      <w:r w:rsidR="000E47AF">
        <w:rPr>
          <w:rFonts w:ascii="Truetypewriter PolyglOTT" w:hAnsi="Truetypewriter PolyglOTT" w:cs="Truetypewriter PolyglOTT"/>
          <w:sz w:val="28"/>
          <w:szCs w:val="28"/>
        </w:rPr>
        <w:t>Садома и Гаморы</w:t>
      </w:r>
      <w:r>
        <w:rPr>
          <w:rFonts w:ascii="Truetypewriter PolyglOTT" w:hAnsi="Truetypewriter PolyglOTT" w:cs="Truetypewriter PolyglOTT"/>
          <w:sz w:val="28"/>
          <w:szCs w:val="28"/>
        </w:rPr>
        <w:t xml:space="preserve"> </w:t>
      </w:r>
      <w:r w:rsidR="000E47AF">
        <w:rPr>
          <w:rFonts w:ascii="Truetypewriter PolyglOTT" w:hAnsi="Truetypewriter PolyglOTT" w:cs="Truetypewriter PolyglOTT"/>
          <w:sz w:val="28"/>
          <w:szCs w:val="28"/>
        </w:rPr>
        <w:t xml:space="preserve">не возвращаться… </w:t>
      </w:r>
    </w:p>
    <w:p w:rsidR="000E47AF" w:rsidRDefault="000E47A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-Но у тебя…</w:t>
      </w:r>
    </w:p>
    <w:p w:rsidR="000E47AF" w:rsidRDefault="000E47A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-Нет королевских замашек? Да… Скажем так, мы жили не на Сильве, а в центре Магвиля, в обычной квартире, среди обычных пимбуров… Так просто совпало, что в момент начала войны мы поехали на Сильву. Отца пристрелили партизаны из-за его акцента, а мать умерла от диабета… Войска Пимбазена спешно отступали. Мне был д</w:t>
      </w:r>
      <w:r w:rsidR="00DF26C9">
        <w:rPr>
          <w:rFonts w:ascii="Truetypewriter PolyglOTT" w:hAnsi="Truetypewriter PolyglOTT" w:cs="Truetypewriter PolyglOTT"/>
          <w:sz w:val="28"/>
          <w:szCs w:val="28"/>
        </w:rPr>
        <w:t>ан выбор: взять оружие или умере</w:t>
      </w:r>
      <w:r>
        <w:rPr>
          <w:rFonts w:ascii="Truetypewriter PolyglOTT" w:hAnsi="Truetypewriter PolyglOTT" w:cs="Truetypewriter PolyglOTT"/>
          <w:sz w:val="28"/>
          <w:szCs w:val="28"/>
        </w:rPr>
        <w:t xml:space="preserve">ть… Нас квартировали в замок Зофэ… И тут меня увидел Эниси… </w:t>
      </w:r>
    </w:p>
    <w:p w:rsidR="000E47AF" w:rsidRDefault="000E47A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-Мне жаль… Ты столько лет об этом не говорил… Почему?</w:t>
      </w:r>
    </w:p>
    <w:p w:rsidR="00010B59" w:rsidRDefault="000E47A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 А что бы это изменило?</w:t>
      </w:r>
      <w:r w:rsidR="00DF26C9">
        <w:rPr>
          <w:rFonts w:ascii="Truetypewriter PolyglOTT" w:hAnsi="Truetypewriter PolyglOTT" w:cs="Truetypewriter PolyglOTT"/>
          <w:sz w:val="28"/>
          <w:szCs w:val="28"/>
        </w:rPr>
        <w:t xml:space="preserve"> Со, я</w:t>
      </w:r>
      <w:r>
        <w:rPr>
          <w:rFonts w:ascii="Truetypewriter PolyglOTT" w:hAnsi="Truetypewriter PolyglOTT" w:cs="Truetypewriter PolyglOTT"/>
          <w:sz w:val="28"/>
          <w:szCs w:val="28"/>
        </w:rPr>
        <w:t xml:space="preserve"> обещаю, что после я не возьму бол</w:t>
      </w:r>
      <w:r w:rsidR="00DF26C9">
        <w:rPr>
          <w:rFonts w:ascii="Truetypewriter PolyglOTT" w:hAnsi="Truetypewriter PolyglOTT" w:cs="Truetypewriter PolyglOTT"/>
          <w:sz w:val="28"/>
          <w:szCs w:val="28"/>
        </w:rPr>
        <w:t>ьше в руки оружие… А пока, дорогая</w:t>
      </w:r>
      <w:r>
        <w:rPr>
          <w:rFonts w:ascii="Truetypewriter PolyglOTT" w:hAnsi="Truetypewriter PolyglOTT" w:cs="Truetypewriter PolyglOTT"/>
          <w:sz w:val="28"/>
          <w:szCs w:val="28"/>
        </w:rPr>
        <w:t xml:space="preserve">, отдыхай… </w:t>
      </w:r>
    </w:p>
    <w:p w:rsidR="000E47AF" w:rsidRDefault="000E47A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*Он вышел из медблока и пошёл на мостик</w:t>
      </w:r>
      <w:r w:rsidR="00001075">
        <w:rPr>
          <w:rFonts w:ascii="Truetypewriter PolyglOTT" w:hAnsi="Truetypewriter PolyglOTT" w:cs="Truetypewriter PolyglOTT"/>
          <w:sz w:val="28"/>
          <w:szCs w:val="28"/>
        </w:rPr>
        <w:t>, бурча себе под нос</w:t>
      </w:r>
      <w:r>
        <w:rPr>
          <w:rFonts w:ascii="Truetypewriter PolyglOTT" w:hAnsi="Truetypewriter PolyglOTT" w:cs="Truetypewriter PolyglOTT"/>
          <w:sz w:val="28"/>
          <w:szCs w:val="28"/>
        </w:rPr>
        <w:t>*</w:t>
      </w:r>
    </w:p>
    <w:p w:rsidR="00010B59" w:rsidRDefault="000E47A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-Порой главные герои войн и истории не солдаты, а их жёны… Десять дней в скафандре без еды и воды…</w:t>
      </w:r>
      <w:r w:rsidR="00001075">
        <w:rPr>
          <w:rFonts w:ascii="Truetypewriter PolyglOTT" w:hAnsi="Truetypewriter PolyglOTT" w:cs="Truetypewriter PolyglOTT"/>
          <w:sz w:val="28"/>
          <w:szCs w:val="28"/>
        </w:rPr>
        <w:t xml:space="preserve"> Когда вс</w:t>
      </w:r>
      <w:r w:rsidR="00DF26C9">
        <w:rPr>
          <w:rFonts w:ascii="Truetypewriter PolyglOTT" w:hAnsi="Truetypewriter PolyglOTT" w:cs="Truetypewriter PolyglOTT"/>
          <w:sz w:val="28"/>
          <w:szCs w:val="28"/>
        </w:rPr>
        <w:t>ё кончится, мы полетим на край С</w:t>
      </w:r>
      <w:r w:rsidR="00001075">
        <w:rPr>
          <w:rFonts w:ascii="Truetypewriter PolyglOTT" w:hAnsi="Truetypewriter PolyglOTT" w:cs="Truetypewriter PolyglOTT"/>
          <w:sz w:val="28"/>
          <w:szCs w:val="28"/>
        </w:rPr>
        <w:t>одружества. Туда, где никто не будет знать о том, кто мы…</w:t>
      </w:r>
    </w:p>
    <w:p w:rsidR="00DF26C9" w:rsidRDefault="00DF26C9" w:rsidP="00DF26C9">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41. Ожиданная неожиданность…</w:t>
      </w:r>
    </w:p>
    <w:p w:rsidR="00010B59" w:rsidRDefault="00DF26C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зашёл на мостик. Солдаты элиты стояли по стойке смирно, хотя при Ли они этого не делали. Скорее они стремились поговорить с ним, нежели выполнять устав… Ли понял всё сразу…*</w:t>
      </w:r>
    </w:p>
    <w:p w:rsidR="00010B59" w:rsidRDefault="00DF26C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-Шрин Кришлау, вы вернулись</w:t>
      </w:r>
    </w:p>
    <w:p w:rsidR="00DF26C9" w:rsidRDefault="00DF26C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-Ли, зачем все эти реверансы?</w:t>
      </w:r>
    </w:p>
    <w:p w:rsidR="00DF26C9" w:rsidRDefault="00DF26C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Ли*солдатам*: -Оставьте нас</w:t>
      </w:r>
    </w:p>
    <w:p w:rsidR="00DF26C9" w:rsidRDefault="00DF26C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*Элита вышла за двери и закрыла их за собой*</w:t>
      </w:r>
    </w:p>
    <w:p w:rsidR="00DF26C9" w:rsidRDefault="00DF26C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-Так просто, без устава?</w:t>
      </w:r>
    </w:p>
    <w:p w:rsidR="00DF26C9" w:rsidRDefault="00DF26C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-Это мои солдаты, можно сказать, что мои дети. Какой ещё устав? Они и так беспрекословно меня слушают…</w:t>
      </w:r>
    </w:p>
    <w:p w:rsidR="00DF26C9" w:rsidRDefault="00DF26C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-Ладно, Ли. Я тут ни за этим… Я думаю, что ты знаешь, что Эниси разгадал наш план…</w:t>
      </w:r>
    </w:p>
    <w:p w:rsidR="00762501" w:rsidRDefault="007625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-Я знаю… Он не сильно будто и мешает нам… Ши, ты просчитался, и просчитался очень серьёзно…</w:t>
      </w:r>
    </w:p>
    <w:p w:rsidR="00762501" w:rsidRDefault="007625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-Эниси уже сказал… Я подумал, Ли…</w:t>
      </w:r>
    </w:p>
    <w:p w:rsidR="00762501" w:rsidRDefault="007625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-Не, не, не… Ши, я не могу. Моя стихия – элита, а не много миллионная армия…</w:t>
      </w:r>
    </w:p>
    <w:p w:rsidR="00762501" w:rsidRDefault="007625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-Ты послушай. Я к тому, что генералов я набрал, но опыта у них нету. Мы сделаем так: они прибудут на  Магвиль и будут смотреть на то, как мы вдвоём руководим армией… Идёт?</w:t>
      </w:r>
    </w:p>
    <w:p w:rsidR="00762501" w:rsidRDefault="007625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-А потом?</w:t>
      </w:r>
    </w:p>
    <w:p w:rsidR="00762501" w:rsidRDefault="007625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-А потом… А не знаю, что потом… Эниси всё менее предсказуем…</w:t>
      </w:r>
    </w:p>
    <w:p w:rsidR="00762501" w:rsidRDefault="007625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-Что-то тут нечисто… Помнишь устройство, при помощи которого он просчитал будущее?</w:t>
      </w:r>
    </w:p>
    <w:p w:rsidR="00762501" w:rsidRDefault="007625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-Ты думаешь…</w:t>
      </w:r>
    </w:p>
    <w:p w:rsidR="00762501" w:rsidRDefault="007625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Ли: -Да, его нужно от этой дьявольской машины оттаскивать… Он знает всё наперёд… А значит… </w:t>
      </w:r>
    </w:p>
    <w:p w:rsidR="00762501" w:rsidRDefault="007625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-Не беспокойся, Ли… Зная Эниси, могу утверждать, что он бы уже давно перевёз бы нас на Сильву, если бы мы были в опасности… Так что, идёт?</w:t>
      </w:r>
    </w:p>
    <w:p w:rsidR="00762501" w:rsidRDefault="007625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-Не нравится мне эта идея, но лучшего не имеем… Заводи…</w:t>
      </w:r>
    </w:p>
    <w:p w:rsidR="00762501" w:rsidRDefault="007625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-А как ты узнал, что они уже здесь…</w:t>
      </w:r>
    </w:p>
    <w:p w:rsidR="00762501" w:rsidRDefault="0076250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-Ты слишком предсказуем</w:t>
      </w:r>
      <w:r w:rsidR="00FD5C8C">
        <w:rPr>
          <w:rFonts w:ascii="Truetypewriter PolyglOTT" w:hAnsi="Truetypewriter PolyglOTT" w:cs="Truetypewriter PolyglOTT"/>
          <w:sz w:val="28"/>
          <w:szCs w:val="28"/>
        </w:rPr>
        <w:t>. Ты знал, что я не соглашусь, потому и привёз их сюда, как аргумент…</w:t>
      </w:r>
    </w:p>
    <w:p w:rsidR="00FD5C8C" w:rsidRDefault="00FD5C8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w:t>
      </w:r>
      <w:r w:rsidR="00E809D3">
        <w:rPr>
          <w:rFonts w:ascii="Truetypewriter PolyglOTT" w:hAnsi="Truetypewriter PolyglOTT" w:cs="Truetypewriter PolyglOTT"/>
          <w:sz w:val="28"/>
          <w:szCs w:val="28"/>
        </w:rPr>
        <w:t>Ли, ты меня пугаешь…</w:t>
      </w:r>
    </w:p>
    <w:p w:rsidR="00E809D3" w:rsidRDefault="00E809D3" w:rsidP="00E809D3">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42.</w:t>
      </w:r>
      <w:r w:rsidR="00152BBD">
        <w:rPr>
          <w:rFonts w:ascii="Truetypewriter PolyglOTT" w:hAnsi="Truetypewriter PolyglOTT" w:cs="Truetypewriter PolyglOTT"/>
          <w:b/>
          <w:sz w:val="36"/>
          <w:szCs w:val="28"/>
        </w:rPr>
        <w:t xml:space="preserve"> Не бывает такого!!!</w:t>
      </w:r>
    </w:p>
    <w:p w:rsidR="003C35B8" w:rsidRDefault="00E809D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06:00 13.09.2010 *К</w:t>
      </w:r>
      <w:r w:rsidRPr="00E809D3">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 Ламан вошёл в покои Фонста, который явно был не в лучшем настроении…*</w:t>
      </w:r>
    </w:p>
    <w:p w:rsidR="00E809D3" w:rsidRDefault="00E809D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-Ламан, ответь мне пожалуйста, как ты сумел потерять ещё один плацдарм!? Всё было на твоей стороне: территория, техника…</w:t>
      </w:r>
    </w:p>
    <w:p w:rsidR="00E809D3" w:rsidRDefault="00E809D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-Они зашли в спину</w:t>
      </w:r>
    </w:p>
    <w:p w:rsidR="00E809D3" w:rsidRDefault="00E809D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-В какую спину, вся армия в авангард пошла…</w:t>
      </w:r>
    </w:p>
    <w:p w:rsidR="00E809D3" w:rsidRDefault="00E809D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-Я не знаю, просто взяли и из леса появились 250 металлический машин… Они раздавили арьергард и разнесли артиллерию…</w:t>
      </w:r>
    </w:p>
    <w:p w:rsidR="00E809D3" w:rsidRDefault="00E809D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-А зачем ты артиллерию приказал перетащить? Тебе же все твердили, что это глупость!?</w:t>
      </w:r>
    </w:p>
    <w:p w:rsidR="00E809D3" w:rsidRDefault="00E809D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-Я был уверен, что мы победим…</w:t>
      </w:r>
    </w:p>
    <w:p w:rsidR="00E809D3" w:rsidRDefault="00E809D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Фонст: -Это война, тут нельзя быть уверенным. Ты должен научится быть умнее противника… </w:t>
      </w:r>
    </w:p>
    <w:p w:rsidR="00E809D3" w:rsidRDefault="00D17CC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-Я пытался, но кое-кто приказал направить все орудия на авангард. Вместо того, чтобы хоть чуть-чуть прикрыть фланги…</w:t>
      </w:r>
    </w:p>
    <w:p w:rsidR="00D17CC2" w:rsidRDefault="00D17CC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побледнел… А ведь и правда, это не Ламан был полн</w:t>
      </w:r>
      <w:r w:rsidR="00087508">
        <w:rPr>
          <w:rFonts w:ascii="Truetypewriter PolyglOTT" w:hAnsi="Truetypewriter PolyglOTT" w:cs="Truetypewriter PolyglOTT"/>
          <w:sz w:val="28"/>
          <w:szCs w:val="28"/>
        </w:rPr>
        <w:t>остью уверен в том, что никто с</w:t>
      </w:r>
      <w:r>
        <w:rPr>
          <w:rFonts w:ascii="Truetypewriter PolyglOTT" w:hAnsi="Truetypewriter PolyglOTT" w:cs="Truetypewriter PolyglOTT"/>
          <w:sz w:val="28"/>
          <w:szCs w:val="28"/>
        </w:rPr>
        <w:t xml:space="preserve"> фланга не пойдёт, а Фонст…*</w:t>
      </w:r>
    </w:p>
    <w:p w:rsidR="00E809D3" w:rsidRDefault="00D17CC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Фонст: -Оставь меня… </w:t>
      </w:r>
    </w:p>
    <w:p w:rsidR="00D17CC2" w:rsidRDefault="00D17CC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вышел…</w:t>
      </w:r>
      <w:r w:rsidR="004D0AC7">
        <w:rPr>
          <w:rFonts w:ascii="Truetypewriter PolyglOTT" w:hAnsi="Truetypewriter PolyglOTT" w:cs="Truetypewriter PolyglOTT"/>
          <w:sz w:val="28"/>
          <w:szCs w:val="28"/>
        </w:rPr>
        <w:t xml:space="preserve"> А Фонст открыл карту Магвиля</w:t>
      </w:r>
      <w:r>
        <w:rPr>
          <w:rFonts w:ascii="Truetypewriter PolyglOTT" w:hAnsi="Truetypewriter PolyglOTT" w:cs="Truetypewriter PolyglOTT"/>
          <w:sz w:val="28"/>
          <w:szCs w:val="28"/>
        </w:rPr>
        <w:t>*</w:t>
      </w:r>
    </w:p>
    <w:p w:rsidR="00E809D3" w:rsidRDefault="004D0AC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то время на Магвиле Сонет проснулась и встала с кровати… Всё её тело болело, не слушалось… Но она опёрлась на стенку и пошла в сторону мостика*</w:t>
      </w:r>
    </w:p>
    <w:p w:rsidR="00E809D3" w:rsidRDefault="004D0AC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Солдат: -Госпожа Ли, Вам помочь?</w:t>
      </w:r>
    </w:p>
    <w:p w:rsidR="004D0AC7" w:rsidRDefault="004D0AC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 -Нет, я сама дойду…</w:t>
      </w:r>
    </w:p>
    <w:p w:rsidR="004D0AC7" w:rsidRDefault="004D0AC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*На мостике тем временем царила будто школьная атмосфера: Ли и Ши показывали новичкам карты, рисовали манёвры – делали всё, чтобы как можно скорее создать себе замену… Сонет взошла на мостик. Она была одета ни как всегда: </w:t>
      </w:r>
      <w:r w:rsidR="00527F1E">
        <w:rPr>
          <w:rFonts w:ascii="Truetypewriter PolyglOTT" w:hAnsi="Truetypewriter PolyglOTT" w:cs="Truetypewriter PolyglOTT"/>
          <w:sz w:val="28"/>
          <w:szCs w:val="28"/>
        </w:rPr>
        <w:t xml:space="preserve">золотисто-белые </w:t>
      </w:r>
      <w:r>
        <w:rPr>
          <w:rFonts w:ascii="Truetypewriter PolyglOTT" w:hAnsi="Truetypewriter PolyglOTT" w:cs="Truetypewriter PolyglOTT"/>
          <w:sz w:val="28"/>
          <w:szCs w:val="28"/>
        </w:rPr>
        <w:t>волосы были</w:t>
      </w:r>
      <w:r w:rsidR="00527F1E">
        <w:rPr>
          <w:rFonts w:ascii="Truetypewriter PolyglOTT" w:hAnsi="Truetypewriter PolyglOTT" w:cs="Truetypewriter PolyglOTT"/>
          <w:sz w:val="28"/>
          <w:szCs w:val="28"/>
        </w:rPr>
        <w:t xml:space="preserve"> растрёпаны, хотя она всегда заплетала их в аккуратный хвост, вместо привычного строгого и изящного серо-зелёного костюма, чем-то напоминавшего костюм для ныряния, только что без акваланга и с ботинками на достаточно большом каблуке, на ней была обыкновенная ночнушка.</w:t>
      </w:r>
      <w:r w:rsidR="00C87969">
        <w:rPr>
          <w:rFonts w:ascii="Truetypewriter PolyglOTT" w:hAnsi="Truetypewriter PolyglOTT" w:cs="Truetypewriter PolyglOTT"/>
          <w:sz w:val="28"/>
          <w:szCs w:val="28"/>
        </w:rPr>
        <w:t xml:space="preserve"> Очки, которые она всегда носила, остались в медблоке</w:t>
      </w:r>
      <w:r w:rsidR="00527F1E">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w:t>
      </w:r>
    </w:p>
    <w:p w:rsidR="00527F1E" w:rsidRDefault="00527F1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-Сонет</w:t>
      </w:r>
    </w:p>
    <w:p w:rsidR="00527F1E" w:rsidRDefault="00527F1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-Л</w:t>
      </w:r>
      <w:r w:rsidR="00E33B8E">
        <w:rPr>
          <w:rFonts w:ascii="Truetypewriter PolyglOTT" w:hAnsi="Truetypewriter PolyglOTT" w:cs="Truetypewriter PolyglOTT"/>
          <w:sz w:val="28"/>
          <w:szCs w:val="28"/>
        </w:rPr>
        <w:t>и…</w:t>
      </w:r>
      <w:r>
        <w:rPr>
          <w:rFonts w:ascii="Truetypewriter PolyglOTT" w:hAnsi="Truetypewriter PolyglOTT" w:cs="Truetypewriter PolyglOTT"/>
          <w:sz w:val="28"/>
          <w:szCs w:val="28"/>
        </w:rPr>
        <w:t xml:space="preserve"> </w:t>
      </w:r>
    </w:p>
    <w:p w:rsidR="00527F1E" w:rsidRDefault="00527F1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Один из генералов: -Это кто? </w:t>
      </w:r>
    </w:p>
    <w:p w:rsidR="00527F1E" w:rsidRDefault="00527F1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схватил падающую Сонет на руки…*</w:t>
      </w:r>
    </w:p>
    <w:p w:rsidR="00527F1E" w:rsidRDefault="00527F1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-Зачем? Что ты хотела показать?</w:t>
      </w:r>
    </w:p>
    <w:p w:rsidR="00527F1E" w:rsidRDefault="00527F1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Сонэт: -Что я могу…</w:t>
      </w:r>
    </w:p>
    <w:p w:rsidR="00527F1E" w:rsidRDefault="00527F1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-Ты чудом выжила. Я ценю твою преданность, прав</w:t>
      </w:r>
      <w:r w:rsidR="00E33B8E">
        <w:rPr>
          <w:rFonts w:ascii="Truetypewriter PolyglOTT" w:hAnsi="Truetypewriter PolyglOTT" w:cs="Truetypewriter PolyglOTT"/>
          <w:sz w:val="28"/>
          <w:szCs w:val="28"/>
        </w:rPr>
        <w:t>да… Но зачем было идти сюда… Со… Со, ответь…</w:t>
      </w:r>
    </w:p>
    <w:p w:rsidR="00E33B8E" w:rsidRDefault="00E33B8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*Она не отвечала…*</w:t>
      </w:r>
    </w:p>
    <w:p w:rsidR="00E33B8E" w:rsidRDefault="00E33B8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-Иди, Ли…</w:t>
      </w:r>
    </w:p>
    <w:p w:rsidR="00E33B8E" w:rsidRDefault="00A5517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нёс по коридору Со… И она открыла глаза…*</w:t>
      </w:r>
    </w:p>
    <w:p w:rsidR="00A55178" w:rsidRDefault="00A5517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 -Ли, прошу, не неси меня туда</w:t>
      </w:r>
    </w:p>
    <w:p w:rsidR="00A55178" w:rsidRDefault="00A5517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-Не могу, ты слишком многое для меня значишь…</w:t>
      </w:r>
    </w:p>
    <w:p w:rsidR="00A55178" w:rsidRDefault="00A5517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*Они вошли в медблок… У кушетки стоял доктор*</w:t>
      </w:r>
    </w:p>
    <w:p w:rsidR="00E809D3" w:rsidRDefault="00A5517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-Она встала и пошла!?</w:t>
      </w:r>
    </w:p>
    <w:p w:rsidR="00A55178" w:rsidRDefault="00A5517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-Да…</w:t>
      </w:r>
    </w:p>
    <w:p w:rsidR="00A55178" w:rsidRDefault="00A5517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-В её случае это буквально подвиг…</w:t>
      </w:r>
    </w:p>
    <w:p w:rsidR="00152BBD" w:rsidRDefault="00152BB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 каком смысле?</w:t>
      </w:r>
    </w:p>
    <w:p w:rsidR="00152BBD" w:rsidRDefault="00152BB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-Её наследственное заболевание…</w:t>
      </w:r>
    </w:p>
    <w:p w:rsidR="00152BBD" w:rsidRDefault="00152BB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-Она же здорова?</w:t>
      </w:r>
    </w:p>
    <w:p w:rsidR="00152BBD" w:rsidRDefault="00152BB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Доктор: -Да, но стрессовая ситуация спровоцировала обострение… Не бойтесь, она не должна у мереть… Надеюсь, что организм справится… Хотя в её положении это будет не просто…</w:t>
      </w:r>
    </w:p>
    <w:p w:rsidR="00152BBD" w:rsidRDefault="00152BB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-Со, ты мне ничего не хочешь сказать?</w:t>
      </w:r>
    </w:p>
    <w:p w:rsidR="00152BBD" w:rsidRDefault="00152BB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 -Это должен был быть сюр…</w:t>
      </w:r>
    </w:p>
    <w:p w:rsidR="00152BBD" w:rsidRDefault="00152BB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-Кладите её быстрее на кушетку…</w:t>
      </w:r>
    </w:p>
    <w:p w:rsidR="00E111B3" w:rsidRDefault="00E111B3" w:rsidP="00E111B3">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43. Слёзы на улыбающемся лице…</w:t>
      </w:r>
    </w:p>
    <w:p w:rsidR="00E809D3" w:rsidRDefault="00E111B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Ли сидел у кровати Со… Она была бледна. Её медленное дыхание иногда прерывалось… Прошёл час, затем ещё один… Наконец в комнату вошёл Ши*</w:t>
      </w:r>
    </w:p>
    <w:p w:rsidR="00E111B3" w:rsidRDefault="00E111B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Ши: -Ли, ты где… </w:t>
      </w:r>
    </w:p>
    <w:p w:rsidR="00E111B3" w:rsidRDefault="00E111B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*В этот момент Ши увидел ли стоящим на коленях перед кроватью… Бледную Сонет… </w:t>
      </w:r>
      <w:r w:rsidR="00E945ED">
        <w:rPr>
          <w:rFonts w:ascii="Truetypewriter PolyglOTT" w:hAnsi="Truetypewriter PolyglOTT" w:cs="Truetypewriter PolyglOTT"/>
          <w:sz w:val="28"/>
          <w:szCs w:val="28"/>
        </w:rPr>
        <w:t>Ши мог представить старого друга, в каком угодно положении… Но не на коленях… Ли не был из тех, кто не мог ответить судьбе… Да, он уходил на недели в одинокие походы, но на колени… Никогда не вставал…</w:t>
      </w:r>
      <w:r>
        <w:rPr>
          <w:rFonts w:ascii="Truetypewriter PolyglOTT" w:hAnsi="Truetypewriter PolyglOTT" w:cs="Truetypewriter PolyglOTT"/>
          <w:sz w:val="28"/>
          <w:szCs w:val="28"/>
        </w:rPr>
        <w:t>*</w:t>
      </w:r>
    </w:p>
    <w:p w:rsidR="00E809D3" w:rsidRDefault="00E945E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-Ли…</w:t>
      </w:r>
    </w:p>
    <w:p w:rsidR="00E945ED" w:rsidRDefault="00E945E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-Да, Ши. Я верно уже давно тут сижу…</w:t>
      </w:r>
    </w:p>
    <w:p w:rsidR="00E945ED" w:rsidRDefault="00E945E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-Подожди минуту, я сейчас…</w:t>
      </w:r>
    </w:p>
    <w:p w:rsidR="00E945ED" w:rsidRDefault="005677B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*Через пару минут Ши вошёл в медблок</w:t>
      </w:r>
      <w:r w:rsidR="00E945ED">
        <w:rPr>
          <w:rFonts w:ascii="Truetypewriter PolyglOTT" w:hAnsi="Truetypewriter PolyglOTT" w:cs="Truetypewriter PolyglOTT"/>
          <w:sz w:val="28"/>
          <w:szCs w:val="28"/>
        </w:rPr>
        <w:t xml:space="preserve"> с большой бутылкой*</w:t>
      </w:r>
    </w:p>
    <w:p w:rsidR="00E945ED" w:rsidRDefault="00E945E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-Что это?</w:t>
      </w:r>
    </w:p>
    <w:p w:rsidR="00E945ED" w:rsidRDefault="00E945E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-Это лекарство, пей…</w:t>
      </w:r>
    </w:p>
    <w:p w:rsidR="00E945ED" w:rsidRDefault="00E945E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протянул бутылку. Ли взял, открыл крышку и запрокинул голову… В ту же секунду вернулся назад и поперхнулся…*</w:t>
      </w:r>
    </w:p>
    <w:p w:rsidR="00E809D3" w:rsidRDefault="00E945E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-Ты меня решил убить?</w:t>
      </w:r>
    </w:p>
    <w:p w:rsidR="00E945ED" w:rsidRDefault="00E945E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-Нет, а что не так…</w:t>
      </w:r>
    </w:p>
    <w:p w:rsidR="00E945ED" w:rsidRDefault="00E945E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-Это вино, Ши…</w:t>
      </w:r>
    </w:p>
    <w:p w:rsidR="00E945ED" w:rsidRDefault="00E945E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-Да… *В этот момент Ши кое-что вспомнил* Ой… Прости, просто ты в таком состоянии… Обычно, в Федерации люди берут нечто покрепче…</w:t>
      </w:r>
    </w:p>
    <w:p w:rsidR="00E945ED" w:rsidRDefault="00E945E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-Эниси…</w:t>
      </w:r>
    </w:p>
    <w:p w:rsidR="00E945ED" w:rsidRDefault="00E945E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повернулся на Со…*</w:t>
      </w:r>
    </w:p>
    <w:p w:rsidR="00E945ED" w:rsidRDefault="00E945E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 -Эниси я… Я…</w:t>
      </w:r>
    </w:p>
    <w:p w:rsidR="00E945ED" w:rsidRDefault="00E945E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*И она расплакалась. Ли лёг на кровать и обнял её.*</w:t>
      </w:r>
    </w:p>
    <w:p w:rsidR="00E945ED" w:rsidRDefault="00E945E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-Прости меня… Я не… Я не знал</w:t>
      </w:r>
      <w:r w:rsidR="00DF7BD4">
        <w:rPr>
          <w:rFonts w:ascii="Truetypewriter PolyglOTT" w:hAnsi="Truetypewriter PolyglOTT" w:cs="Truetypewriter PolyglOTT"/>
          <w:sz w:val="28"/>
          <w:szCs w:val="28"/>
        </w:rPr>
        <w:t>…</w:t>
      </w:r>
    </w:p>
    <w:p w:rsidR="00DF7BD4" w:rsidRDefault="00DF7BD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-Не знал о чём?</w:t>
      </w:r>
    </w:p>
    <w:p w:rsidR="00DF7BD4" w:rsidRDefault="00DF7BD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-О том, что в семействе Ли будет пополнение</w:t>
      </w:r>
    </w:p>
    <w:p w:rsidR="00DF7BD4" w:rsidRDefault="00DF7BD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*Шрин </w:t>
      </w:r>
      <w:r w:rsidR="005677B7">
        <w:rPr>
          <w:rFonts w:ascii="Truetypewriter PolyglOTT" w:hAnsi="Truetypewriter PolyglOTT" w:cs="Truetypewriter PolyglOTT"/>
          <w:sz w:val="28"/>
          <w:szCs w:val="28"/>
        </w:rPr>
        <w:t>Кришлау</w:t>
      </w:r>
      <w:r>
        <w:rPr>
          <w:rFonts w:ascii="Truetypewriter PolyglOTT" w:hAnsi="Truetypewriter PolyglOTT" w:cs="Truetypewriter PolyglOTT"/>
          <w:sz w:val="28"/>
          <w:szCs w:val="28"/>
        </w:rPr>
        <w:t xml:space="preserve"> посмотрел на Ли. Его ноги подкосились, и генерал упал… Ли поднял его… Ши отряхнулся… Сделав вид, что ничего не было, и он ничего не слышал, Ши сказал…*</w:t>
      </w:r>
    </w:p>
    <w:p w:rsidR="00E945ED" w:rsidRDefault="00DF7BD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-Ли, приди в капитанскую каюту, как закончишь</w:t>
      </w:r>
    </w:p>
    <w:p w:rsidR="00E945ED" w:rsidRDefault="00DF7BD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-Я думаю, что это твой брат ещё не знает…</w:t>
      </w:r>
    </w:p>
    <w:p w:rsidR="00DF7BD4" w:rsidRDefault="00DF7BD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-Эниси? Надеюсь, что да. Что он вообще забыл на Сильве… Ши говорил про предсказание будущего…</w:t>
      </w:r>
    </w:p>
    <w:p w:rsidR="00DF7BD4" w:rsidRDefault="00DF7BD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поправила подушку. Правой рукой, так как левая была около капельницы… Ей было тяжело, но она не подавала виду… *</w:t>
      </w:r>
    </w:p>
    <w:p w:rsidR="00DF7BD4" w:rsidRDefault="00DF7BD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 -Это лишь малая часть… *она сделала глубокий вдох* Эниси создаёт искусственный интеллект, систему просчёта будущего и…</w:t>
      </w:r>
      <w:r w:rsidR="00D50F7E">
        <w:rPr>
          <w:rFonts w:ascii="Truetypewriter PolyglOTT" w:hAnsi="Truetypewriter PolyglOTT" w:cs="Truetypewriter PolyglOTT"/>
          <w:sz w:val="28"/>
          <w:szCs w:val="28"/>
        </w:rPr>
        <w:t xml:space="preserve"> </w:t>
      </w:r>
      <w:r w:rsidR="004B1275">
        <w:rPr>
          <w:rFonts w:ascii="Truetypewriter PolyglOTT" w:hAnsi="Truetypewriter PolyglOTT" w:cs="Truetypewriter PolyglOTT"/>
          <w:sz w:val="28"/>
          <w:szCs w:val="28"/>
        </w:rPr>
        <w:t>*Она остановилась, чтобы собрать силы* И чего-то ещё… Мы нашли это на Сильве…</w:t>
      </w:r>
    </w:p>
    <w:p w:rsidR="004B1275" w:rsidRDefault="004B127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*Она взяла Ли за руку и сказала*</w:t>
      </w:r>
    </w:p>
    <w:p w:rsidR="00E945ED" w:rsidRDefault="004B127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-Если всё же придётся… Ли, похорони меня по традициям Федерации… Не нужно всех этих мучений… Не стоит моя жизнь всего этого…</w:t>
      </w:r>
    </w:p>
    <w:p w:rsidR="004B1275" w:rsidRDefault="004B127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-Не похороню, не смей даже думать об этом… </w:t>
      </w:r>
    </w:p>
    <w:p w:rsidR="004B1275" w:rsidRDefault="004B127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-Ли, я серьёзно. Тысячи лет семьи Шэн и Каале перемешивали одни и те же гены… Когда-то я была бойкой, сильной… Но заболевание семьи Шэн… Ши, оно уникально… *Вновь она замолчала* Никто не </w:t>
      </w:r>
      <w:r w:rsidR="00DC6E64">
        <w:rPr>
          <w:rFonts w:ascii="Truetypewriter PolyglOTT" w:hAnsi="Truetypewriter PolyglOTT" w:cs="Truetypewriter PolyglOTT"/>
          <w:sz w:val="28"/>
          <w:szCs w:val="28"/>
        </w:rPr>
        <w:t>знает,</w:t>
      </w:r>
      <w:r>
        <w:rPr>
          <w:rFonts w:ascii="Truetypewriter PolyglOTT" w:hAnsi="Truetypewriter PolyglOTT" w:cs="Truetypewriter PolyglOTT"/>
          <w:sz w:val="28"/>
          <w:szCs w:val="28"/>
        </w:rPr>
        <w:t xml:space="preserve"> что это, никто не знает насколько оно опасно… </w:t>
      </w:r>
    </w:p>
    <w:p w:rsidR="004B1275" w:rsidRDefault="004B127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-Значит за тобой </w:t>
      </w:r>
      <w:r w:rsidR="00DC6E64">
        <w:rPr>
          <w:rFonts w:ascii="Truetypewriter PolyglOTT" w:hAnsi="Truetypewriter PolyglOTT" w:cs="Truetypewriter PolyglOTT"/>
          <w:sz w:val="28"/>
          <w:szCs w:val="28"/>
        </w:rPr>
        <w:t>уйду,</w:t>
      </w:r>
      <w:r>
        <w:rPr>
          <w:rFonts w:ascii="Truetypewriter PolyglOTT" w:hAnsi="Truetypewriter PolyglOTT" w:cs="Truetypewriter PolyglOTT"/>
          <w:sz w:val="28"/>
          <w:szCs w:val="28"/>
        </w:rPr>
        <w:t xml:space="preserve"> и я…</w:t>
      </w:r>
    </w:p>
    <w:p w:rsidR="004B1275" w:rsidRDefault="004B127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*Она посмотрела на него… И сказав; «Иди, Ши ждёт…» - потеряла сознание*</w:t>
      </w:r>
    </w:p>
    <w:p w:rsidR="00E809D3" w:rsidRDefault="00E809D3" w:rsidP="00994F26">
      <w:pPr>
        <w:shd w:val="clear" w:color="auto" w:fill="FFFFFF" w:themeFill="background1"/>
        <w:spacing w:before="240" w:line="240" w:lineRule="auto"/>
        <w:jc w:val="both"/>
        <w:rPr>
          <w:rFonts w:ascii="Truetypewriter PolyglOTT" w:hAnsi="Truetypewriter PolyglOTT" w:cs="Truetypewriter PolyglOTT"/>
          <w:sz w:val="28"/>
          <w:szCs w:val="28"/>
        </w:rPr>
      </w:pPr>
    </w:p>
    <w:p w:rsidR="00E809D3" w:rsidRDefault="00222D2E" w:rsidP="00222D2E">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44. Где обитает правда?</w:t>
      </w:r>
    </w:p>
    <w:p w:rsidR="00E809D3" w:rsidRDefault="00222D2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вошёл в капитанскую каюту. Стол, карты, рапорты… По середине стоял Ши…*</w:t>
      </w:r>
    </w:p>
    <w:p w:rsidR="00222D2E" w:rsidRDefault="00222D2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-Ни тебе, ни ей здесь не безопасно, Ли…</w:t>
      </w:r>
    </w:p>
    <w:p w:rsidR="00222D2E" w:rsidRDefault="00222D2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Ли: -Да знаю я, Ши… Эниси нас убьёт…</w:t>
      </w:r>
    </w:p>
    <w:p w:rsidR="00222D2E" w:rsidRDefault="00222D2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-В каком смысле?</w:t>
      </w:r>
    </w:p>
    <w:p w:rsidR="00222D2E" w:rsidRDefault="00222D2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-Ещё на Терре мы дали слово, что до конца войны детей у нас не будет…</w:t>
      </w:r>
    </w:p>
    <w:p w:rsidR="00222D2E" w:rsidRDefault="00222D2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-Так может…</w:t>
      </w:r>
    </w:p>
    <w:p w:rsidR="00222D2E" w:rsidRDefault="00222D2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-Исключено, я её и пальцем тронуть не позволю…</w:t>
      </w:r>
    </w:p>
    <w:p w:rsidR="00222D2E" w:rsidRDefault="00222D2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-А если будет стоять выбор между ребёнком и ей?</w:t>
      </w:r>
    </w:p>
    <w:p w:rsidR="00222D2E" w:rsidRDefault="00222D2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-Тогда это будет исключительно её выбор…</w:t>
      </w:r>
    </w:p>
    <w:p w:rsidR="00222D2E" w:rsidRDefault="00222D2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-Трусливо, Ли…</w:t>
      </w:r>
    </w:p>
    <w:p w:rsidR="00222D2E" w:rsidRDefault="00222D2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-Она много лет хотела детей… А сейчас… Сейчас она резко изменилась… Возможно так работают инстинкты, но тем не менее… Её можно понять… И она, и я устали… И устали мы очень сильно…</w:t>
      </w:r>
    </w:p>
    <w:p w:rsidR="00222D2E" w:rsidRDefault="00222D2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-А я, а Эниси, по-твоему, не устали? Да, Ли, это война. Вот просто взять и выйти из неё не выйдет…</w:t>
      </w:r>
    </w:p>
    <w:p w:rsidR="00222D2E" w:rsidRDefault="00222D2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 Ли: -Не выйдет…</w:t>
      </w:r>
    </w:p>
    <w:p w:rsidR="00222D2E" w:rsidRDefault="00222D2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*Из находящегося неподалёку медблока послышался отчётливый крик Сонет… Ли и Ши побежали на звук… *</w:t>
      </w:r>
    </w:p>
    <w:p w:rsidR="00222D2E" w:rsidRDefault="00222D2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-Я не хочу, сотый раз вам говорю…</w:t>
      </w:r>
    </w:p>
    <w:p w:rsidR="00222D2E" w:rsidRDefault="00222D2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Доктор: -Вам необходимо начать есть хоть что-нибудь… </w:t>
      </w:r>
    </w:p>
    <w:p w:rsidR="00222D2E" w:rsidRDefault="00222D2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-Оставьте нас наедине…</w:t>
      </w:r>
    </w:p>
    <w:p w:rsidR="005C2A59" w:rsidRDefault="005C2A5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и доктор вышли*</w:t>
      </w:r>
    </w:p>
    <w:p w:rsidR="00222D2E" w:rsidRDefault="005D17E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-Со, к чему все эти капризы? Это необходимо, мы уже похоронили Тао… Тебя ещё не хватало…</w:t>
      </w:r>
    </w:p>
    <w:p w:rsidR="005D17E5" w:rsidRDefault="005D17E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-Но я не хочу, а меня заставляют…</w:t>
      </w:r>
    </w:p>
    <w:p w:rsidR="005D17E5" w:rsidRDefault="005D17E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взял поднос с бульоном к себе на колени…*</w:t>
      </w:r>
    </w:p>
    <w:p w:rsidR="005D17E5" w:rsidRDefault="006C077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-Ну я и не собираюсь заставлять, поиграем в игру… Представь, что это самолёт…</w:t>
      </w:r>
    </w:p>
    <w:p w:rsidR="006C0772" w:rsidRDefault="006C077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 -Какой ещё са…</w:t>
      </w:r>
    </w:p>
    <w:p w:rsidR="006C0772" w:rsidRDefault="006C077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этот момент ложка с супом оказалась у Сонет во рту…*</w:t>
      </w:r>
    </w:p>
    <w:p w:rsidR="00222D2E" w:rsidRDefault="006C077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 -Ли, ты издеваешься!?</w:t>
      </w:r>
    </w:p>
    <w:p w:rsidR="006C0772" w:rsidRDefault="006C077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Ли: -Нет…</w:t>
      </w:r>
    </w:p>
    <w:p w:rsidR="006C0772" w:rsidRDefault="006C077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 -Ну может и не плохо… Ладно, давай ещё…</w:t>
      </w:r>
    </w:p>
    <w:p w:rsidR="003E0832" w:rsidRDefault="003E0832" w:rsidP="003E0832">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45. Вы ни о ком не забыли?</w:t>
      </w:r>
    </w:p>
    <w:p w:rsidR="00222D2E" w:rsidRDefault="003E083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15:37 13.09.2010 *Ламан был в полёте, когда его застала новость о том, что Пимбазен провёл бомбардировку штаба. Но это было неожиданным не только для него. В Пимбазенском штабе тоже царило непонимание о </w:t>
      </w:r>
      <w:r w:rsidR="00DC6E64">
        <w:rPr>
          <w:rFonts w:ascii="Truetypewriter PolyglOTT" w:hAnsi="Truetypewriter PolyglOTT" w:cs="Truetypewriter PolyglOTT"/>
          <w:sz w:val="28"/>
          <w:szCs w:val="28"/>
        </w:rPr>
        <w:t>том,</w:t>
      </w:r>
      <w:r>
        <w:rPr>
          <w:rFonts w:ascii="Truetypewriter PolyglOTT" w:hAnsi="Truetypewriter PolyglOTT" w:cs="Truetypewriter PolyglOTT"/>
          <w:sz w:val="28"/>
          <w:szCs w:val="28"/>
        </w:rPr>
        <w:t xml:space="preserve"> кто отдал приказ…*</w:t>
      </w:r>
    </w:p>
    <w:p w:rsidR="00222D2E" w:rsidRDefault="003E083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-Что это за беспредел? Где Ли?</w:t>
      </w:r>
    </w:p>
    <w:p w:rsidR="003E0832" w:rsidRDefault="003E083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-Ли не покидал медблок последние несколько часов…</w:t>
      </w:r>
    </w:p>
    <w:p w:rsidR="003E0832" w:rsidRDefault="003E083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-Хорошо, тогда кто отдал приказ? Какая… Разве что… Организуйте связь с Эниси…</w:t>
      </w:r>
    </w:p>
    <w:p w:rsidR="003E0832" w:rsidRDefault="003E083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-Есть…</w:t>
      </w:r>
    </w:p>
    <w:p w:rsidR="003E0832" w:rsidRDefault="003E083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поднял трубку и вместо того, чтобы спросить о причине вызова </w:t>
      </w:r>
      <w:r w:rsidR="00DC6E64">
        <w:rPr>
          <w:rFonts w:ascii="Truetypewriter PolyglOTT" w:hAnsi="Truetypewriter PolyglOTT" w:cs="Truetypewriter PolyglOTT"/>
          <w:sz w:val="28"/>
          <w:szCs w:val="28"/>
        </w:rPr>
        <w:t>ответил: *</w:t>
      </w:r>
    </w:p>
    <w:p w:rsidR="00222D2E" w:rsidRDefault="003E083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 это я</w:t>
      </w:r>
      <w:r w:rsidR="00351E6D">
        <w:rPr>
          <w:rFonts w:ascii="Truetypewriter PolyglOTT" w:hAnsi="Truetypewriter PolyglOTT" w:cs="Truetypewriter PolyglOTT"/>
          <w:sz w:val="28"/>
          <w:szCs w:val="28"/>
        </w:rPr>
        <w:t>…</w:t>
      </w:r>
    </w:p>
    <w:p w:rsidR="00351E6D" w:rsidRDefault="00351E6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-А зачем?</w:t>
      </w:r>
    </w:p>
    <w:p w:rsidR="00351E6D" w:rsidRDefault="00351E6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-Сами говорили, что нужна непредсказуемость</w:t>
      </w:r>
    </w:p>
    <w:p w:rsidR="00342A91" w:rsidRDefault="00351E6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-Какая непредс</w:t>
      </w:r>
      <w:r w:rsidR="00342A91">
        <w:rPr>
          <w:rFonts w:ascii="Truetypewriter PolyglOTT" w:hAnsi="Truetypewriter PolyglOTT" w:cs="Truetypewriter PolyglOTT"/>
          <w:sz w:val="28"/>
          <w:szCs w:val="28"/>
        </w:rPr>
        <w:t>казуемость!? Фонст нас разнесёт… Так… ПВО и истребительная авиация: полная готовность… Связной, ведите армию согласно плану…</w:t>
      </w:r>
    </w:p>
    <w:p w:rsidR="00342A91" w:rsidRDefault="00342A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-Какому плану?</w:t>
      </w:r>
    </w:p>
    <w:p w:rsidR="00342A91" w:rsidRDefault="00342A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-Эниси, знаешь, в военных действиях есть план… Слышишь, план… Тебе ещё повезло, что армия уже готова… Я просто уверен, что твоя выходка нам с рук не сойдёт…</w:t>
      </w:r>
    </w:p>
    <w:p w:rsidR="00342A91" w:rsidRDefault="00342A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-Что произошло? </w:t>
      </w:r>
    </w:p>
    <w:p w:rsidR="00342A91" w:rsidRDefault="00342A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Ши: -Спроси у </w:t>
      </w:r>
      <w:r w:rsidR="00DC6E64">
        <w:rPr>
          <w:rFonts w:ascii="Truetypewriter PolyglOTT" w:hAnsi="Truetypewriter PolyglOTT" w:cs="Truetypewriter PolyglOTT"/>
          <w:sz w:val="28"/>
          <w:szCs w:val="28"/>
        </w:rPr>
        <w:t>Эниси</w:t>
      </w:r>
      <w:r>
        <w:rPr>
          <w:rFonts w:ascii="Truetypewriter PolyglOTT" w:hAnsi="Truetypewriter PolyglOTT" w:cs="Truetypewriter PolyglOTT"/>
          <w:sz w:val="28"/>
          <w:szCs w:val="28"/>
        </w:rPr>
        <w:t>…</w:t>
      </w:r>
    </w:p>
    <w:p w:rsidR="00342A91" w:rsidRDefault="00342A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-Девштраль…. Да вы с ума сошли? Где мои ребята?</w:t>
      </w:r>
    </w:p>
    <w:p w:rsidR="00342A91" w:rsidRDefault="00342A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-Никаких ребят… Ты останешься тут… Ты не готов идти в атаку…</w:t>
      </w:r>
    </w:p>
    <w:p w:rsidR="00342A91" w:rsidRDefault="00342A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-А что…</w:t>
      </w:r>
    </w:p>
    <w:p w:rsidR="00342A91" w:rsidRDefault="00342A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резко выбил </w:t>
      </w:r>
      <w:r w:rsidR="00DC6E64">
        <w:rPr>
          <w:rFonts w:ascii="Truetypewriter PolyglOTT" w:hAnsi="Truetypewriter PolyglOTT" w:cs="Truetypewriter PolyglOTT"/>
          <w:sz w:val="28"/>
          <w:szCs w:val="28"/>
        </w:rPr>
        <w:t>энергетический</w:t>
      </w:r>
      <w:r>
        <w:rPr>
          <w:rFonts w:ascii="Truetypewriter PolyglOTT" w:hAnsi="Truetypewriter PolyglOTT" w:cs="Truetypewriter PolyglOTT"/>
          <w:sz w:val="28"/>
          <w:szCs w:val="28"/>
        </w:rPr>
        <w:t xml:space="preserve"> элемент из устройства связи*</w:t>
      </w:r>
    </w:p>
    <w:p w:rsidR="00342A91" w:rsidRDefault="00342A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 Ли: -Я пойду. И точка…</w:t>
      </w:r>
    </w:p>
    <w:p w:rsidR="00342A91" w:rsidRDefault="00342A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Ши: -Ли, не сейчас… Мы всё продумали… Нельзя отводить элиту: это будет единственная наша защита… </w:t>
      </w:r>
    </w:p>
    <w:p w:rsidR="00342A91" w:rsidRDefault="00342A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посмотрел на план*</w:t>
      </w:r>
    </w:p>
    <w:p w:rsidR="00342A91" w:rsidRDefault="00342A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-Ах вот оно что… Я думал дело в ней…</w:t>
      </w:r>
    </w:p>
    <w:p w:rsidR="00342A91" w:rsidRDefault="00342A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-Нет, просто это наиболее оптимально… Вас мало, а их много…</w:t>
      </w:r>
    </w:p>
    <w:p w:rsidR="00342A91" w:rsidRDefault="00342A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-Он позвонит ещё… Скажи, что я разозлился из-за элиты… </w:t>
      </w:r>
    </w:p>
    <w:p w:rsidR="00342A91" w:rsidRDefault="00342A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вернулся в медблок. Сонет сидела на кровати в своей </w:t>
      </w:r>
      <w:r w:rsidR="00DC6E64">
        <w:rPr>
          <w:rFonts w:ascii="Truetypewriter PolyglOTT" w:hAnsi="Truetypewriter PolyglOTT" w:cs="Truetypewriter PolyglOTT"/>
          <w:sz w:val="28"/>
          <w:szCs w:val="28"/>
        </w:rPr>
        <w:t>одежде и</w:t>
      </w:r>
      <w:r>
        <w:rPr>
          <w:rFonts w:ascii="Truetypewriter PolyglOTT" w:hAnsi="Truetypewriter PolyglOTT" w:cs="Truetypewriter PolyglOTT"/>
          <w:sz w:val="28"/>
          <w:szCs w:val="28"/>
        </w:rPr>
        <w:t xml:space="preserve"> читала книгу. Буквально за несколько часов её состояние резко улучшилось…*</w:t>
      </w:r>
    </w:p>
    <w:p w:rsidR="003C35B8" w:rsidRDefault="00342A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-Со, как ты себя чувствуешь?</w:t>
      </w:r>
    </w:p>
    <w:p w:rsidR="00342A91" w:rsidRDefault="00342A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-Куда лучше, спасибо, Эни…</w:t>
      </w:r>
    </w:p>
    <w:p w:rsidR="003C35B8" w:rsidRDefault="00342A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-Прости меня… Я…</w:t>
      </w:r>
    </w:p>
    <w:p w:rsidR="00712B42" w:rsidRDefault="00342A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w:t>
      </w:r>
      <w:r w:rsidR="00712B42">
        <w:rPr>
          <w:rFonts w:ascii="Truetypewriter PolyglOTT" w:hAnsi="Truetypewriter PolyglOTT" w:cs="Truetypewriter PolyglOTT"/>
          <w:sz w:val="28"/>
          <w:szCs w:val="28"/>
        </w:rPr>
        <w:t>-Тебе не за что извиняться…</w:t>
      </w:r>
    </w:p>
    <w:p w:rsidR="00712B42" w:rsidRDefault="00712B4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*Она встала с кровати и подошла к нему…*</w:t>
      </w:r>
    </w:p>
    <w:p w:rsidR="003C35B8" w:rsidRDefault="00712B4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-Пошли в каюту, я хочу с тобой поговорить…</w:t>
      </w:r>
    </w:p>
    <w:p w:rsidR="00712B42" w:rsidRDefault="00712B4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*Каюта Ли не была особо большой, но для двоих места там было более чем предостаточно…*</w:t>
      </w:r>
    </w:p>
    <w:p w:rsidR="003F36CC" w:rsidRDefault="00712B4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-Почти, как квартира… </w:t>
      </w:r>
    </w:p>
    <w:p w:rsidR="00712B42" w:rsidRDefault="00712B4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-Сонет, ты хотела поговорить…</w:t>
      </w:r>
    </w:p>
    <w:p w:rsidR="00712B42" w:rsidRDefault="00712B4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-Да, я хотела настоятельно попросить остаться на Магвиле на ближайшие пару лет…</w:t>
      </w:r>
    </w:p>
    <w:p w:rsidR="007E7171" w:rsidRDefault="007E717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-Со… Магвиль, считай, родная планета и для меня… Но здесь небезопасно…</w:t>
      </w:r>
    </w:p>
    <w:p w:rsidR="003F36CC" w:rsidRDefault="007E7171" w:rsidP="007E717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-Да, и я всё ещё лелею идею уехать на </w:t>
      </w:r>
      <w:r>
        <w:rPr>
          <w:rFonts w:ascii="Truetypewriter PolyglOTT" w:hAnsi="Truetypewriter PolyglOTT" w:cs="Truetypewriter PolyglOTT"/>
          <w:sz w:val="28"/>
          <w:szCs w:val="28"/>
          <w:lang w:val="en-US"/>
        </w:rPr>
        <w:t>S</w:t>
      </w:r>
      <w:r w:rsidRPr="007E7171">
        <w:rPr>
          <w:rFonts w:ascii="Truetypewriter PolyglOTT" w:hAnsi="Truetypewriter PolyglOTT" w:cs="Truetypewriter PolyglOTT"/>
          <w:sz w:val="28"/>
          <w:szCs w:val="28"/>
        </w:rPr>
        <w:t>-03</w:t>
      </w:r>
      <w:r>
        <w:rPr>
          <w:rFonts w:ascii="Truetypewriter PolyglOTT" w:hAnsi="Truetypewriter PolyglOTT" w:cs="Truetypewriter PolyglOTT"/>
          <w:sz w:val="28"/>
          <w:szCs w:val="28"/>
        </w:rPr>
        <w:t xml:space="preserve">… Но…*Здесь говорит по-русски* </w:t>
      </w:r>
    </w:p>
    <w:p w:rsidR="007E7171" w:rsidRDefault="007E7171" w:rsidP="007E717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-Но умер много лет назад… Я… Погоди, это же не… </w:t>
      </w:r>
    </w:p>
    <w:p w:rsidR="002734A3" w:rsidRDefault="007E7171" w:rsidP="007E717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-Да, это не </w:t>
      </w:r>
      <w:r w:rsidR="002734A3">
        <w:rPr>
          <w:rFonts w:ascii="Truetypewriter PolyglOTT" w:hAnsi="Truetypewriter PolyglOTT" w:cs="Truetypewriter PolyglOTT"/>
          <w:sz w:val="28"/>
          <w:szCs w:val="28"/>
        </w:rPr>
        <w:t>ПимбъенЛаихьт *название пимбазенского языка*… Знаешь, Ли… Я имею ввиду то, что наши дети должны, как и мы, родится на Магвиле…</w:t>
      </w:r>
    </w:p>
    <w:p w:rsidR="002734A3" w:rsidRDefault="002734A3" w:rsidP="007E717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-А зачем? Хотя зачем я спрашиваю… Тебя иногда не переубедить… Пошли…</w:t>
      </w:r>
    </w:p>
    <w:p w:rsidR="002734A3" w:rsidRDefault="002734A3" w:rsidP="007E717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-Куда?</w:t>
      </w:r>
    </w:p>
    <w:p w:rsidR="002734A3" w:rsidRDefault="002734A3" w:rsidP="007E717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-Пошли…</w:t>
      </w:r>
    </w:p>
    <w:p w:rsidR="002734A3" w:rsidRDefault="002734A3" w:rsidP="002734A3">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lastRenderedPageBreak/>
        <w:t xml:space="preserve">Глава 46. Окрылённые любовью… </w:t>
      </w:r>
    </w:p>
    <w:p w:rsidR="002734A3" w:rsidRDefault="002734A3" w:rsidP="007E717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довёл Сонет до трапа, где их встретил солдат…*</w:t>
      </w:r>
    </w:p>
    <w:p w:rsidR="002734A3" w:rsidRDefault="00C73E6D" w:rsidP="007E717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-Простите, но гражданским покидать судно запрещено…</w:t>
      </w:r>
      <w:r w:rsidR="00F31626">
        <w:rPr>
          <w:rFonts w:ascii="Truetypewriter PolyglOTT" w:hAnsi="Truetypewriter PolyglOTT" w:cs="Truetypewriter PolyglOTT"/>
          <w:sz w:val="28"/>
          <w:szCs w:val="28"/>
        </w:rPr>
        <w:t xml:space="preserve"> Приказ Шрина </w:t>
      </w:r>
      <w:r w:rsidR="00DC6E64">
        <w:rPr>
          <w:rFonts w:ascii="Truetypewriter PolyglOTT" w:hAnsi="Truetypewriter PolyglOTT" w:cs="Truetypewriter PolyglOTT"/>
          <w:sz w:val="28"/>
          <w:szCs w:val="28"/>
        </w:rPr>
        <w:t>Кришлау</w:t>
      </w:r>
    </w:p>
    <w:p w:rsidR="00F31626" w:rsidRDefault="00F31626" w:rsidP="007E717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и Сонет переглянулись. Сонет посмотрела на погоны: они были пусты*</w:t>
      </w:r>
    </w:p>
    <w:p w:rsidR="002734A3" w:rsidRDefault="00F31626" w:rsidP="007E717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-Это когда меня успели разжаловать?</w:t>
      </w:r>
    </w:p>
    <w:p w:rsidR="00F31626" w:rsidRDefault="00F31626" w:rsidP="007E717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-Это просто я снял звёзды, чтобы постирать твою форму. Солдат, перед тобой Прайх-Икатрэ-Генерал (Инструктирующий Генерал Элиты) и Прайх-Юнгатер-</w:t>
      </w:r>
      <w:r w:rsidR="00B84A28">
        <w:rPr>
          <w:rFonts w:ascii="Truetypewriter PolyglOTT" w:hAnsi="Truetypewriter PolyglOTT" w:cs="Truetypewriter PolyglOTT"/>
          <w:sz w:val="28"/>
          <w:szCs w:val="28"/>
        </w:rPr>
        <w:t>Моз-Полковник (Инструктирующий полковник авангарда юнгатеров *здесь моз переводится, не как победа, а как авангардный*)</w:t>
      </w:r>
    </w:p>
    <w:p w:rsidR="00B84A28" w:rsidRDefault="00B84A28" w:rsidP="007E717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*Солдат отошёл и пропустил </w:t>
      </w:r>
      <w:r w:rsidR="0099666F">
        <w:rPr>
          <w:rFonts w:ascii="Truetypewriter PolyglOTT" w:hAnsi="Truetypewriter PolyglOTT" w:cs="Truetypewriter PolyglOTT"/>
          <w:sz w:val="28"/>
          <w:szCs w:val="28"/>
        </w:rPr>
        <w:t>п</w:t>
      </w:r>
      <w:r>
        <w:rPr>
          <w:rFonts w:ascii="Truetypewriter PolyglOTT" w:hAnsi="Truetypewriter PolyglOTT" w:cs="Truetypewriter PolyglOTT"/>
          <w:sz w:val="28"/>
          <w:szCs w:val="28"/>
        </w:rPr>
        <w:t>имбуров…*</w:t>
      </w:r>
    </w:p>
    <w:p w:rsidR="0099666F" w:rsidRDefault="0099666F" w:rsidP="007E717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-Ши поссорился с Си, либо с кем-то из детей…</w:t>
      </w:r>
    </w:p>
    <w:p w:rsidR="0099666F" w:rsidRDefault="0099666F" w:rsidP="007E717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-С чего ты взял?</w:t>
      </w:r>
    </w:p>
    <w:p w:rsidR="0099666F" w:rsidRDefault="0099666F" w:rsidP="007E717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-На корабле есть ещё гражданские?</w:t>
      </w:r>
    </w:p>
    <w:p w:rsidR="0099666F" w:rsidRDefault="0099666F" w:rsidP="007E717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-Мед состав, повара…</w:t>
      </w:r>
    </w:p>
    <w:p w:rsidR="0099666F" w:rsidRDefault="0099666F" w:rsidP="007E717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-У всех есть звания, хотя бы Дев-Ликаров *буквально за обычность, по сути, звание рядовых*</w:t>
      </w:r>
    </w:p>
    <w:p w:rsidR="002734A3" w:rsidRPr="007E7171" w:rsidRDefault="0099666F" w:rsidP="007E717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 тут перед ними проехал новейший реактивный истребитель. На нём красовался флаг Пимбазена, а на крыльях были нанесены линии серебристой и зелёной красками. Это точно был самолёт не для армии. Серебристо-зелёный был цвет элиты…*</w:t>
      </w:r>
    </w:p>
    <w:p w:rsidR="003F36CC" w:rsidRDefault="0099666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-Ли… *Сказала она протяжно* Я хочу туда…</w:t>
      </w:r>
    </w:p>
    <w:p w:rsidR="0099666F" w:rsidRDefault="0099666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-Куда? В самолёт? Со…</w:t>
      </w:r>
    </w:p>
    <w:p w:rsidR="0099666F" w:rsidRDefault="0099666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-Вон там и один из твоих солдат…</w:t>
      </w:r>
    </w:p>
    <w:p w:rsidR="0099666F" w:rsidRDefault="0099666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-Форма действительно моих ребят, но не припомню, что бы он был среди моих…</w:t>
      </w:r>
    </w:p>
    <w:p w:rsidR="0099666F" w:rsidRDefault="0099666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-Здравия желаю, товарищ генерал…</w:t>
      </w:r>
    </w:p>
    <w:p w:rsidR="0099666F" w:rsidRDefault="0099666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-Точно не мой… Подойди сюда…</w:t>
      </w:r>
    </w:p>
    <w:p w:rsidR="0099666F" w:rsidRDefault="0099666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-Так точно!!!</w:t>
      </w:r>
    </w:p>
    <w:p w:rsidR="0099666F" w:rsidRDefault="0099666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-Тебя как зовут?</w:t>
      </w:r>
    </w:p>
    <w:p w:rsidR="00DA480C" w:rsidRDefault="0099666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4"/>
        </w:rPr>
        <w:lastRenderedPageBreak/>
        <w:t>Рэд: Моё имя Рэд Чронэ</w:t>
      </w:r>
      <w:r w:rsidR="007E03B6">
        <w:rPr>
          <w:rFonts w:ascii="Truetypewriter PolyglOTT" w:hAnsi="Truetypewriter PolyglOTT" w:cs="Truetypewriter PolyglOTT"/>
          <w:sz w:val="28"/>
          <w:szCs w:val="24"/>
        </w:rPr>
        <w:t>, пилот</w:t>
      </w:r>
      <w:r>
        <w:rPr>
          <w:rFonts w:ascii="Truetypewriter PolyglOTT" w:hAnsi="Truetypewriter PolyglOTT" w:cs="Truetypewriter PolyglOTT"/>
          <w:sz w:val="28"/>
          <w:szCs w:val="28"/>
        </w:rPr>
        <w:t xml:space="preserve">. Прибыл сюда под ваше командование вместе с батальоном </w:t>
      </w:r>
      <w:r w:rsidR="007E03B6">
        <w:rPr>
          <w:rFonts w:ascii="Truetypewriter PolyglOTT" w:hAnsi="Truetypewriter PolyglOTT" w:cs="Truetypewriter PolyglOTT"/>
          <w:sz w:val="28"/>
          <w:szCs w:val="28"/>
        </w:rPr>
        <w:t xml:space="preserve">авиа-обеспечения </w:t>
      </w:r>
      <w:r>
        <w:rPr>
          <w:rFonts w:ascii="Truetypewriter PolyglOTT" w:hAnsi="Truetypewriter PolyglOTT" w:cs="Truetypewriter PolyglOTT"/>
          <w:sz w:val="28"/>
          <w:szCs w:val="28"/>
        </w:rPr>
        <w:t>и новыми самолётами…</w:t>
      </w:r>
    </w:p>
    <w:p w:rsidR="00DA480C" w:rsidRDefault="007E03B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-Я – Ли, так и обращайся… По званию меня нужно называть только при других генералах… Твоя птичка?</w:t>
      </w:r>
    </w:p>
    <w:p w:rsidR="007E03B6" w:rsidRDefault="007E03B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Рэд: -</w:t>
      </w:r>
      <w:r w:rsidR="00DC6E64">
        <w:rPr>
          <w:rFonts w:ascii="Truetypewriter PolyglOTT" w:hAnsi="Truetypewriter PolyglOTT" w:cs="Truetypewriter PolyglOTT"/>
          <w:sz w:val="28"/>
          <w:szCs w:val="28"/>
        </w:rPr>
        <w:t>Так-то</w:t>
      </w:r>
      <w:r>
        <w:rPr>
          <w:rFonts w:ascii="Truetypewriter PolyglOTT" w:hAnsi="Truetypewriter PolyglOTT" w:cs="Truetypewriter PolyglOTT"/>
          <w:sz w:val="28"/>
          <w:szCs w:val="28"/>
        </w:rPr>
        <w:t>… Да, моя…</w:t>
      </w:r>
    </w:p>
    <w:p w:rsidR="007E03B6" w:rsidRDefault="007E03B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-Заводил?</w:t>
      </w:r>
    </w:p>
    <w:p w:rsidR="007E03B6" w:rsidRDefault="007E03B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Рэд: -Нет, я вообще на реактивных самолётах никогда не летал… До это всё винты…</w:t>
      </w:r>
    </w:p>
    <w:p w:rsidR="007E03B6" w:rsidRDefault="007E03B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-А я вот летал…</w:t>
      </w:r>
    </w:p>
    <w:p w:rsidR="007E03B6" w:rsidRDefault="007E03B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Рэд: -Вы умеете управлять им?</w:t>
      </w:r>
    </w:p>
    <w:p w:rsidR="007E03B6" w:rsidRDefault="007E03B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-Да, я больше скажу, я и корабль космически подниму… Даш ключи от ласточки?</w:t>
      </w:r>
    </w:p>
    <w:p w:rsidR="007E03B6" w:rsidRDefault="007E03B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Рэд: -Сквиж, его зовут сквиж…</w:t>
      </w:r>
    </w:p>
    <w:p w:rsidR="00B82772" w:rsidRDefault="007E03B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 честь птицы с Сильвы?</w:t>
      </w:r>
    </w:p>
    <w:p w:rsidR="007E03B6" w:rsidRDefault="007E03B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Рэд: -Да…</w:t>
      </w:r>
    </w:p>
    <w:p w:rsidR="007E03B6" w:rsidRDefault="007E03B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 посмотрел на Ли, Ли посмотрел на Со</w:t>
      </w:r>
      <w:r w:rsidR="00DC6E64">
        <w:rPr>
          <w:rFonts w:ascii="Truetypewriter PolyglOTT" w:hAnsi="Truetypewriter PolyglOTT" w:cs="Truetypewriter PolyglOTT"/>
          <w:sz w:val="28"/>
          <w:szCs w:val="28"/>
        </w:rPr>
        <w:t>нет… А та, та хотела прокатиться</w:t>
      </w:r>
      <w:r>
        <w:rPr>
          <w:rFonts w:ascii="Truetypewriter PolyglOTT" w:hAnsi="Truetypewriter PolyglOTT" w:cs="Truetypewriter PolyglOTT"/>
          <w:sz w:val="28"/>
          <w:szCs w:val="28"/>
        </w:rPr>
        <w:t xml:space="preserve"> на этом диковинном аппарате… Ли понял, что уговоры не сработают, потому открыл кокпит и закинул туда Со, сам залез за ней. На его счастье, Сквиж был машиной двухместной… Он запустил два двигателя самолёта, и поехал на ВПП *</w:t>
      </w:r>
    </w:p>
    <w:p w:rsidR="00B82772" w:rsidRDefault="007E03B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Ли*Через ларингофон кислородной маски*: -Со, ты точно это хочешь?</w:t>
      </w:r>
    </w:p>
    <w:p w:rsidR="007E03B6" w:rsidRDefault="007E03B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Со*тоже в кислородной маске*: -Да, Ли… Хочу…</w:t>
      </w:r>
    </w:p>
    <w:p w:rsidR="007E03B6" w:rsidRDefault="007F71C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встал на тормоз. Заорали турбины: 30, 60, 100% тяги, включился форсаж. Ли отпустил тормоз и с жутким ускорение самолёт взмыл в небо… На Магвиле были проблемы с экологией последние несколько тысяч лет, потому небо было рыжеватым… *</w:t>
      </w:r>
    </w:p>
    <w:p w:rsidR="00B82772" w:rsidRDefault="007F71C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-Один сплошной город, ничего нету: ни деревьев, ни чистой воды…</w:t>
      </w:r>
    </w:p>
    <w:p w:rsidR="007F71C5" w:rsidRDefault="007F71C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-Кислородные станции и водоочистка… Со… У нас проблемы…</w:t>
      </w:r>
    </w:p>
    <w:p w:rsidR="007F71C5" w:rsidRDefault="007F71C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-Что случилось?</w:t>
      </w:r>
    </w:p>
    <w:p w:rsidR="007F71C5" w:rsidRDefault="007F71C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выпустил закрылки и дёрнул штурвал на себя. Самолёт взмыл свечой. Затем Ли развернул его и нажал на гашетку. И тут Со увидела два самолёта: казалось их пилоты не поняли куда делся Ли… Сонет поняла, что начала терять сознание*</w:t>
      </w:r>
    </w:p>
    <w:p w:rsidR="00670F34" w:rsidRDefault="007F71C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Сонет: -Ли, я всё…</w:t>
      </w:r>
    </w:p>
    <w:p w:rsidR="00670F34" w:rsidRDefault="007F71C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-Этого ещё не хватало… Со!!! Со!!!</w:t>
      </w:r>
    </w:p>
    <w:p w:rsidR="007F71C5" w:rsidRDefault="007F71C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*Она сидела сзади и ли не оставалось ничего, кроме как ударить рукой её по колену*</w:t>
      </w:r>
    </w:p>
    <w:p w:rsidR="00670F34" w:rsidRDefault="007F71C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-Больно!!!</w:t>
      </w:r>
    </w:p>
    <w:p w:rsidR="007F71C5" w:rsidRDefault="007F71C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удостоверившись по ругательствам, что Сонет в сознании, открыл ещё одну очередь: пара маленьких вспышек прошлись по крылу вражеского самолёта. Через мгновение крыла уже не было на месте… Второй самолё</w:t>
      </w:r>
      <w:r w:rsidR="00F36596">
        <w:rPr>
          <w:rFonts w:ascii="Truetypewriter PolyglOTT" w:hAnsi="Truetypewriter PolyglOTT" w:cs="Truetypewriter PolyglOTT"/>
          <w:sz w:val="28"/>
          <w:szCs w:val="28"/>
        </w:rPr>
        <w:t>т висел на шести. Ли сделал размазанную бочку, а затем, перевернув самолёт вверх ногами, потянул штурвал на себя, попутно выключая форсаж и открывая воздушный тормоз. И вот уже Ли был на шести противника. Меткая очередь и двигатель нового Федерально истребителя встал, тот начал планировать</w:t>
      </w:r>
      <w:r>
        <w:rPr>
          <w:rFonts w:ascii="Truetypewriter PolyglOTT" w:hAnsi="Truetypewriter PolyglOTT" w:cs="Truetypewriter PolyglOTT"/>
          <w:sz w:val="28"/>
          <w:szCs w:val="28"/>
        </w:rPr>
        <w:t>*</w:t>
      </w:r>
    </w:p>
    <w:p w:rsidR="00670F34" w:rsidRDefault="00F3659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-Он уйдёт, Ли…</w:t>
      </w:r>
    </w:p>
    <w:p w:rsidR="00F36596" w:rsidRDefault="00F3659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этот момент по рации раздался голос Ши… *</w:t>
      </w:r>
    </w:p>
    <w:p w:rsidR="00F36596" w:rsidRDefault="00F3659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w:t>
      </w:r>
      <w:r w:rsidRPr="00F36596">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Ли, ты с ума сошёл? Если ты сейчас же оттуда не улетишь, то мы собьём вас обоих… Что за самодурство…</w:t>
      </w:r>
    </w:p>
    <w:p w:rsidR="00670F34" w:rsidRDefault="00F3659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Сонет*явно смеясь, пока Ли, понявший, что готовится залп ПВО, уводил самолёт*: -Привет Ши… Мы тут слегка полетали</w:t>
      </w:r>
    </w:p>
    <w:p w:rsidR="00F36596" w:rsidRDefault="00F3659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-Сонет? *В сторону* Солдат, они были с девушкой?</w:t>
      </w:r>
    </w:p>
    <w:p w:rsidR="00F36596" w:rsidRDefault="00F3659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Рэд: -Так точно…</w:t>
      </w:r>
    </w:p>
    <w:p w:rsidR="00F36596" w:rsidRDefault="00F3659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-Сумасшедшие…</w:t>
      </w:r>
    </w:p>
    <w:p w:rsidR="00F36596" w:rsidRDefault="00F3659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Ли*тоже смеясь*: -Как и все здесь, как и Эниси, как и я, как и ты…</w:t>
      </w:r>
    </w:p>
    <w:p w:rsidR="00670F34" w:rsidRDefault="00F3659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*Самолёт подлетал к аэродрому. Ли снизил тягу, выпустил закрылки и шасси. Самолёт спускался плавно, но вдруг, Ли резко дёрнул штурвал на себя и включил форсаж. На удивление, самолёт не улетел в небеса и не ушёл в сваливание. Нос Сквижа величественно поднялся к горизонту под 45 градусом. Задние стойки шасси коснулись полосы</w:t>
      </w:r>
      <w:r w:rsidR="00282FF7">
        <w:rPr>
          <w:rFonts w:ascii="Truetypewriter PolyglOTT" w:hAnsi="Truetypewriter PolyglOTT" w:cs="Truetypewriter PolyglOTT"/>
          <w:sz w:val="28"/>
          <w:szCs w:val="28"/>
        </w:rPr>
        <w:t xml:space="preserve">. Самолёт снизил скорость и встал точно на то место, от куда взлетел. Далее Ли довёл его то </w:t>
      </w:r>
      <w:r w:rsidR="00160842">
        <w:rPr>
          <w:rFonts w:ascii="Truetypewriter PolyglOTT" w:hAnsi="Truetypewriter PolyglOTT" w:cs="Truetypewriter PolyglOTT"/>
          <w:sz w:val="28"/>
          <w:szCs w:val="28"/>
        </w:rPr>
        <w:t>места, где позаимствовал у пилот</w:t>
      </w:r>
      <w:r w:rsidR="00282FF7">
        <w:rPr>
          <w:rFonts w:ascii="Truetypewriter PolyglOTT" w:hAnsi="Truetypewriter PolyglOTT" w:cs="Truetypewriter PolyglOTT"/>
          <w:sz w:val="28"/>
          <w:szCs w:val="28"/>
        </w:rPr>
        <w:t>а</w:t>
      </w:r>
      <w:r>
        <w:rPr>
          <w:rFonts w:ascii="Truetypewriter PolyglOTT" w:hAnsi="Truetypewriter PolyglOTT" w:cs="Truetypewriter PolyglOTT"/>
          <w:sz w:val="28"/>
          <w:szCs w:val="28"/>
        </w:rPr>
        <w:t>*</w:t>
      </w:r>
    </w:p>
    <w:p w:rsidR="00160842" w:rsidRDefault="00160842" w:rsidP="00160842">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 xml:space="preserve">Глава 47. Два сапога… </w:t>
      </w:r>
    </w:p>
    <w:p w:rsidR="00670F34" w:rsidRDefault="00160842" w:rsidP="0016084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17:50 13.09.2010 *Шрин стоял у самолёта. Сонет и Ли выключали самолёт… Наконец Ли выпрыгнул из самолёта и подал руку Сонет. Она спустилась и произнесла…*</w:t>
      </w:r>
    </w:p>
    <w:p w:rsidR="00160842" w:rsidRDefault="0016084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-Вы не представляете, какие на Магвиле пробки…</w:t>
      </w:r>
    </w:p>
    <w:p w:rsidR="00160842" w:rsidRDefault="0016084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Ши: -Вы ничего мне не хотите объяснить?</w:t>
      </w:r>
    </w:p>
    <w:p w:rsidR="00160842" w:rsidRDefault="0016084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-Нет, войска в моё командование поставлены… </w:t>
      </w:r>
    </w:p>
    <w:p w:rsidR="00670F34" w:rsidRDefault="0016084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-Да, вот только не забывай, что сейчас идёт боевое столкновение, прямо сейчас, Ли… Нам удалось увеличить плацдарм ещё в два раза… Я от тебя такой инфантильности не ожидал…</w:t>
      </w:r>
    </w:p>
    <w:p w:rsidR="00160842" w:rsidRDefault="0016084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-Да брось… </w:t>
      </w:r>
    </w:p>
    <w:p w:rsidR="00160842" w:rsidRDefault="0016084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Ши: -Кого брось, Ли? Эниси звонил… Он прилетит этой ночью, </w:t>
      </w:r>
      <w:r w:rsidR="00D51183">
        <w:rPr>
          <w:rFonts w:ascii="Truetypewriter PolyglOTT" w:hAnsi="Truetypewriter PolyglOTT" w:cs="Truetypewriter PolyglOTT"/>
          <w:sz w:val="28"/>
          <w:szCs w:val="28"/>
        </w:rPr>
        <w:t>узнать,</w:t>
      </w:r>
      <w:r>
        <w:rPr>
          <w:rFonts w:ascii="Truetypewriter PolyglOTT" w:hAnsi="Truetypewriter PolyglOTT" w:cs="Truetypewriter PolyglOTT"/>
          <w:sz w:val="28"/>
          <w:szCs w:val="28"/>
        </w:rPr>
        <w:t xml:space="preserve"> как идут дела…</w:t>
      </w:r>
    </w:p>
    <w:p w:rsidR="00160842" w:rsidRDefault="0016084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-И что в этом плохого?</w:t>
      </w:r>
    </w:p>
    <w:p w:rsidR="00160842" w:rsidRDefault="0016084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-Ничего, просто я считаю, что ты должен рассказать ему…</w:t>
      </w:r>
    </w:p>
    <w:p w:rsidR="00160842" w:rsidRDefault="0016084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-Чтобы он сослал нас обоих на Сильву?</w:t>
      </w:r>
    </w:p>
    <w:p w:rsidR="00160842" w:rsidRDefault="0016084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-Почему сослал?</w:t>
      </w:r>
      <w:r w:rsidR="00B90209">
        <w:rPr>
          <w:rFonts w:ascii="Truetypewriter PolyglOTT" w:hAnsi="Truetypewriter PolyglOTT" w:cs="Truetypewriter PolyglOTT"/>
          <w:sz w:val="28"/>
          <w:szCs w:val="28"/>
        </w:rPr>
        <w:t xml:space="preserve"> Сильва невероятно…</w:t>
      </w:r>
    </w:p>
    <w:p w:rsidR="00B90209" w:rsidRDefault="00B9020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-Скучная планета… Аргумент, что она красива… Ну это не про то….</w:t>
      </w:r>
    </w:p>
    <w:p w:rsidR="00B90209" w:rsidRDefault="00B9020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-Что с Силь?</w:t>
      </w:r>
    </w:p>
    <w:p w:rsidR="00B90209" w:rsidRDefault="00B9020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-В смысле? Она тут… На корабле</w:t>
      </w:r>
    </w:p>
    <w:p w:rsidR="00B90209" w:rsidRDefault="00B9020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посмотрел на Ши, затем на Сонет…*</w:t>
      </w:r>
    </w:p>
    <w:p w:rsidR="00B90209" w:rsidRDefault="00B9020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-Я с ней хочу поговорить, о своём….</w:t>
      </w:r>
    </w:p>
    <w:p w:rsidR="00B90209" w:rsidRDefault="00B9020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-А….</w:t>
      </w:r>
    </w:p>
    <w:p w:rsidR="00B90209" w:rsidRDefault="00B9020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-Вы меня знаете, генерал… Так что не смею тратить ваше время…</w:t>
      </w:r>
    </w:p>
    <w:p w:rsidR="00B90209" w:rsidRDefault="00B9020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дошла до комнаты </w:t>
      </w:r>
      <w:r w:rsidR="00D51183">
        <w:rPr>
          <w:rFonts w:ascii="Truetypewriter PolyglOTT" w:hAnsi="Truetypewriter PolyglOTT" w:cs="Truetypewriter PolyglOTT"/>
          <w:sz w:val="28"/>
          <w:szCs w:val="28"/>
        </w:rPr>
        <w:t>Кришлау</w:t>
      </w:r>
      <w:r>
        <w:rPr>
          <w:rFonts w:ascii="Truetypewriter PolyglOTT" w:hAnsi="Truetypewriter PolyglOTT" w:cs="Truetypewriter PolyglOTT"/>
          <w:sz w:val="28"/>
          <w:szCs w:val="28"/>
        </w:rPr>
        <w:t>. Постучалась*</w:t>
      </w:r>
    </w:p>
    <w:p w:rsidR="00160842" w:rsidRDefault="00B9020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-Кто там?</w:t>
      </w:r>
    </w:p>
    <w:p w:rsidR="00B90209" w:rsidRDefault="00B9020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-Си, это я, Сонет…</w:t>
      </w:r>
    </w:p>
    <w:p w:rsidR="00B90209" w:rsidRDefault="00B9020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Си: -А… Сонет… </w:t>
      </w:r>
    </w:p>
    <w:p w:rsidR="00B90209" w:rsidRDefault="00B9020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вошла в комнату. На столе были разбросаны книги. А Силь сидела вся в слезах…*</w:t>
      </w:r>
    </w:p>
    <w:p w:rsidR="00670F34" w:rsidRDefault="00B9020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-Что случилось?</w:t>
      </w:r>
    </w:p>
    <w:p w:rsidR="00B90209" w:rsidRDefault="00B9020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w:t>
      </w:r>
      <w:r w:rsidR="00D07D14">
        <w:rPr>
          <w:rFonts w:ascii="Truetypewriter PolyglOTT" w:hAnsi="Truetypewriter PolyglOTT" w:cs="Truetypewriter PolyglOTT"/>
          <w:sz w:val="28"/>
          <w:szCs w:val="28"/>
        </w:rPr>
        <w:t xml:space="preserve"> -Ши не хочет, чтобы я здесь оставалась…</w:t>
      </w:r>
    </w:p>
    <w:p w:rsidR="00D07D14" w:rsidRDefault="00D07D1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*Сонет села на кровать к Си и обняла её по-матерински мягко… И н</w:t>
      </w:r>
      <w:r w:rsidR="00FF202F">
        <w:rPr>
          <w:rFonts w:ascii="Truetypewriter PolyglOTT" w:hAnsi="Truetypewriter PolyglOTT" w:cs="Truetypewriter PolyglOTT"/>
          <w:sz w:val="28"/>
          <w:szCs w:val="28"/>
        </w:rPr>
        <w:t>ачала гладить по голове… Хотя са</w:t>
      </w:r>
      <w:r>
        <w:rPr>
          <w:rFonts w:ascii="Truetypewriter PolyglOTT" w:hAnsi="Truetypewriter PolyglOTT" w:cs="Truetypewriter PolyglOTT"/>
          <w:sz w:val="28"/>
          <w:szCs w:val="28"/>
        </w:rPr>
        <w:t>ма Со была очень сильной…</w:t>
      </w:r>
      <w:r w:rsidR="006C4129">
        <w:rPr>
          <w:rFonts w:ascii="Truetypewriter PolyglOTT" w:hAnsi="Truetypewriter PolyglOTT" w:cs="Truetypewriter PolyglOTT"/>
          <w:sz w:val="28"/>
          <w:szCs w:val="28"/>
        </w:rPr>
        <w:t xml:space="preserve"> </w:t>
      </w:r>
      <w:r w:rsidR="00D51183">
        <w:rPr>
          <w:rFonts w:ascii="Truetypewriter PolyglOTT" w:hAnsi="Truetypewriter PolyglOTT" w:cs="Truetypewriter PolyglOTT"/>
          <w:sz w:val="28"/>
          <w:szCs w:val="28"/>
        </w:rPr>
        <w:t>Тут не выдержала,</w:t>
      </w:r>
      <w:r w:rsidR="006C4129">
        <w:rPr>
          <w:rFonts w:ascii="Truetypewriter PolyglOTT" w:hAnsi="Truetypewriter PolyglOTT" w:cs="Truetypewriter PolyglOTT"/>
          <w:sz w:val="28"/>
          <w:szCs w:val="28"/>
        </w:rPr>
        <w:t xml:space="preserve"> и она… Слёзы покатились по её щекам…</w:t>
      </w:r>
      <w:r>
        <w:rPr>
          <w:rFonts w:ascii="Truetypewriter PolyglOTT" w:hAnsi="Truetypewriter PolyglOTT" w:cs="Truetypewriter PolyglOTT"/>
          <w:sz w:val="28"/>
          <w:szCs w:val="28"/>
        </w:rPr>
        <w:t>*</w:t>
      </w:r>
    </w:p>
    <w:p w:rsidR="0037567F" w:rsidRDefault="006C41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-Выгляни в окно, там нет места жизни – одна лишь сметь. Там война. Мы с Ли только что были на самолёте и нас только что чуть не сбили… Ты хочешь остаться здесь?</w:t>
      </w:r>
    </w:p>
    <w:p w:rsidR="006C4129" w:rsidRDefault="006C41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-Я хочу остаться там, где будет Ши… Будь то К</w:t>
      </w:r>
      <w:r w:rsidRPr="006C4129">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бинст, Магвиль или планета Нибиру… Сама ты вроде была на Сильве, что-то как-то ты ни совсем в </w:t>
      </w:r>
      <w:r w:rsidR="00D51183">
        <w:rPr>
          <w:rFonts w:ascii="Truetypewriter PolyglOTT" w:hAnsi="Truetypewriter PolyglOTT" w:cs="Truetypewriter PolyglOTT"/>
          <w:sz w:val="28"/>
          <w:szCs w:val="28"/>
        </w:rPr>
        <w:t>безопасности...</w:t>
      </w:r>
    </w:p>
    <w:p w:rsidR="006C4129" w:rsidRDefault="006C41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-Мне нужно было сказать Ли одну очень важную вещь… Всё, как в прочем и всегда, пошло не по плану… Но это уже другая история…</w:t>
      </w:r>
    </w:p>
    <w:p w:rsidR="006C4129" w:rsidRDefault="006C41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-А потом?</w:t>
      </w:r>
    </w:p>
    <w:p w:rsidR="006C4129" w:rsidRDefault="006C41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-А потом… А</w:t>
      </w:r>
      <w:r w:rsidR="00D51183">
        <w:rPr>
          <w:rFonts w:ascii="Truetypewriter PolyglOTT" w:hAnsi="Truetypewriter PolyglOTT" w:cs="Truetypewriter PolyglOTT"/>
          <w:sz w:val="28"/>
          <w:szCs w:val="28"/>
        </w:rPr>
        <w:t xml:space="preserve"> потом мне будет особо не до вой</w:t>
      </w:r>
      <w:r>
        <w:rPr>
          <w:rFonts w:ascii="Truetypewriter PolyglOTT" w:hAnsi="Truetypewriter PolyglOTT" w:cs="Truetypewriter PolyglOTT"/>
          <w:sz w:val="28"/>
          <w:szCs w:val="28"/>
        </w:rPr>
        <w:t>н, перелётов и всего прочего…</w:t>
      </w:r>
    </w:p>
    <w:p w:rsidR="006C4129" w:rsidRDefault="006C41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посмотрела на Сонет*</w:t>
      </w:r>
    </w:p>
    <w:p w:rsidR="006C4129" w:rsidRDefault="006C41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-Ты умираешь?</w:t>
      </w:r>
    </w:p>
    <w:p w:rsidR="006C4129" w:rsidRDefault="006C41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-Возможно, но я не об этом… Я жду ребёнка, Си…</w:t>
      </w:r>
    </w:p>
    <w:p w:rsidR="006C4129" w:rsidRPr="006C4129" w:rsidRDefault="006C41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*После паузы Си наконец сказала*</w:t>
      </w:r>
    </w:p>
    <w:p w:rsidR="0037567F" w:rsidRDefault="006C41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-Ах вот оно что… И он тебя не отправил на Сильву?</w:t>
      </w:r>
    </w:p>
    <w:p w:rsidR="006C4129" w:rsidRDefault="006C41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-Ли? Нет… Он понял, что уговоры бессмысленны… А сила… Ну он не такой…</w:t>
      </w:r>
    </w:p>
    <w:p w:rsidR="006C4129" w:rsidRDefault="006C41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каюту зашёл Шрин…*</w:t>
      </w:r>
    </w:p>
    <w:p w:rsidR="0037567F" w:rsidRDefault="006C41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-Ну о чём договорились?</w:t>
      </w:r>
    </w:p>
    <w:p w:rsidR="006C4129" w:rsidRDefault="006C41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-О том, что Силь должна остаться на Магвиле…</w:t>
      </w:r>
    </w:p>
    <w:p w:rsidR="006C4129" w:rsidRDefault="008043E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-Я не…</w:t>
      </w:r>
    </w:p>
    <w:p w:rsidR="008043E2" w:rsidRDefault="008043E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-Можешь, можешь. Шрин… Просто ты очерствел… Сделай хотя бы один шаг мозгом…</w:t>
      </w:r>
    </w:p>
    <w:p w:rsidR="008043E2" w:rsidRDefault="008043E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-Если бы я не любил её…</w:t>
      </w:r>
    </w:p>
    <w:p w:rsidR="008043E2" w:rsidRDefault="008043E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-Это было много лет назад, ты изменился…</w:t>
      </w:r>
    </w:p>
    <w:p w:rsidR="008043E2" w:rsidRDefault="008043E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-Вы меня с Ли всё больше пугаете…</w:t>
      </w:r>
    </w:p>
    <w:p w:rsidR="008043E2" w:rsidRDefault="008043E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-Я своё слово сказала…</w:t>
      </w:r>
    </w:p>
    <w:p w:rsidR="008043E2" w:rsidRDefault="008043E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*Она встала и вышла из каюты*</w:t>
      </w:r>
    </w:p>
    <w:p w:rsidR="0037567F" w:rsidRDefault="008043E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-Может она и права… Может я уже не тот генерал-романтик… А всего лишь чёрствый…</w:t>
      </w:r>
    </w:p>
    <w:p w:rsidR="008043E2" w:rsidRDefault="008043E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*Силь подошла к нему и обняла*</w:t>
      </w:r>
    </w:p>
    <w:p w:rsidR="0037567F" w:rsidRDefault="008043E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-Да никакой ты не чёрствый… Просто устал…</w:t>
      </w:r>
      <w:r w:rsidR="00C237B4">
        <w:rPr>
          <w:rFonts w:ascii="Truetypewriter PolyglOTT" w:hAnsi="Truetypewriter PolyglOTT" w:cs="Truetypewriter PolyglOTT"/>
          <w:sz w:val="28"/>
          <w:szCs w:val="28"/>
        </w:rPr>
        <w:t xml:space="preserve"> А Сонет тоже можно понять… Сейчас ей можно простить многое…</w:t>
      </w:r>
    </w:p>
    <w:p w:rsidR="008043E2" w:rsidRDefault="008043E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-Прости меня, Си…</w:t>
      </w:r>
      <w:r w:rsidR="00C237B4">
        <w:rPr>
          <w:rFonts w:ascii="Truetypewriter PolyglOTT" w:hAnsi="Truetypewriter PolyglOTT" w:cs="Truetypewriter PolyglOTT"/>
          <w:sz w:val="28"/>
          <w:szCs w:val="28"/>
        </w:rPr>
        <w:t xml:space="preserve"> Я… Правда в последнее время устал…</w:t>
      </w:r>
    </w:p>
    <w:p w:rsidR="00FF202F" w:rsidRDefault="00FF202F" w:rsidP="00FF202F">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 xml:space="preserve">Глава 48. Почему правда… </w:t>
      </w:r>
    </w:p>
    <w:p w:rsidR="00B072F2" w:rsidRDefault="00FF202F" w:rsidP="00FF202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03:12 14.09.2010 *Ламан прибыл на Магвиль. Корабль сел недалеко от места, где находился штаб. Ламан пошёл туда. Он не мог поверить, что зарытый на огромной глубине бункер был разрушен… Но это было так. На том месте, где сутки назад заседали генералы, где бегали солдаты и персонал зияла огромная воронка. Ламан снял свою каску* </w:t>
      </w:r>
    </w:p>
    <w:p w:rsidR="00B072F2" w:rsidRDefault="00FF202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-Что здесь произошло?</w:t>
      </w:r>
    </w:p>
    <w:p w:rsidR="00FF202F" w:rsidRDefault="00FF202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-Атака пимбазенцев…</w:t>
      </w:r>
    </w:p>
    <w:p w:rsidR="00FF202F" w:rsidRDefault="00FF202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-Чем? Астероидом? Буровой машиной?</w:t>
      </w:r>
    </w:p>
    <w:p w:rsidR="00FF202F" w:rsidRDefault="00FF202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-Нет, просто пролетели самолёты, а затем произошёл взрыв</w:t>
      </w:r>
    </w:p>
    <w:p w:rsidR="00B072F2" w:rsidRDefault="00D8479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-И оставили воронку *переведено в СИ* 25 метров в глубину и 50 в ширину? У Фо… В Королевском замке потолки в два раза ниже…</w:t>
      </w:r>
    </w:p>
    <w:p w:rsidR="00B072F2" w:rsidRDefault="00EB799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Солдат: -Как есть… Что прикажете? </w:t>
      </w:r>
    </w:p>
    <w:p w:rsidR="00EB799F" w:rsidRDefault="00EB799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-А что делать? Обороняться и рыть убежища на глубине вдвое большей…</w:t>
      </w:r>
    </w:p>
    <w:p w:rsidR="00EB799F" w:rsidRDefault="00EB799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*Корабль Эниси также приземлился на Магвиль и был встречен Ли, Ши с Сонет… Силь решила остаться на корабле, т.к. сильно перенервничала и не выглядела достаточно свежо… Наконец вышел и сам Пимбура…*</w:t>
      </w:r>
    </w:p>
    <w:p w:rsidR="00B072F2" w:rsidRDefault="00EB799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-Старый, добрый, Магвиль… Я здесь не бывал… Да давно, в общем-то… Ну что, как ваши дела?</w:t>
      </w:r>
    </w:p>
    <w:p w:rsidR="00EB799F" w:rsidRDefault="00EB799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-Были бы лучше, если бы кое-кто не испытывал в бою новое оружие без нашего ведома…</w:t>
      </w:r>
    </w:p>
    <w:p w:rsidR="00EB799F" w:rsidRDefault="00EB799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-Это было предложения Трена… Между прочим, как я посмотрю, довольно эффективное… Нужно больше таких ракет…</w:t>
      </w:r>
    </w:p>
    <w:p w:rsidR="00EB799F" w:rsidRDefault="00EB799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-Нужно больше самолётов, танков, а главное, личного состава…</w:t>
      </w:r>
    </w:p>
    <w:p w:rsidR="00EB799F" w:rsidRDefault="00EB799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-Так я же прислал…</w:t>
      </w:r>
    </w:p>
    <w:p w:rsidR="00EB799F" w:rsidRDefault="00EB799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-Прислал кого, новобранцев, которые за штурвалом никогда не сидели? Самолёты потрясающие, спору нет… Но толку то от этого если они будут падать…</w:t>
      </w:r>
    </w:p>
    <w:p w:rsidR="00EB799F" w:rsidRDefault="00EB799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-Вот кто у нас есть, тот есть… Я не виноват, что пилотов у нас особо не водится…</w:t>
      </w:r>
    </w:p>
    <w:p w:rsidR="00EB799F" w:rsidRDefault="00EB799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-Давайте уйдём с открытого пространства</w:t>
      </w:r>
    </w:p>
    <w:p w:rsidR="00EB799F" w:rsidRDefault="00EB799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-Тут более, чем безопасно… Вообще, на тебя это не похоже, Сонет, всё в порядке?</w:t>
      </w:r>
    </w:p>
    <w:p w:rsidR="00EB799F" w:rsidRDefault="00EB799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-Давай об этом потом… Эни, правда лучше уйти под щиты…</w:t>
      </w:r>
    </w:p>
    <w:p w:rsidR="00EB799F" w:rsidRDefault="00EB799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-Как скажешь…</w:t>
      </w:r>
    </w:p>
    <w:p w:rsidR="00C012FF" w:rsidRDefault="00C012FF" w:rsidP="00C012FF">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49. К чему весь спектакль?</w:t>
      </w:r>
    </w:p>
    <w:p w:rsidR="00B072F2" w:rsidRDefault="00C237B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*Они взошли на мостик. Эниси заварил себе чашечку чая, и усевшись на стол начал…*</w:t>
      </w:r>
    </w:p>
    <w:p w:rsidR="00B072F2" w:rsidRDefault="00C237B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-Ну так что с фронтом?</w:t>
      </w:r>
    </w:p>
    <w:p w:rsidR="00C237B4" w:rsidRDefault="00C237B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-Эниси, ты сидишь на картах…</w:t>
      </w:r>
    </w:p>
    <w:p w:rsidR="00B072F2" w:rsidRDefault="00C237B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встал. Действительно там были отмечены все рубежи и планы.*</w:t>
      </w:r>
    </w:p>
    <w:p w:rsidR="00B072F2" w:rsidRDefault="00C237B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-Ну наконец-то я вас раскачал… Через месяц Магвиль наш?</w:t>
      </w:r>
    </w:p>
    <w:p w:rsidR="00B072F2" w:rsidRDefault="00C237B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и Ши недоумённо переглянулись…*</w:t>
      </w:r>
    </w:p>
    <w:p w:rsidR="00B072F2" w:rsidRDefault="00C237B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-Через месяц, Эни… Через месяц мы ещё в два раза увеличим площадь… В лучшем случае… Сам город Магвиль мы возьмём где-то через пару лет…</w:t>
      </w:r>
    </w:p>
    <w:p w:rsidR="00C237B4" w:rsidRDefault="00C237B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-Это если не будет никаких внешних факторов…</w:t>
      </w:r>
    </w:p>
    <w:p w:rsidR="00C237B4" w:rsidRDefault="00C237B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грустно посмотрел на генералов и присел на стол…*</w:t>
      </w:r>
    </w:p>
    <w:p w:rsidR="00C237B4" w:rsidRDefault="00C237B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-Прям всё так печально? *Сделал глоток* Ну да… Что я как ребёнок…  Вечно питаю иллюзию, что всё кончится, а оно не кончается… Уже 200 оборотов не кончается…</w:t>
      </w:r>
    </w:p>
    <w:p w:rsidR="00F75370" w:rsidRDefault="00C237B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-Эни, мы вернём её мы… </w:t>
      </w:r>
    </w:p>
    <w:p w:rsidR="00F75370" w:rsidRDefault="00F7537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-Эни…</w:t>
      </w:r>
    </w:p>
    <w:p w:rsidR="00C237B4" w:rsidRDefault="00F7537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w:t>
      </w:r>
      <w:r w:rsidR="00C237B4">
        <w:rPr>
          <w:rFonts w:ascii="Truetypewriter PolyglOTT" w:hAnsi="Truetypewriter PolyglOTT" w:cs="Truetypewriter PolyglOTT"/>
          <w:sz w:val="28"/>
          <w:szCs w:val="28"/>
        </w:rPr>
        <w:t>Со…</w:t>
      </w:r>
    </w:p>
    <w:p w:rsidR="00B072F2" w:rsidRDefault="00C237B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этот момент сонет покачнулась и начала падать. Ли подхватил её…</w:t>
      </w:r>
      <w:r w:rsidR="00F75370">
        <w:rPr>
          <w:rFonts w:ascii="Truetypewriter PolyglOTT" w:hAnsi="Truetypewriter PolyglOTT" w:cs="Truetypewriter PolyglOTT"/>
          <w:sz w:val="28"/>
          <w:szCs w:val="28"/>
        </w:rPr>
        <w:t xml:space="preserve"> Эниси недоумённо посмотрел на это… А ли привёл Сонет в чувства…</w:t>
      </w:r>
      <w:r>
        <w:rPr>
          <w:rFonts w:ascii="Truetypewriter PolyglOTT" w:hAnsi="Truetypewriter PolyglOTT" w:cs="Truetypewriter PolyglOTT"/>
          <w:sz w:val="28"/>
          <w:szCs w:val="28"/>
        </w:rPr>
        <w:t xml:space="preserve">* </w:t>
      </w:r>
    </w:p>
    <w:p w:rsidR="00B072F2" w:rsidRDefault="00F7537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-Сонет…</w:t>
      </w:r>
    </w:p>
    <w:p w:rsidR="00F75370" w:rsidRDefault="00F7537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-Всё в порядке… Всё в полном порядке…</w:t>
      </w:r>
    </w:p>
    <w:p w:rsidR="00F75370" w:rsidRDefault="00F7537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-Когда всё в порядке, то в обморок не падают…</w:t>
      </w:r>
    </w:p>
    <w:p w:rsidR="00F75370" w:rsidRDefault="00F7537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-Это просто последствия того, как она сюда добралась… Всё скоро пройдёт…</w:t>
      </w:r>
    </w:p>
    <w:p w:rsidR="00F75370" w:rsidRDefault="00F7537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-И ты туда же… Ши… </w:t>
      </w:r>
    </w:p>
    <w:p w:rsidR="00F75370" w:rsidRDefault="00F7537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-А что с Сонет может быть не так… Ты сам десять дней в почтовом челноке проведи… Ты вообще на пустом месте волнуешься…</w:t>
      </w:r>
    </w:p>
    <w:p w:rsidR="00F75370" w:rsidRDefault="00F7537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-Вот не на пустом… Точно не на пустом…</w:t>
      </w:r>
      <w:r w:rsidR="00504346">
        <w:rPr>
          <w:rFonts w:ascii="Truetypewriter PolyglOTT" w:hAnsi="Truetypewriter PolyglOTT" w:cs="Truetypewriter PolyglOTT"/>
          <w:sz w:val="28"/>
          <w:szCs w:val="28"/>
        </w:rPr>
        <w:t xml:space="preserve"> Сначала Сонет ведёт себя как-то странно, затем падает в обморок…</w:t>
      </w:r>
      <w:r>
        <w:rPr>
          <w:rFonts w:ascii="Truetypewriter PolyglOTT" w:hAnsi="Truetypewriter PolyglOTT" w:cs="Truetypewriter PolyglOTT"/>
          <w:sz w:val="28"/>
          <w:szCs w:val="28"/>
        </w:rPr>
        <w:t xml:space="preserve"> Я всё не могу понять, что вы от меня так усердно скрываете… </w:t>
      </w:r>
    </w:p>
    <w:p w:rsidR="00F75370" w:rsidRDefault="00F7537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этот момент на мостик зашла Силь*</w:t>
      </w:r>
    </w:p>
    <w:p w:rsidR="00F75370" w:rsidRDefault="00F7537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-Ши, где ты, еда готова…</w:t>
      </w:r>
    </w:p>
    <w:p w:rsidR="00F75370" w:rsidRDefault="00F7537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-Си, скажи мне что не так с Сонет…</w:t>
      </w:r>
    </w:p>
    <w:p w:rsidR="00F75370" w:rsidRDefault="00F7537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-Да всё вроде в порядке… Я тоже сознание теряла, когда была в положении…</w:t>
      </w:r>
      <w:r w:rsidR="00583620">
        <w:rPr>
          <w:rFonts w:ascii="Truetypewriter PolyglOTT" w:hAnsi="Truetypewriter PolyglOTT" w:cs="Truetypewriter PolyglOTT"/>
          <w:sz w:val="28"/>
          <w:szCs w:val="28"/>
        </w:rPr>
        <w:t xml:space="preserve"> Ой… Я что-то не то сказала?</w:t>
      </w:r>
    </w:p>
    <w:p w:rsidR="00F75370" w:rsidRDefault="00F7537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выронил стакан из руки. Тот ударился о пол и с весёлым визгом разлетелся на мелкие кусочки. Ши потирал глаза в районе переносицы. Сонет и Ли обнялись… </w:t>
      </w:r>
      <w:r w:rsidR="00583620">
        <w:rPr>
          <w:rFonts w:ascii="Truetypewriter PolyglOTT" w:hAnsi="Truetypewriter PolyglOTT" w:cs="Truetypewriter PolyglOTT"/>
          <w:sz w:val="28"/>
          <w:szCs w:val="28"/>
        </w:rPr>
        <w:t xml:space="preserve">Спустя минуту молчания Эниси наконец собрался с мыслями. </w:t>
      </w:r>
      <w:r>
        <w:rPr>
          <w:rFonts w:ascii="Truetypewriter PolyglOTT" w:hAnsi="Truetypewriter PolyglOTT" w:cs="Truetypewriter PolyglOTT"/>
          <w:sz w:val="28"/>
          <w:szCs w:val="28"/>
        </w:rPr>
        <w:t>*</w:t>
      </w:r>
    </w:p>
    <w:p w:rsidR="00583620" w:rsidRDefault="0058362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-А почему мы не празднуем?</w:t>
      </w:r>
    </w:p>
    <w:p w:rsidR="00B072F2" w:rsidRDefault="009158F2" w:rsidP="009158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04:30 14.09.2010 *Эниси попросил всех, кроме Сонет и Ли удалится. Ши продолжал командовать, Си готовила еду на стол…*</w:t>
      </w:r>
    </w:p>
    <w:p w:rsidR="009158F2" w:rsidRDefault="009158F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-Мы же договаривались...</w:t>
      </w:r>
    </w:p>
    <w:p w:rsidR="00B072F2" w:rsidRDefault="009158F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-Мы просчитались… </w:t>
      </w:r>
      <w:r w:rsidR="00C012FF">
        <w:rPr>
          <w:rFonts w:ascii="Truetypewriter PolyglOTT" w:hAnsi="Truetypewriter PolyglOTT" w:cs="Truetypewriter PolyglOTT"/>
          <w:sz w:val="28"/>
          <w:szCs w:val="28"/>
        </w:rPr>
        <w:t xml:space="preserve">Я просчиталась… Тогда, на Адоре… </w:t>
      </w:r>
      <w:r>
        <w:rPr>
          <w:rFonts w:ascii="Truetypewriter PolyglOTT" w:hAnsi="Truetypewriter PolyglOTT" w:cs="Truetypewriter PolyglOTT"/>
          <w:sz w:val="28"/>
          <w:szCs w:val="28"/>
        </w:rPr>
        <w:t>Всё было выверено до дня и…</w:t>
      </w:r>
    </w:p>
    <w:p w:rsidR="00B072F2" w:rsidRDefault="009158F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 ладно, что сделано, то сделано… Я вас не виню…</w:t>
      </w:r>
      <w:r w:rsidR="00C012FF">
        <w:rPr>
          <w:rFonts w:ascii="Truetypewriter PolyglOTT" w:hAnsi="Truetypewriter PolyglOTT" w:cs="Truetypewriter PolyglOTT"/>
          <w:sz w:val="28"/>
          <w:szCs w:val="28"/>
        </w:rPr>
        <w:t xml:space="preserve"> С другой стороны, это объясняет почему ты вдруг ни с того ни с сего сорвалась с Сильвы… Ты тогда узнала, что беременна?</w:t>
      </w:r>
    </w:p>
    <w:p w:rsidR="00C012FF" w:rsidRDefault="00C012F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-Да…</w:t>
      </w:r>
    </w:p>
    <w:p w:rsidR="00B072F2" w:rsidRDefault="00C012F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-Ладно, не суть… Лучше скажите мне: скрывать то зачем было? Я бы не сегодня, так через пару месяцев точно бы узнал…</w:t>
      </w:r>
    </w:p>
    <w:p w:rsidR="00C012FF" w:rsidRDefault="00C012F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-Потому что, Эни… Потому что мы не хотим туда, где безопасно… </w:t>
      </w:r>
    </w:p>
    <w:p w:rsidR="00C012FF" w:rsidRDefault="00C012F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Сонет: -Мы хотим быть на Магвиле… И я, и Ли… Мы всё понимаем… Но ты стал перегибать палку со своей заботой… Это ранит, Эни…</w:t>
      </w:r>
    </w:p>
    <w:p w:rsidR="00C012FF" w:rsidRDefault="00E336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-Заботой… Да если б вы…</w:t>
      </w:r>
    </w:p>
    <w:p w:rsidR="00E336CD" w:rsidRDefault="00E336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-А мы понимаем, Эниси… Ты просто забыл… Ты думаешь, что ты один кого-то потерял? Сонет, если ты не забыл, осталась без отца и без брата… Считай, что они в той же ситуации, что Ниссэ. А Тао… Ты думаешь, что ты один скорбил тогда? Мы вместе с ним воспитывали Исаака… И Тао не был убит, он сам не захотел жить… Это был его выбор, Эниси… Мы бы могли его спасти… Но он не хотел… А знаешь почему? </w:t>
      </w:r>
    </w:p>
    <w:p w:rsidR="00E336CD" w:rsidRDefault="00E336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посмотрел на Эниси…*</w:t>
      </w:r>
    </w:p>
    <w:p w:rsidR="00E336CD" w:rsidRDefault="00E336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-Потому что сын герцогини Тао имел полное право на престол… А значит бы это в момент сделало бы тебя нелегитимным правителем… Он умер ради тебя, и из-за тебя, Эниси…</w:t>
      </w:r>
    </w:p>
    <w:p w:rsidR="00B072F2" w:rsidRDefault="00E336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посмотрел на Ли… На Сонет… Он вдохнул…*</w:t>
      </w:r>
    </w:p>
    <w:p w:rsidR="00E336CD" w:rsidRDefault="00E336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-Так значит вот как… </w:t>
      </w:r>
    </w:p>
    <w:p w:rsidR="00CD2D0A" w:rsidRDefault="00E336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 он дрогнул…</w:t>
      </w:r>
      <w:r w:rsidR="00CD2D0A">
        <w:rPr>
          <w:rFonts w:ascii="Truetypewriter PolyglOTT" w:hAnsi="Truetypewriter PolyglOTT" w:cs="Truetypewriter PolyglOTT"/>
          <w:sz w:val="28"/>
          <w:szCs w:val="28"/>
        </w:rPr>
        <w:t xml:space="preserve"> В его памяти пролетело одно воспоминание:</w:t>
      </w:r>
    </w:p>
    <w:p w:rsidR="00711BF7" w:rsidRDefault="00711BF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199</w:t>
      </w:r>
      <w:r w:rsidRPr="00BC0ACF">
        <w:rPr>
          <w:rFonts w:ascii="Truetypewriter PolyglOTT" w:hAnsi="Truetypewriter PolyglOTT" w:cs="Truetypewriter PolyglOTT"/>
          <w:sz w:val="28"/>
          <w:szCs w:val="28"/>
        </w:rPr>
        <w:t>’</w:t>
      </w:r>
      <w:r>
        <w:rPr>
          <w:rFonts w:ascii="Truetypewriter PolyglOTT" w:hAnsi="Truetypewriter PolyglOTT" w:cs="Truetypewriter PolyglOTT"/>
          <w:sz w:val="28"/>
          <w:szCs w:val="28"/>
        </w:rPr>
        <w:t>40</w:t>
      </w:r>
      <w:r w:rsidRPr="00BC0ACF">
        <w:rPr>
          <w:rFonts w:ascii="Truetypewriter PolyglOTT" w:hAnsi="Truetypewriter PolyglOTT" w:cs="Truetypewriter PolyglOTT"/>
          <w:sz w:val="28"/>
          <w:szCs w:val="28"/>
        </w:rPr>
        <w:t>’’</w:t>
      </w:r>
      <w:r>
        <w:rPr>
          <w:rFonts w:ascii="Truetypewriter PolyglOTT" w:hAnsi="Truetypewriter PolyglOTT" w:cs="Truetypewriter PolyglOTT"/>
          <w:sz w:val="28"/>
          <w:szCs w:val="28"/>
        </w:rPr>
        <w:t>17 793 об *Родовой замок Зофэ*</w:t>
      </w:r>
    </w:p>
    <w:p w:rsidR="00CD2D0A" w:rsidRDefault="00CD2D0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r>
      <w:r w:rsidR="000A42B9">
        <w:rPr>
          <w:rFonts w:ascii="Truetypewriter PolyglOTT" w:hAnsi="Truetypewriter PolyglOTT" w:cs="Truetypewriter PolyglOTT"/>
          <w:sz w:val="28"/>
          <w:szCs w:val="28"/>
        </w:rPr>
        <w:t>Мараика: -Эни, вы где?</w:t>
      </w:r>
    </w:p>
    <w:p w:rsidR="000A42B9" w:rsidRDefault="000A42B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Эниси: -Идём, мам… Ни, что ты рассматриваешь?</w:t>
      </w:r>
    </w:p>
    <w:p w:rsidR="000A42B9" w:rsidRDefault="0016607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Ниссэ: -Видишь это гнездо ск</w:t>
      </w:r>
      <w:r w:rsidR="000A42B9">
        <w:rPr>
          <w:rFonts w:ascii="Truetypewriter PolyglOTT" w:hAnsi="Truetypewriter PolyglOTT" w:cs="Truetypewriter PolyglOTT"/>
          <w:sz w:val="28"/>
          <w:szCs w:val="28"/>
        </w:rPr>
        <w:t>вижа?</w:t>
      </w:r>
    </w:p>
    <w:p w:rsidR="000A42B9" w:rsidRDefault="000A42B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Эниси: -Да… Что тут такого?</w:t>
      </w:r>
    </w:p>
    <w:p w:rsidR="000A42B9" w:rsidRDefault="000A42B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Ниссэ: -Её гнездо уже стало тесным для птенцов… И пришло время научится им летать самим, или погибнуть… Если у нас будет ребёнок, Эни… Сможешь ли ты его отпустить?</w:t>
      </w:r>
    </w:p>
    <w:p w:rsidR="000A42B9" w:rsidRDefault="000A42B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Эниси: -Конечно, дорогая… Конечно…</w:t>
      </w:r>
    </w:p>
    <w:p w:rsidR="00B072F2" w:rsidRDefault="000A42B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 xml:space="preserve">Нильс: -Эниси Нильс Фирцино </w:t>
      </w:r>
      <w:r w:rsidR="00D51183">
        <w:rPr>
          <w:rFonts w:ascii="Truetypewriter PolyglOTT" w:hAnsi="Truetypewriter PolyglOTT" w:cs="Truetypewriter PolyglOTT"/>
          <w:sz w:val="28"/>
          <w:szCs w:val="28"/>
        </w:rPr>
        <w:t>Зофэ, Ниссэ</w:t>
      </w:r>
      <w:r w:rsidR="00711BF7">
        <w:rPr>
          <w:rFonts w:ascii="Truetypewriter PolyglOTT" w:hAnsi="Truetypewriter PolyglOTT" w:cs="Truetypewriter PolyglOTT"/>
          <w:sz w:val="28"/>
          <w:szCs w:val="28"/>
        </w:rPr>
        <w:t xml:space="preserve"> Фитро </w:t>
      </w:r>
      <w:r w:rsidR="00D51183">
        <w:rPr>
          <w:rFonts w:ascii="Truetypewriter PolyglOTT" w:hAnsi="Truetypewriter PolyglOTT" w:cs="Truetypewriter PolyglOTT"/>
          <w:sz w:val="28"/>
          <w:szCs w:val="28"/>
        </w:rPr>
        <w:t>Гильо</w:t>
      </w:r>
      <w:r w:rsidR="00711BF7">
        <w:rPr>
          <w:rFonts w:ascii="Truetypewriter PolyglOTT" w:hAnsi="Truetypewriter PolyglOTT" w:cs="Truetypewriter PolyglOTT"/>
          <w:sz w:val="28"/>
          <w:szCs w:val="28"/>
        </w:rPr>
        <w:t>… Ваш ужин давно готов…</w:t>
      </w:r>
      <w:r w:rsidR="00E336CD">
        <w:rPr>
          <w:rFonts w:ascii="Truetypewriter PolyglOTT" w:hAnsi="Truetypewriter PolyglOTT" w:cs="Truetypewriter PolyglOTT"/>
          <w:sz w:val="28"/>
          <w:szCs w:val="28"/>
        </w:rPr>
        <w:t>*</w:t>
      </w:r>
    </w:p>
    <w:p w:rsidR="00F92326" w:rsidRDefault="00F923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-Вы, видно, правы… </w:t>
      </w:r>
    </w:p>
    <w:p w:rsidR="00F92326" w:rsidRDefault="00F92326" w:rsidP="00F92326">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50. Долгая боль…</w:t>
      </w:r>
    </w:p>
    <w:p w:rsidR="00B072F2" w:rsidRDefault="005959B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05:30 </w:t>
      </w:r>
      <w:r w:rsidR="00D51183">
        <w:rPr>
          <w:rFonts w:ascii="Truetypewriter PolyglOTT" w:hAnsi="Truetypewriter PolyglOTT" w:cs="Truetypewriter PolyglOTT"/>
          <w:sz w:val="28"/>
          <w:szCs w:val="28"/>
        </w:rPr>
        <w:t>14.09.2010 *</w:t>
      </w:r>
      <w:r w:rsidR="00F92326">
        <w:rPr>
          <w:rFonts w:ascii="Truetypewriter PolyglOTT" w:hAnsi="Truetypewriter PolyglOTT" w:cs="Truetypewriter PolyglOTT"/>
          <w:sz w:val="28"/>
          <w:szCs w:val="28"/>
        </w:rPr>
        <w:t>Эниси удалился*</w:t>
      </w:r>
    </w:p>
    <w:p w:rsidR="00B072F2" w:rsidRDefault="00F923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-Что с ним? Никогда я его таким не видела… Может он тоже кого-то ждёт?</w:t>
      </w:r>
    </w:p>
    <w:p w:rsidR="00F92326" w:rsidRDefault="00F923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Ли: -Ниссэ… Он ждёт Ниссэ… Не до шуток, Со… Пойду-ка я </w:t>
      </w:r>
      <w:r w:rsidR="00D51183">
        <w:rPr>
          <w:rFonts w:ascii="Truetypewriter PolyglOTT" w:hAnsi="Truetypewriter PolyglOTT" w:cs="Truetypewriter PolyglOTT"/>
          <w:sz w:val="28"/>
          <w:szCs w:val="28"/>
        </w:rPr>
        <w:t>посмотрю,</w:t>
      </w:r>
      <w:r>
        <w:rPr>
          <w:rFonts w:ascii="Truetypewriter PolyglOTT" w:hAnsi="Truetypewriter PolyglOTT" w:cs="Truetypewriter PolyglOTT"/>
          <w:sz w:val="28"/>
          <w:szCs w:val="28"/>
        </w:rPr>
        <w:t xml:space="preserve"> что с ним…</w:t>
      </w:r>
    </w:p>
    <w:p w:rsidR="00F92326" w:rsidRDefault="00F923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вошёл в комнату. Эниси в этот момент пытался открыть бутылку с вином… Увидев брата он остановился… *</w:t>
      </w:r>
    </w:p>
    <w:p w:rsidR="00B072F2" w:rsidRDefault="00F923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-Ты знал, что это всё обман? Что нет никакой непереносимости?</w:t>
      </w:r>
    </w:p>
    <w:p w:rsidR="00F92326" w:rsidRDefault="00F923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-Ты это к чему?</w:t>
      </w:r>
    </w:p>
    <w:p w:rsidR="00F92326" w:rsidRDefault="00F9232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-Вот вы все, как один твердите, что мы вернём Исаака, вернём Ниссэ… А толку с того? Я могу скомандовать и начать полную атаку, я – фактический правитель Пимбазена… И будто я того хотел, да… Но до того, как потерял самое дорогое, что было… Ну и толку мне с огромного замка, с одежды за миллионы квампетцо (пимбазенская денежная мера)… Если бы мне завтра предложили вернуться в 793 без всего или же </w:t>
      </w:r>
      <w:r w:rsidR="0060792E">
        <w:rPr>
          <w:rFonts w:ascii="Truetypewriter PolyglOTT" w:hAnsi="Truetypewriter PolyglOTT" w:cs="Truetypewriter PolyglOTT"/>
          <w:sz w:val="28"/>
          <w:szCs w:val="28"/>
        </w:rPr>
        <w:t xml:space="preserve">стать королём всего содружества… Я бы выбрал второе… </w:t>
      </w:r>
    </w:p>
    <w:p w:rsidR="0060792E" w:rsidRDefault="0060792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-А я бы не выбирал, Зофэ… Прошлое в прошлом, а настоящее здесь… Хочешь ты того или нет… Ты не вернёшь ни родителей, ни Тао… Но ты можешь вернуть Исаака и Ниссэ. Ты можешь дать пожить своей судьбой и мне и Со… Думай, Эниси… На самом деле только твоё решение…</w:t>
      </w:r>
      <w:r w:rsidR="00435D64">
        <w:rPr>
          <w:rFonts w:ascii="Truetypewriter PolyglOTT" w:hAnsi="Truetypewriter PolyglOTT" w:cs="Truetypewriter PolyglOTT"/>
          <w:sz w:val="28"/>
          <w:szCs w:val="28"/>
        </w:rPr>
        <w:t xml:space="preserve"> Но не думаю, что Нис оценила бы, если бы ты держал её вдалеке от опасности…</w:t>
      </w:r>
    </w:p>
    <w:p w:rsidR="00435D64" w:rsidRDefault="00435D6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-Эта бойкая особа была неостановима… Я бы её и не смог…</w:t>
      </w:r>
    </w:p>
    <w:p w:rsidR="00435D64" w:rsidRDefault="00435D6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комнату влетел солдат. Задыхаясь он сказал*</w:t>
      </w:r>
    </w:p>
    <w:p w:rsidR="00B072F2" w:rsidRDefault="00435D6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-Пимбура… Генерал … приказал … срочно на мостик…</w:t>
      </w:r>
    </w:p>
    <w:p w:rsidR="00B072F2" w:rsidRDefault="00435D6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w:t>
      </w:r>
      <w:r w:rsidR="005959B3">
        <w:rPr>
          <w:rFonts w:ascii="Truetypewriter PolyglOTT" w:hAnsi="Truetypewriter PolyglOTT" w:cs="Truetypewriter PolyglOTT"/>
          <w:sz w:val="28"/>
          <w:szCs w:val="28"/>
        </w:rPr>
        <w:t>Эниси и Ли подумали, что началась атака, потому</w:t>
      </w:r>
      <w:r>
        <w:rPr>
          <w:rFonts w:ascii="Truetypewriter PolyglOTT" w:hAnsi="Truetypewriter PolyglOTT" w:cs="Truetypewriter PolyglOTT"/>
          <w:sz w:val="28"/>
          <w:szCs w:val="28"/>
        </w:rPr>
        <w:t xml:space="preserve"> через пару минут оказались на мостике…</w:t>
      </w:r>
      <w:r w:rsidR="005959B3">
        <w:rPr>
          <w:rFonts w:ascii="Truetypewriter PolyglOTT" w:hAnsi="Truetypewriter PolyglOTT" w:cs="Truetypewriter PolyglOTT"/>
          <w:sz w:val="28"/>
          <w:szCs w:val="28"/>
        </w:rPr>
        <w:t xml:space="preserve"> Там никого не было. Освещение было погашено, и лишь одинокая свеча озаряла стол… Из-за спины кто-то выпрыгнул… Синхронно братья сделали шаг назад и переложили напавшего на них…</w:t>
      </w:r>
      <w:r>
        <w:rPr>
          <w:rFonts w:ascii="Truetypewriter PolyglOTT" w:hAnsi="Truetypewriter PolyglOTT" w:cs="Truetypewriter PolyglOTT"/>
          <w:sz w:val="28"/>
          <w:szCs w:val="28"/>
        </w:rPr>
        <w:t>*</w:t>
      </w:r>
    </w:p>
    <w:p w:rsidR="00B072F2" w:rsidRDefault="005959B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-Ши!?</w:t>
      </w:r>
    </w:p>
    <w:p w:rsidR="005959B3" w:rsidRDefault="005959B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Ши: -Я, что ж так больно то… </w:t>
      </w:r>
    </w:p>
    <w:p w:rsidR="005959B3" w:rsidRDefault="005959B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поднял шт</w:t>
      </w:r>
      <w:r w:rsidR="00D51183">
        <w:rPr>
          <w:rFonts w:ascii="Truetypewriter PolyglOTT" w:hAnsi="Truetypewriter PolyglOTT" w:cs="Truetypewriter PolyglOTT"/>
          <w:sz w:val="28"/>
          <w:szCs w:val="28"/>
        </w:rPr>
        <w:t>анину и затянул покрепче экзоске</w:t>
      </w:r>
      <w:r>
        <w:rPr>
          <w:rFonts w:ascii="Truetypewriter PolyglOTT" w:hAnsi="Truetypewriter PolyglOTT" w:cs="Truetypewriter PolyglOTT"/>
          <w:sz w:val="28"/>
          <w:szCs w:val="28"/>
        </w:rPr>
        <w:t>лет, позволявший ему не испытывать особую боль при ходьбе… *</w:t>
      </w:r>
    </w:p>
    <w:p w:rsidR="00B072F2" w:rsidRDefault="005959B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-Прости, но ты подкрался… В нас с Ли не исправимы рефлексы, данные тогда в академии…</w:t>
      </w:r>
    </w:p>
    <w:p w:rsidR="005959B3" w:rsidRDefault="005959B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подошёл к выключателю и включил свет*</w:t>
      </w:r>
    </w:p>
    <w:p w:rsidR="00B072F2" w:rsidRDefault="005959B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 -Сюрприз!!!</w:t>
      </w:r>
    </w:p>
    <w:p w:rsidR="00B072F2" w:rsidRDefault="005959B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-Надо было за вами позже посылать</w:t>
      </w:r>
    </w:p>
    <w:p w:rsidR="00B072F2" w:rsidRDefault="005959B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*В комнату зашла Сонет…*</w:t>
      </w:r>
    </w:p>
    <w:p w:rsidR="005959B3" w:rsidRDefault="005959B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 -Что за сюр… Ухты…</w:t>
      </w:r>
    </w:p>
    <w:p w:rsidR="005959B3" w:rsidRDefault="005959B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*Посреди мостика стоял огромный стол. На нём красовались различные яства… Ши подошёл к столу и достал оттуда обрывок ткани *</w:t>
      </w:r>
    </w:p>
    <w:p w:rsidR="005959B3" w:rsidRDefault="005959B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w:t>
      </w:r>
      <w:r w:rsidR="00166078">
        <w:rPr>
          <w:rFonts w:ascii="Truetypewriter PolyglOTT" w:hAnsi="Truetypewriter PolyglOTT" w:cs="Truetypewriter PolyglOTT"/>
          <w:sz w:val="28"/>
          <w:szCs w:val="28"/>
        </w:rPr>
        <w:t xml:space="preserve">Вас, Ли… Мы с Си поздравим чуть позже… А сейчас… Эниси, ты </w:t>
      </w:r>
      <w:r w:rsidR="00D51183">
        <w:rPr>
          <w:rFonts w:ascii="Truetypewriter PolyglOTT" w:hAnsi="Truetypewriter PolyglOTT" w:cs="Truetypewriter PolyglOTT"/>
          <w:sz w:val="28"/>
          <w:szCs w:val="28"/>
        </w:rPr>
        <w:t>знаешь,</w:t>
      </w:r>
      <w:r w:rsidR="00166078">
        <w:rPr>
          <w:rFonts w:ascii="Truetypewriter PolyglOTT" w:hAnsi="Truetypewriter PolyglOTT" w:cs="Truetypewriter PolyglOTT"/>
          <w:sz w:val="28"/>
          <w:szCs w:val="28"/>
        </w:rPr>
        <w:t xml:space="preserve"> что это?</w:t>
      </w:r>
    </w:p>
    <w:p w:rsidR="00166078" w:rsidRDefault="0016607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*У Ши в руках был флаг Пимбазена: белый холст </w:t>
      </w:r>
      <w:r w:rsidR="00D51183">
        <w:rPr>
          <w:rFonts w:ascii="Truetypewriter PolyglOTT" w:hAnsi="Truetypewriter PolyglOTT" w:cs="Truetypewriter PolyglOTT"/>
          <w:sz w:val="28"/>
          <w:szCs w:val="28"/>
        </w:rPr>
        <w:t>с кругом,</w:t>
      </w:r>
      <w:r>
        <w:rPr>
          <w:rFonts w:ascii="Truetypewriter PolyglOTT" w:hAnsi="Truetypewriter PolyglOTT" w:cs="Truetypewriter PolyglOTT"/>
          <w:sz w:val="28"/>
          <w:szCs w:val="28"/>
        </w:rPr>
        <w:t xml:space="preserve"> разделённым пополам по диагонали, внутри которого был берег моря ночью и днём. Вроде бы ничего не обычного, если этот символ не был в левом верхнем углу. В центре же красовался сквиж. Эта величественная птица с серебристым оперением и длинными перьями на концах крыльев восседала на ветви. На </w:t>
      </w:r>
      <w:r w:rsidR="008A6730">
        <w:rPr>
          <w:rFonts w:ascii="Truetypewriter PolyglOTT" w:hAnsi="Truetypewriter PolyglOTT" w:cs="Truetypewriter PolyglOTT"/>
          <w:sz w:val="28"/>
          <w:szCs w:val="28"/>
        </w:rPr>
        <w:t xml:space="preserve">флаге лежал тонкий золотой обруч с драгоценными камнями. </w:t>
      </w:r>
      <w:r>
        <w:rPr>
          <w:rFonts w:ascii="Truetypewriter PolyglOTT" w:hAnsi="Truetypewriter PolyglOTT" w:cs="Truetypewriter PolyglOTT"/>
          <w:sz w:val="28"/>
          <w:szCs w:val="28"/>
        </w:rPr>
        <w:t>*</w:t>
      </w:r>
    </w:p>
    <w:p w:rsidR="005959B3" w:rsidRDefault="0016607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-Родовой флаг семьи </w:t>
      </w:r>
      <w:r w:rsidR="00D51183">
        <w:rPr>
          <w:rFonts w:ascii="Truetypewriter PolyglOTT" w:hAnsi="Truetypewriter PolyglOTT" w:cs="Truetypewriter PolyglOTT"/>
          <w:sz w:val="28"/>
          <w:szCs w:val="28"/>
        </w:rPr>
        <w:t>Зофэ</w:t>
      </w:r>
      <w:r>
        <w:rPr>
          <w:rFonts w:ascii="Truetypewriter PolyglOTT" w:hAnsi="Truetypewriter PolyglOTT" w:cs="Truetypewriter PolyglOTT"/>
          <w:sz w:val="28"/>
          <w:szCs w:val="28"/>
        </w:rPr>
        <w:t xml:space="preserve">. </w:t>
      </w:r>
      <w:r w:rsidR="008A6730">
        <w:rPr>
          <w:rFonts w:ascii="Truetypewriter PolyglOTT" w:hAnsi="Truetypewriter PolyglOTT" w:cs="Truetypewriter PolyglOTT"/>
          <w:sz w:val="28"/>
          <w:szCs w:val="28"/>
        </w:rPr>
        <w:t>А это ты где</w:t>
      </w:r>
      <w:r>
        <w:rPr>
          <w:rFonts w:ascii="Truetypewriter PolyglOTT" w:hAnsi="Truetypewriter PolyglOTT" w:cs="Truetypewriter PolyglOTT"/>
          <w:sz w:val="28"/>
          <w:szCs w:val="28"/>
        </w:rPr>
        <w:t xml:space="preserve"> достал?</w:t>
      </w:r>
    </w:p>
    <w:p w:rsidR="00166078" w:rsidRDefault="0016607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-Ну знаешь, ты не исследовал самое очевидное: тюрьму на Сильве…</w:t>
      </w:r>
    </w:p>
    <w:p w:rsidR="00166078" w:rsidRDefault="0016607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-Там от тюрьмы ни осталось ничего…</w:t>
      </w:r>
    </w:p>
    <w:p w:rsidR="00166078" w:rsidRDefault="0016607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-Ничего, кроме погребов… Держите, ваше высочество. Оно по праву ваше</w:t>
      </w:r>
      <w:r w:rsidR="008A6730">
        <w:rPr>
          <w:rFonts w:ascii="Truetypewriter PolyglOTT" w:hAnsi="Truetypewriter PolyglOTT" w:cs="Truetypewriter PolyglOTT"/>
          <w:sz w:val="28"/>
          <w:szCs w:val="28"/>
        </w:rPr>
        <w:t>…</w:t>
      </w:r>
    </w:p>
    <w:p w:rsidR="008A6730" w:rsidRDefault="008A673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-Но что в тюрьме делала корона?</w:t>
      </w:r>
    </w:p>
    <w:p w:rsidR="008A6730" w:rsidRDefault="008A673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 взял корону и прочитал гравировку внутри: моему сыну Нильсу Висту</w:t>
      </w:r>
      <w:r w:rsidR="001E1969">
        <w:rPr>
          <w:rFonts w:ascii="Truetypewriter PolyglOTT" w:hAnsi="Truetypewriter PolyglOTT" w:cs="Truetypewriter PolyglOTT"/>
          <w:sz w:val="28"/>
          <w:szCs w:val="28"/>
        </w:rPr>
        <w:t xml:space="preserve"> Фирцино</w:t>
      </w:r>
      <w:r>
        <w:rPr>
          <w:rFonts w:ascii="Truetypewriter PolyglOTT" w:hAnsi="Truetypewriter PolyglOTT" w:cs="Truetypewriter PolyglOTT"/>
          <w:sz w:val="28"/>
          <w:szCs w:val="28"/>
        </w:rPr>
        <w:t xml:space="preserve"> </w:t>
      </w:r>
      <w:r w:rsidR="00D51183">
        <w:rPr>
          <w:rFonts w:ascii="Truetypewriter PolyglOTT" w:hAnsi="Truetypewriter PolyglOTT" w:cs="Truetypewriter PolyglOTT"/>
          <w:sz w:val="28"/>
          <w:szCs w:val="28"/>
        </w:rPr>
        <w:t>Зофэ</w:t>
      </w:r>
      <w:r>
        <w:rPr>
          <w:rFonts w:ascii="Truetypewriter PolyglOTT" w:hAnsi="Truetypewriter PolyglOTT" w:cs="Truetypewriter PolyglOTT"/>
          <w:sz w:val="28"/>
          <w:szCs w:val="28"/>
        </w:rPr>
        <w:t>: трон и моё сердце…*</w:t>
      </w:r>
    </w:p>
    <w:p w:rsidR="008A6730" w:rsidRDefault="008A673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-Это корона отца… Но почему на Сильве? *Он ненадолго замолчал* Потому что они повенчались на Сильве… Отец никогда не рассказывал, что это произошло в тюрьме… Потому корона и в погребах: как символ обмена престола на любовь… Ши… Ты даже не представляешь сколько в этой вещи цены…</w:t>
      </w:r>
    </w:p>
    <w:p w:rsidR="008A6730" w:rsidRDefault="008A673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аккуратно положил её на флаг и завернул*</w:t>
      </w:r>
    </w:p>
    <w:p w:rsidR="005959B3" w:rsidRDefault="008A673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-Это не моё… Это корона Исаака</w:t>
      </w:r>
    </w:p>
    <w:p w:rsidR="00A342D3" w:rsidRDefault="00A342D3" w:rsidP="00A342D3">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51. Если долго всматриваться во тьму…</w:t>
      </w:r>
    </w:p>
    <w:p w:rsidR="00A342D3" w:rsidRDefault="00530F9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09:07 14.09.2010 </w:t>
      </w:r>
      <w:r w:rsidR="00A342D3">
        <w:rPr>
          <w:rFonts w:ascii="Truetypewriter PolyglOTT" w:hAnsi="Truetypewriter PolyglOTT" w:cs="Truetypewriter PolyglOTT"/>
          <w:sz w:val="28"/>
          <w:szCs w:val="28"/>
        </w:rPr>
        <w:t xml:space="preserve">*Импровизированное застолье закончилось, и Ли отправился на улицу чтобы </w:t>
      </w:r>
      <w:r w:rsidR="00D51183">
        <w:rPr>
          <w:rFonts w:ascii="Truetypewriter PolyglOTT" w:hAnsi="Truetypewriter PolyglOTT" w:cs="Truetypewriter PolyglOTT"/>
          <w:sz w:val="28"/>
          <w:szCs w:val="28"/>
        </w:rPr>
        <w:t>посмотреть,</w:t>
      </w:r>
      <w:r w:rsidR="00A342D3">
        <w:rPr>
          <w:rFonts w:ascii="Truetypewriter PolyglOTT" w:hAnsi="Truetypewriter PolyglOTT" w:cs="Truetypewriter PolyglOTT"/>
          <w:sz w:val="28"/>
          <w:szCs w:val="28"/>
        </w:rPr>
        <w:t xml:space="preserve"> как идут дела. </w:t>
      </w:r>
    </w:p>
    <w:p w:rsidR="00530F97" w:rsidRDefault="00A342D3" w:rsidP="00530F97">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Генералы, привезённые с </w:t>
      </w:r>
      <w:r>
        <w:rPr>
          <w:rFonts w:ascii="Truetypewriter PolyglOTT" w:hAnsi="Truetypewriter PolyglOTT" w:cs="Truetypewriter PolyglOTT"/>
          <w:sz w:val="28"/>
          <w:szCs w:val="28"/>
          <w:lang w:val="en-US"/>
        </w:rPr>
        <w:t>S</w:t>
      </w:r>
      <w:r w:rsidRPr="00A342D3">
        <w:rPr>
          <w:rFonts w:ascii="Truetypewriter PolyglOTT" w:hAnsi="Truetypewriter PolyglOTT" w:cs="Truetypewriter PolyglOTT"/>
          <w:sz w:val="28"/>
          <w:szCs w:val="28"/>
        </w:rPr>
        <w:t xml:space="preserve">-03 </w:t>
      </w:r>
      <w:r>
        <w:rPr>
          <w:rFonts w:ascii="Truetypewriter PolyglOTT" w:hAnsi="Truetypewriter PolyglOTT" w:cs="Truetypewriter PolyglOTT"/>
          <w:sz w:val="28"/>
          <w:szCs w:val="28"/>
        </w:rPr>
        <w:t xml:space="preserve">быстро усвоили введение и уже действовали сами: их неопытность играла им на руку, т.к. Фонст и Ламан были уверены, что сражаются против Шрина </w:t>
      </w:r>
      <w:r w:rsidR="00D51183">
        <w:rPr>
          <w:rFonts w:ascii="Truetypewriter PolyglOTT" w:hAnsi="Truetypewriter PolyglOTT" w:cs="Truetypewriter PolyglOTT"/>
          <w:sz w:val="28"/>
          <w:szCs w:val="28"/>
        </w:rPr>
        <w:t>Кришлау</w:t>
      </w:r>
      <w:r>
        <w:rPr>
          <w:rFonts w:ascii="Truetypewriter PolyglOTT" w:hAnsi="Truetypewriter PolyglOTT" w:cs="Truetypewriter PolyglOTT"/>
          <w:sz w:val="28"/>
          <w:szCs w:val="28"/>
        </w:rPr>
        <w:t xml:space="preserve"> и Эниси Ли. Они пытались продумать их действия… Но никак не могли, каждый раз они оказывались слишком абсурдными, для генералов, с таким опытом. Но тем не менее нельзя сказать, что молодая </w:t>
      </w:r>
      <w:r>
        <w:rPr>
          <w:rFonts w:ascii="Truetypewriter PolyglOTT" w:hAnsi="Truetypewriter PolyglOTT" w:cs="Truetypewriter PolyglOTT"/>
          <w:sz w:val="28"/>
          <w:szCs w:val="28"/>
        </w:rPr>
        <w:lastRenderedPageBreak/>
        <w:t>кровь не усваивала ошибки, наоборот, они учились крайне быстро, потому занятый плацдарм не уменьшался, даже слегка</w:t>
      </w:r>
      <w:r w:rsidR="00530F97">
        <w:rPr>
          <w:rFonts w:ascii="Truetypewriter PolyglOTT" w:hAnsi="Truetypewriter PolyglOTT" w:cs="Truetypewriter PolyglOTT"/>
          <w:sz w:val="28"/>
          <w:szCs w:val="28"/>
        </w:rPr>
        <w:t xml:space="preserve"> прира</w:t>
      </w:r>
      <w:r>
        <w:rPr>
          <w:rFonts w:ascii="Truetypewriter PolyglOTT" w:hAnsi="Truetypewriter PolyglOTT" w:cs="Truetypewriter PolyglOTT"/>
          <w:sz w:val="28"/>
          <w:szCs w:val="28"/>
        </w:rPr>
        <w:t xml:space="preserve">стал… Ли посмотрел в сторону: элите привезли новые щиты: Маленькие браслеты, надевавшиеся на кисть, от которых шли </w:t>
      </w:r>
      <w:r w:rsidR="00D51183">
        <w:rPr>
          <w:rFonts w:ascii="Truetypewriter PolyglOTT" w:hAnsi="Truetypewriter PolyglOTT" w:cs="Truetypewriter PolyglOTT"/>
          <w:sz w:val="28"/>
          <w:szCs w:val="28"/>
        </w:rPr>
        <w:t>провода к</w:t>
      </w:r>
      <w:r>
        <w:rPr>
          <w:rFonts w:ascii="Truetypewriter PolyglOTT" w:hAnsi="Truetypewriter PolyglOTT" w:cs="Truetypewriter PolyglOTT"/>
          <w:sz w:val="28"/>
          <w:szCs w:val="28"/>
        </w:rPr>
        <w:t xml:space="preserve"> коробочке на предплечье… Солдат сжал кулак левой руки и перед ним зажёгся голубоватый свет. Он был прозрачен. Это был щит конструкции Ли. </w:t>
      </w:r>
    </w:p>
    <w:p w:rsidR="00530F97" w:rsidRDefault="00530F97" w:rsidP="00530F97">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смотрел на это с умилением: когда-то он создал эти щиты для того, чтобы убить Незеса Шена… А сейчас они были около него. Стоит отметить, что сам Ли питал свои щиты от батарей, заряда которых в лучшем случае хватало на несколько минут, а сами они с трудом помещались в огромный рюкзак… Тут же маленькая коробочка питала эти устройства.</w:t>
      </w:r>
    </w:p>
    <w:p w:rsidR="00530F97" w:rsidRDefault="00530F97" w:rsidP="00530F97">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Началась тренировка. Солдаты начали сражаться и открывать щиты в моменты нападения. Ли смотрел на это: в точках попадания мечей по щиту, тот искривлялся, белел, но держал удар. В них стреляли, но всё равно не могли пробить…</w:t>
      </w:r>
    </w:p>
    <w:p w:rsidR="008A6730" w:rsidRDefault="00530F97" w:rsidP="00530F97">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Наконец он не выдержал</w:t>
      </w:r>
      <w:r w:rsidR="00A342D3">
        <w:rPr>
          <w:rFonts w:ascii="Truetypewriter PolyglOTT" w:hAnsi="Truetypewriter PolyglOTT" w:cs="Truetypewriter PolyglOTT"/>
          <w:sz w:val="28"/>
          <w:szCs w:val="28"/>
        </w:rPr>
        <w:t>*</w:t>
      </w:r>
    </w:p>
    <w:p w:rsidR="005959B3" w:rsidRDefault="00530F9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-Молеаний, одолжи мне устройство...</w:t>
      </w:r>
    </w:p>
    <w:p w:rsidR="00530F97" w:rsidRDefault="00530F9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-Здравствуйте, Ли… Да, пожалуйста</w:t>
      </w:r>
    </w:p>
    <w:p w:rsidR="005959B3" w:rsidRDefault="00530F9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17:33 14.09.2010 *Ли заперся в своей комнате. Казалось, что он исчез… Наконец в комнату вошла Сонет*</w:t>
      </w:r>
    </w:p>
    <w:p w:rsidR="005959B3" w:rsidRDefault="00530F9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-Эниси, ты куда пропал?</w:t>
      </w:r>
    </w:p>
    <w:p w:rsidR="00385342" w:rsidRDefault="0038534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-Со… Подойди сюда…</w:t>
      </w:r>
    </w:p>
    <w:p w:rsidR="00385342" w:rsidRDefault="0038534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*Она подошла к Ли. На столе был беспорядок: </w:t>
      </w:r>
      <w:r w:rsidR="0091536F">
        <w:rPr>
          <w:rFonts w:ascii="Truetypewriter PolyglOTT" w:hAnsi="Truetypewriter PolyglOTT" w:cs="Truetypewriter PolyglOTT"/>
          <w:sz w:val="28"/>
          <w:szCs w:val="28"/>
        </w:rPr>
        <w:t xml:space="preserve">паяльник, провода, чашка с кофе… Он надел на её запястье странный браслет, напоминающий часы, затем закрепил на её предплечье </w:t>
      </w:r>
      <w:r w:rsidR="00D51183">
        <w:rPr>
          <w:rFonts w:ascii="Truetypewriter PolyglOTT" w:hAnsi="Truetypewriter PolyglOTT" w:cs="Truetypewriter PolyglOTT"/>
          <w:sz w:val="28"/>
          <w:szCs w:val="28"/>
        </w:rPr>
        <w:t>коробочку. *</w:t>
      </w:r>
    </w:p>
    <w:p w:rsidR="00385342" w:rsidRDefault="0091536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-Что это?</w:t>
      </w:r>
    </w:p>
    <w:p w:rsidR="0091536F" w:rsidRDefault="0091536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-Это ещё не всё…</w:t>
      </w:r>
    </w:p>
    <w:p w:rsidR="0091536F" w:rsidRDefault="0091536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 потянулся к лежавшим на столе трём зелёным стержням*</w:t>
      </w:r>
    </w:p>
    <w:p w:rsidR="00F070AA" w:rsidRDefault="0091536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-Это уран-</w:t>
      </w:r>
      <w:r w:rsidR="00F070AA">
        <w:rPr>
          <w:rFonts w:ascii="Truetypewriter PolyglOTT" w:hAnsi="Truetypewriter PolyglOTT" w:cs="Truetypewriter PolyglOTT"/>
          <w:sz w:val="28"/>
          <w:szCs w:val="28"/>
        </w:rPr>
        <w:t>нитарий… Помнишь раскопки на Сильве… Это их плоды, Со… Этот топливный элемент почти не радиоактивен, но хранит энергии столько, сколько хватит на месяц работы щита…</w:t>
      </w:r>
    </w:p>
    <w:p w:rsidR="00F070AA" w:rsidRDefault="00F070A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-Это щит?</w:t>
      </w:r>
    </w:p>
    <w:p w:rsidR="00F070AA" w:rsidRDefault="00F070A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-Не совсем…</w:t>
      </w:r>
    </w:p>
    <w:p w:rsidR="00530F97" w:rsidRDefault="00F070A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*Ли вставил в коробочку элементы и взял со стола провод. Взяв за руку Сонет, он подвёл её к коммуникатору, воткнул провод одной стороной в коробочку, а второй в коммуникатор. Затем он </w:t>
      </w:r>
      <w:r w:rsidR="003B4E8D">
        <w:rPr>
          <w:rFonts w:ascii="Truetypewriter PolyglOTT" w:hAnsi="Truetypewriter PolyglOTT" w:cs="Truetypewriter PolyglOTT"/>
          <w:sz w:val="28"/>
          <w:szCs w:val="28"/>
        </w:rPr>
        <w:t>коснулся браслета на руке и Сонет…</w:t>
      </w:r>
      <w:r>
        <w:rPr>
          <w:rFonts w:ascii="Truetypewriter PolyglOTT" w:hAnsi="Truetypewriter PolyglOTT" w:cs="Truetypewriter PolyglOTT"/>
          <w:sz w:val="28"/>
          <w:szCs w:val="28"/>
        </w:rPr>
        <w:t xml:space="preserve">*  </w:t>
      </w:r>
    </w:p>
    <w:p w:rsidR="00530F97" w:rsidRDefault="003B4E8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-Что это?</w:t>
      </w:r>
    </w:p>
    <w:p w:rsidR="003B4E8D" w:rsidRDefault="003B4E8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-Эниси, приём…</w:t>
      </w:r>
    </w:p>
    <w:p w:rsidR="003B4E8D" w:rsidRDefault="003B4E8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подошёл к коммуникатору на мостике и принял вызов. Да, с 2006-ого года коммуникаторы уменьшились в размерах: вместо зеркала в полный рост они занимали теперь лишь коробочку размерами 10 на 30 на 20 сантиметров… На экране коммуникатора возник Эниси. Но и также он возник на щите, который перед собой открыла Сонет*</w:t>
      </w:r>
    </w:p>
    <w:p w:rsidR="00530F97" w:rsidRDefault="003B4E8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-Я спешу представить вам: голографический экран…</w:t>
      </w:r>
    </w:p>
    <w:p w:rsidR="003B4E8D" w:rsidRDefault="003B4E8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-А он умеет показывать в цвете?</w:t>
      </w:r>
    </w:p>
    <w:p w:rsidR="00530F97" w:rsidRDefault="003B4E8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-Нет, и не будет… Ещё не хватало с собой таскать инертные газы, ради цветной картинки</w:t>
      </w:r>
      <w:r w:rsidR="00A430B9">
        <w:rPr>
          <w:rFonts w:ascii="Truetypewriter PolyglOTT" w:hAnsi="Truetypewriter PolyglOTT" w:cs="Truetypewriter PolyglOTT"/>
          <w:sz w:val="28"/>
          <w:szCs w:val="28"/>
        </w:rPr>
        <w:t>. Пришлось слегка модифицировать генератор интерферентных электро-магнитных волн, так, чтобы он создавал сетку, а далее просто проводя сканирование пересечениями волны по вертикали и по горизонтали мы сжимаем сетку, благодаря создаём внутри более плотную плазму…</w:t>
      </w:r>
    </w:p>
    <w:p w:rsidR="000E1EB7" w:rsidRDefault="00A430B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-Ли, я в</w:t>
      </w:r>
      <w:r w:rsidR="000E1EB7">
        <w:rPr>
          <w:rFonts w:ascii="Truetypewriter PolyglOTT" w:hAnsi="Truetypewriter PolyglOTT" w:cs="Truetypewriter PolyglOTT"/>
          <w:sz w:val="28"/>
          <w:szCs w:val="28"/>
        </w:rPr>
        <w:t xml:space="preserve"> этом не понимаю ничего</w:t>
      </w:r>
      <w:r w:rsidR="00C7011B">
        <w:rPr>
          <w:rFonts w:ascii="Truetypewriter PolyglOTT" w:hAnsi="Truetypewriter PolyglOTT" w:cs="Truetypewriter PolyglOTT"/>
          <w:sz w:val="28"/>
          <w:szCs w:val="28"/>
        </w:rPr>
        <w:t>, я не физик</w:t>
      </w:r>
      <w:r w:rsidR="000E1EB7">
        <w:rPr>
          <w:rFonts w:ascii="Truetypewriter PolyglOTT" w:hAnsi="Truetypewriter PolyglOTT" w:cs="Truetypewriter PolyglOTT"/>
          <w:sz w:val="28"/>
          <w:szCs w:val="28"/>
        </w:rPr>
        <w:t xml:space="preserve">… Рассказывай лучше эти сказки Шрину… Сделай лучше его цветным… Ладно, шучу… </w:t>
      </w:r>
    </w:p>
    <w:p w:rsidR="000E1EB7" w:rsidRDefault="000E1EB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-Но… Ах, ладно… Конец связи…</w:t>
      </w:r>
    </w:p>
    <w:p w:rsidR="00A430B9" w:rsidRDefault="000E1EB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 он отключил коммуникатор* </w:t>
      </w:r>
    </w:p>
    <w:p w:rsidR="00C7011B" w:rsidRDefault="00C7011B" w:rsidP="00C7011B">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 xml:space="preserve">Глава 52. </w:t>
      </w:r>
      <w:r w:rsidR="007B3022">
        <w:rPr>
          <w:rFonts w:ascii="Truetypewriter PolyglOTT" w:hAnsi="Truetypewriter PolyglOTT" w:cs="Truetypewriter PolyglOTT"/>
          <w:b/>
          <w:sz w:val="36"/>
          <w:szCs w:val="28"/>
        </w:rPr>
        <w:t>Вставайте!!!</w:t>
      </w:r>
    </w:p>
    <w:p w:rsidR="00582C73" w:rsidRDefault="00C7011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вышел из корабля и отправился на </w:t>
      </w:r>
      <w:r w:rsidR="00582C73">
        <w:rPr>
          <w:rFonts w:ascii="Truetypewriter PolyglOTT" w:hAnsi="Truetypewriter PolyglOTT" w:cs="Truetypewriter PolyglOTT"/>
          <w:sz w:val="28"/>
          <w:szCs w:val="28"/>
        </w:rPr>
        <w:t xml:space="preserve">захваченные Ли высоты Мэльтэро Жэвэтерелес. Между Мараайкаарэ и высотами протекала Тцелия Тронеза. Неглубокая, но наполненная кровью многих воинов. Он залез на смотровую вышку: Вокруг был один сплошной город. Лишь парк Мараайкарэ оставался последним оплотом деревьев на ближайшие километры. И весь парк: равнина, высоты, река и безымянное озеро – всё это было занято Пимбазенцами… </w:t>
      </w:r>
    </w:p>
    <w:p w:rsidR="00530F97" w:rsidRDefault="00582C73" w:rsidP="00582C73">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Парк было взять относительно несложно… Но город: в городе живут Пимбазенцы… Много пимбазенцев… Было непонятно как начать боевые действия и при этом не разнести здания…</w:t>
      </w:r>
      <w:r w:rsidR="00DC5AFE">
        <w:rPr>
          <w:rFonts w:ascii="Truetypewriter PolyglOTT" w:hAnsi="Truetypewriter PolyglOTT" w:cs="Truetypewriter PolyglOTT"/>
          <w:sz w:val="28"/>
          <w:szCs w:val="28"/>
        </w:rPr>
        <w:t xml:space="preserve"> И тут Эниси вспомнил: его же здесь ждут… Да, пропаганда Федерации трубила о том, что прилетевшие хотят уничтожить магвильцев… Но кто мешал Эниси сделать свой ход? Никто… Воодушевлённый идеей Эниси отправился назад. К 11:15 15.09.2010 было уже готово сообщение, была взломана вещательная сеть  и оставалось только включиться в эфир.</w:t>
      </w:r>
      <w:r w:rsidR="00C7011B">
        <w:rPr>
          <w:rFonts w:ascii="Truetypewriter PolyglOTT" w:hAnsi="Truetypewriter PolyglOTT" w:cs="Truetypewriter PolyglOTT"/>
          <w:sz w:val="28"/>
          <w:szCs w:val="28"/>
        </w:rPr>
        <w:t>*</w:t>
      </w:r>
    </w:p>
    <w:p w:rsidR="005959B3" w:rsidRDefault="00DC5AF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-Братья и сёстры: угнетённый народ Пимбазена.</w:t>
      </w:r>
      <w:r w:rsidR="007B3022">
        <w:rPr>
          <w:rFonts w:ascii="Truetypewriter PolyglOTT" w:hAnsi="Truetypewriter PolyglOTT" w:cs="Truetypewriter PolyglOTT"/>
          <w:sz w:val="28"/>
          <w:szCs w:val="28"/>
        </w:rPr>
        <w:t xml:space="preserve"> Тысячи лет мы подчинялись захватчикам. Тысячи лет мы были подневольны. Довольно!!!</w:t>
      </w:r>
      <w:r>
        <w:rPr>
          <w:rFonts w:ascii="Truetypewriter PolyglOTT" w:hAnsi="Truetypewriter PolyglOTT" w:cs="Truetypewriter PolyglOTT"/>
          <w:sz w:val="28"/>
          <w:szCs w:val="28"/>
        </w:rPr>
        <w:t xml:space="preserve"> Моё имя Эниси Нильс Фирцино Зофе</w:t>
      </w:r>
      <w:r w:rsidR="007B3022">
        <w:rPr>
          <w:rFonts w:ascii="Truetypewriter PolyglOTT" w:hAnsi="Truetypewriter PolyglOTT" w:cs="Truetypewriter PolyglOTT"/>
          <w:sz w:val="28"/>
          <w:szCs w:val="28"/>
        </w:rPr>
        <w:t xml:space="preserve">. И я не собираюсь терпеть более унижение. Мы освободили Сильву, Адору… А теперь очередь столицы Пимбазена – Магвиля. Братья и сёстры, вставайте, громите захватчиков… Магвиль – это наша историческая столица… Это сердце Пимбазена… Так восстаньте и выполните данную вашими предками клятву: защитите Пимбазен, отомстите за кровь пролитую на 793 обороте. Тогда погиб каждый второй Пимбазенец, а кто не погиб, тот стал рабом… Так восстань же, вольный народ, восстань против тех, кто угнетал тебя тысячилетия…  </w:t>
      </w:r>
    </w:p>
    <w:p w:rsidR="005959B3" w:rsidRDefault="007B302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 этом Эниси прекратил запись и поставил её на повторное воспроизведение. Эниси выглянул в окно: несмотря на то, что Мараайкаарэ был в низине, дым, крики, гул доносились со всех сторон. Армия Пимбазена шла в атаку по всему периметру: требовались ещё солдаты… А их не было. На Магвиле и так было почти всё освобождённое население… Но тем не менее, солдаты знали за что они воюют. Прошёл час:</w:t>
      </w:r>
      <w:r w:rsidR="0093190A">
        <w:rPr>
          <w:rFonts w:ascii="Truetypewriter PolyglOTT" w:hAnsi="Truetypewriter PolyglOTT" w:cs="Truetypewriter PolyglOTT"/>
          <w:sz w:val="28"/>
          <w:szCs w:val="28"/>
        </w:rPr>
        <w:t xml:space="preserve"> фронт не сдвинулся. Ещё: всё было, как и прежде. Вдруг на мостик поступил вызов с северного направления. </w:t>
      </w:r>
      <w:r>
        <w:rPr>
          <w:rFonts w:ascii="Truetypewriter PolyglOTT" w:hAnsi="Truetypewriter PolyglOTT" w:cs="Truetypewriter PolyglOTT"/>
          <w:sz w:val="28"/>
          <w:szCs w:val="28"/>
        </w:rPr>
        <w:t>*</w:t>
      </w:r>
    </w:p>
    <w:p w:rsidR="005959B3" w:rsidRDefault="0093190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-Слушаю. Кто говорит?</w:t>
      </w:r>
    </w:p>
    <w:p w:rsidR="0093190A" w:rsidRDefault="0093190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Неизвестный: -Моё имя Лехранд Кольдэрье. Нам нужно укрыться от Федерации. Среди нас есть солдаты, но у нас нету боеприпасов…</w:t>
      </w:r>
    </w:p>
    <w:p w:rsidR="0093190A" w:rsidRDefault="0093190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-Сколько вас?</w:t>
      </w:r>
    </w:p>
    <w:p w:rsidR="0093190A" w:rsidRDefault="00CA616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Лехранд: -500</w:t>
      </w:r>
      <w:r w:rsidR="0093190A">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тысяч</w:t>
      </w:r>
      <w:r w:rsidR="0093190A">
        <w:rPr>
          <w:rFonts w:ascii="Truetypewriter PolyglOTT" w:hAnsi="Truetypewriter PolyglOTT" w:cs="Truetypewriter PolyglOTT"/>
          <w:sz w:val="28"/>
          <w:szCs w:val="28"/>
        </w:rPr>
        <w:t>, среди них 2</w:t>
      </w:r>
      <w:r>
        <w:rPr>
          <w:rFonts w:ascii="Truetypewriter PolyglOTT" w:hAnsi="Truetypewriter PolyglOTT" w:cs="Truetypewriter PolyglOTT"/>
          <w:sz w:val="28"/>
          <w:szCs w:val="28"/>
        </w:rPr>
        <w:t>00</w:t>
      </w:r>
      <w:r w:rsidR="0093190A">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 мужчины</w:t>
      </w:r>
      <w:r w:rsidR="0093190A">
        <w:rPr>
          <w:rFonts w:ascii="Truetypewriter PolyglOTT" w:hAnsi="Truetypewriter PolyglOTT" w:cs="Truetypewriter PolyglOTT"/>
          <w:sz w:val="28"/>
          <w:szCs w:val="28"/>
        </w:rPr>
        <w:t>…</w:t>
      </w:r>
    </w:p>
    <w:p w:rsidR="0093190A" w:rsidRDefault="0093190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-Дайте трубку солдату рядом с вами… *Трубка была в руках у солдата* Пропустить их</w:t>
      </w:r>
    </w:p>
    <w:p w:rsidR="0093190A" w:rsidRDefault="0093190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-Так точно</w:t>
      </w:r>
    </w:p>
    <w:p w:rsidR="008176DF" w:rsidRDefault="00CA616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 этот процесс набирал скорость. Мараайкаарэ стал оплотом тех, кто не желал жить в федерации. Мужчин одевали в броню и отправляли на линию соприкосновения: благо амуниция была в чрезмерном профиците, так что можно было наступать. На Адору тем временем поступил заказ на дополнительную поставку. К 05:20 16.09.2010 плацдарм значительно вырос</w:t>
      </w:r>
      <w:r w:rsidR="006D7A9F">
        <w:rPr>
          <w:rFonts w:ascii="Truetypewriter PolyglOTT" w:hAnsi="Truetypewriter PolyglOTT" w:cs="Truetypewriter PolyglOTT"/>
          <w:sz w:val="28"/>
          <w:szCs w:val="28"/>
        </w:rPr>
        <w:t>. Теперь в его сост</w:t>
      </w:r>
      <w:r w:rsidR="008B51C6">
        <w:rPr>
          <w:rFonts w:ascii="Truetypewriter PolyglOTT" w:hAnsi="Truetypewriter PolyglOTT" w:cs="Truetypewriter PolyglOTT"/>
          <w:sz w:val="28"/>
          <w:szCs w:val="28"/>
        </w:rPr>
        <w:t xml:space="preserve">ав входили архив и музей Магвилих-зо-стро. Центр консервации, где и были </w:t>
      </w:r>
      <w:r w:rsidR="004B3282">
        <w:rPr>
          <w:rFonts w:ascii="Truetypewriter PolyglOTT" w:hAnsi="Truetypewriter PolyglOTT" w:cs="Truetypewriter PolyglOTT"/>
          <w:sz w:val="28"/>
          <w:szCs w:val="28"/>
        </w:rPr>
        <w:t>заточены Исаак и Ниссэ был на соседней улице от фронта… Но он не давался… Он был слишком важен, как тюрьма, потому его было не так просто взять</w:t>
      </w:r>
      <w:r w:rsidR="008176DF">
        <w:rPr>
          <w:rFonts w:ascii="Truetypewriter PolyglOTT" w:hAnsi="Truetypewriter PolyglOTT" w:cs="Truetypewriter PolyglOTT"/>
          <w:sz w:val="28"/>
          <w:szCs w:val="28"/>
        </w:rPr>
        <w:t xml:space="preserve">. </w:t>
      </w:r>
    </w:p>
    <w:p w:rsidR="0093190A" w:rsidRDefault="008176DF" w:rsidP="008176DF">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Когда Эниси узнал об этом, то незамедлительно покинул мостик корабля и направился на линию соприкосновения, взяв с собой Ли и его элиту…</w:t>
      </w:r>
      <w:r w:rsidR="00CA6162">
        <w:rPr>
          <w:rFonts w:ascii="Truetypewriter PolyglOTT" w:hAnsi="Truetypewriter PolyglOTT" w:cs="Truetypewriter PolyglOTT"/>
          <w:sz w:val="28"/>
          <w:szCs w:val="28"/>
        </w:rPr>
        <w:t>*</w:t>
      </w:r>
    </w:p>
    <w:p w:rsidR="0093190A" w:rsidRDefault="008176DF" w:rsidP="008176DF">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53. Что мы здесь забыли?</w:t>
      </w:r>
    </w:p>
    <w:p w:rsidR="00C7011B" w:rsidRDefault="008176D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07:47 16.09.2010 *Элита была облачена в доспехи. Эниси и Ли стояли и разглядывали фронт*</w:t>
      </w:r>
    </w:p>
    <w:p w:rsidR="008176DF" w:rsidRDefault="008176D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-Эниси, зачем нам центр консервации? И Исаак, и Ниссэ у нас в руках…</w:t>
      </w:r>
    </w:p>
    <w:p w:rsidR="008176DF" w:rsidRDefault="008176D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-Не переживай, я знаю, что делаю… Просто верь мне…</w:t>
      </w:r>
    </w:p>
    <w:p w:rsidR="008176DF" w:rsidRDefault="008176D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*Элита ворвалась в здание. Ни охрана, ни военные сделать с этим что-либо не смогли… Всё же не было силы, сравнимой с элитной на тот момент. </w:t>
      </w:r>
      <w:r w:rsidR="00747FE1">
        <w:rPr>
          <w:rFonts w:ascii="Truetypewriter PolyglOTT" w:hAnsi="Truetypewriter PolyglOTT" w:cs="Truetypewriter PolyglOTT"/>
          <w:sz w:val="28"/>
          <w:szCs w:val="28"/>
        </w:rPr>
        <w:t>Эниси и Ли подошли к капсулам.</w:t>
      </w:r>
      <w:r>
        <w:rPr>
          <w:rFonts w:ascii="Truetypewriter PolyglOTT" w:hAnsi="Truetypewriter PolyglOTT" w:cs="Truetypewriter PolyglOTT"/>
          <w:sz w:val="28"/>
          <w:szCs w:val="28"/>
        </w:rPr>
        <w:t>*</w:t>
      </w:r>
    </w:p>
    <w:p w:rsidR="00747FE1" w:rsidRDefault="00747FE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-И что мы тут забыли, Эниси?</w:t>
      </w:r>
    </w:p>
    <w:p w:rsidR="00747FE1" w:rsidRDefault="00747FE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-Их…</w:t>
      </w:r>
    </w:p>
    <w:p w:rsidR="00747FE1" w:rsidRDefault="00747FE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-Кто э… Это Зофэ, Эниси, это дедушка, дядя, тётя и племянник!?</w:t>
      </w:r>
    </w:p>
    <w:p w:rsidR="00747FE1" w:rsidRDefault="00747FE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 не ори ты так… Солдаты, сорвите таблички с капсул и доставьте их на Сильву.</w:t>
      </w:r>
    </w:p>
    <w:p w:rsidR="00747FE1" w:rsidRDefault="00747FE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-Эниси??? </w:t>
      </w:r>
    </w:p>
    <w:p w:rsidR="00747FE1" w:rsidRDefault="00747FE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-Что Эниси? Я не хочу, чтобы до них добрался Фонст…</w:t>
      </w:r>
    </w:p>
    <w:p w:rsidR="00747FE1" w:rsidRDefault="00747FE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-А таблички зачем срывать?</w:t>
      </w:r>
    </w:p>
    <w:p w:rsidR="00747FE1" w:rsidRDefault="00747FE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-Чтобы даже если корабль перехватят, то никто и не подумал, кто там… Эниси, ну подумай… Эниси…</w:t>
      </w:r>
    </w:p>
    <w:p w:rsidR="00747FE1" w:rsidRDefault="00747FE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-Это Соне, она здесь…</w:t>
      </w:r>
    </w:p>
    <w:p w:rsidR="00747FE1" w:rsidRDefault="00747FE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-Соне??? Может её тоже забрать?</w:t>
      </w:r>
    </w:p>
    <w:p w:rsidR="00747FE1" w:rsidRDefault="00747FE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-А зачем, разве что разморозить, поговорить по душам и вернуть назад. Я уже как-то пережил… Хотя я знаю кто не прочь будет с ней поболтать… Солдат, заверните вот это и доставьте на мостик…</w:t>
      </w:r>
    </w:p>
    <w:p w:rsidR="00747FE1" w:rsidRDefault="00747FE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*После того, как братья закончили, Эниси решил, что у него есть пара вопросов к своим родственникам… Правда просто разморозить он их не мог, это могло бы просто усилить и без того бушующую гражданскую войну, потому он решил просто спрятать их на Сильве до лучших времён. Перед отлётом солдаты вручили ему папку… Эниси сел в кресло, открыл папку… И листы упали на пол космического челнока…* </w:t>
      </w:r>
    </w:p>
    <w:p w:rsidR="008176DF" w:rsidRDefault="008176DF" w:rsidP="008176DF">
      <w:pPr>
        <w:shd w:val="clear" w:color="auto" w:fill="FFFFFF" w:themeFill="background1"/>
        <w:spacing w:before="240" w:line="240" w:lineRule="auto"/>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t>Глава 54. И воздастся за прошлое.</w:t>
      </w:r>
    </w:p>
    <w:p w:rsidR="008176DF" w:rsidRDefault="00767091" w:rsidP="008176D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15:19 16.09.2010 </w:t>
      </w:r>
      <w:r w:rsidR="008176DF">
        <w:rPr>
          <w:rFonts w:ascii="Truetypewriter PolyglOTT" w:hAnsi="Truetypewriter PolyglOTT" w:cs="Truetypewriter PolyglOTT"/>
          <w:sz w:val="28"/>
          <w:szCs w:val="28"/>
        </w:rPr>
        <w:t xml:space="preserve">*Солнце встало над Сильвой и озарило маленький бревенчатый дом в живописной долине. Жифэ потянулся и спустился вниз. На столе стоял бокал недопитого прошлым днём вина. Он сел на стул и закурил. Уже много лет так проходил почти каждый его день. </w:t>
      </w:r>
    </w:p>
    <w:p w:rsidR="008176DF" w:rsidRDefault="008176DF" w:rsidP="008176DF">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В дверь постучали. Для Жифэ это не было чем-то новым. Пимбура периодически посылал посыльных к нему.*</w:t>
      </w:r>
    </w:p>
    <w:p w:rsidR="008176DF" w:rsidRDefault="008176DF" w:rsidP="008176D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-Войдите, здесь не заперто…</w:t>
      </w:r>
    </w:p>
    <w:p w:rsidR="008176DF" w:rsidRDefault="008176DF" w:rsidP="008176D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элиты: -Знаем, господин Каале, знаем. Пимбура прислал за вами. Пройдёмте…</w:t>
      </w:r>
    </w:p>
    <w:p w:rsidR="008176DF" w:rsidRDefault="008176DF" w:rsidP="008176D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*Для Жифэ это было странно, но с другой стороны возражений он не имел. Одевшись он сел на вертолёт. Вертолёт летел долго. Только спустя 4 часа он сел возле замка Зофэ. В замке всё было, как прежде, как в те времена, когда там жили Эниси и его семья. Зофэ старшие не славились своей любовью к роскоши. Замок Зофэ был внутри аскетичен, но сказать, что он был некрасив было нельзя. *</w:t>
      </w:r>
    </w:p>
    <w:p w:rsidR="008176DF" w:rsidRDefault="008176DF" w:rsidP="008176D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-Эниси вас ожидает</w:t>
      </w:r>
    </w:p>
    <w:p w:rsidR="008176DF" w:rsidRDefault="008176DF" w:rsidP="008176D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вошёл в центральный зал. В центре стоял диван. На диване сидел Эниси Зофэ. Перед ним стоял стол, а напротив стола стул. Неожиданно Эниси начал говорить, в его голосе была слышна боль*</w:t>
      </w:r>
    </w:p>
    <w:p w:rsidR="008176DF" w:rsidRDefault="008176DF" w:rsidP="008176DF">
      <w:pPr>
        <w:spacing w:after="12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8"/>
        </w:rPr>
        <w:t>Эниси: - «…</w:t>
      </w:r>
      <w:r w:rsidRPr="007C4E64">
        <w:rPr>
          <w:rFonts w:ascii="Truetypewriter PolyglOTT" w:hAnsi="Truetypewriter PolyglOTT" w:cs="Truetypewriter PolyglOTT"/>
          <w:sz w:val="28"/>
          <w:szCs w:val="24"/>
        </w:rPr>
        <w:t>Ирен спросила, почему я носил с собой кольцо, похожее на свадебное. Я ответил, что изначально кольцо предназначалось той женщине, с которой я бы хотел провести вечность, но судьба сложилась иначе. Ирен выслушала и сказала: «А что если я и есть та самая?» «Нет, это не так. У нас сделка. Напомнить кто хотел меня убить несколько дней назад», - сухо ответил я, эх если бы она могла понять всю мою боль…</w:t>
      </w:r>
      <w:r>
        <w:rPr>
          <w:rFonts w:ascii="Truetypewriter PolyglOTT" w:hAnsi="Truetypewriter PolyglOTT" w:cs="Truetypewriter PolyglOTT"/>
          <w:sz w:val="28"/>
          <w:szCs w:val="24"/>
        </w:rPr>
        <w:t xml:space="preserve"> Но в том и проблема, что я привык всё хранить в себе, не показывая свои страдания другим…» - Легенды семьи Зофэ… </w:t>
      </w:r>
    </w:p>
    <w:p w:rsidR="008176DF" w:rsidRPr="007C4E64" w:rsidRDefault="008176DF" w:rsidP="008176DF">
      <w:pPr>
        <w:spacing w:after="120" w:line="240" w:lineRule="auto"/>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Присаживайся, Жифэ… *Эниси встал.* Знаешь, давным-давно на этом диване сидели я и она… И я читал ей эту книгу… В ту же ночь у нас родился сын, а спустя пару дней я был пленён… Потерял всё…</w:t>
      </w:r>
    </w:p>
    <w:p w:rsidR="008176DF" w:rsidRDefault="008176DF" w:rsidP="008176D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взял папку и придвинул её к Жифэ*</w:t>
      </w:r>
    </w:p>
    <w:p w:rsidR="008176DF" w:rsidRDefault="008176DF" w:rsidP="008176D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-Читайте, господин Жифэ…</w:t>
      </w:r>
    </w:p>
    <w:p w:rsidR="008176DF" w:rsidRDefault="008176DF" w:rsidP="008176D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*Жифэ придвинул папку и открыл её. Внутри лежал лист бумаги с написанным на древне-федеральном языке текстом. Под ним была папка с печатью федерации. Он хотел спросить у Эниси по поводу, но тут его, как отрезало: уголовное дело от 794 об. *</w:t>
      </w:r>
    </w:p>
    <w:p w:rsidR="008176DF" w:rsidRDefault="008176DF" w:rsidP="008176D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Жифэ: -Сегодня во время дуэли между Жифэ Каале и Вистом Шэном была ранена Ниссэ Зофэ. Она смотрела на меня и истекала кровью. После чего Жифэ предпринял попытку выстрелить в капсулу Эниси Зофэ, неудачную. </w:t>
      </w:r>
    </w:p>
    <w:p w:rsidR="008176DF" w:rsidRDefault="008176DF" w:rsidP="008176D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С солдат и Виста была взята расписка о неразглашении. Неизвестно зачем Жифэ пытался вывести Шэна из себя, не имею никакого понятия о том, что им двигало. Проще было представить Пимбазенцам это как нашу с Вистом дуэль…</w:t>
      </w:r>
    </w:p>
    <w:p w:rsidR="008176DF" w:rsidRDefault="008176DF" w:rsidP="008176D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молча подошёл к столу. Поставил стакан воды и положил две маленькие синее таблетки. Пимбура вышел.</w:t>
      </w:r>
    </w:p>
    <w:p w:rsidR="008176DF" w:rsidRDefault="008176DF" w:rsidP="008176DF">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Спустя час в комнату Эниси вошёл солдат элиты. *</w:t>
      </w:r>
    </w:p>
    <w:p w:rsidR="008176DF" w:rsidRDefault="008176DF" w:rsidP="008176D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Солдат: -Его больше нет… </w:t>
      </w:r>
    </w:p>
    <w:p w:rsidR="008176DF" w:rsidRPr="00990670" w:rsidRDefault="008176DF" w:rsidP="008176D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так и знал, значит это правда… Ох Ниссэ, прости меня…</w:t>
      </w:r>
    </w:p>
    <w:p w:rsidR="00C7011B" w:rsidRDefault="00767091" w:rsidP="00767091">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55. И всё друг за другом</w:t>
      </w:r>
    </w:p>
    <w:p w:rsidR="00C7011B" w:rsidRDefault="007670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20:03 16.09.2010 *Фонст Каале был мягко говоря не в лучшем настроении. И даже виноватых не было: Ламан не смог бы всё равно предотвратить восстание на Магвиле, а значит и спрашивать с него было бесполезно. Тут в его покои вбежал министр. *</w:t>
      </w:r>
    </w:p>
    <w:p w:rsidR="00C7011B" w:rsidRDefault="007670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Министр: -Ваше высочество, срочная телеграмма от Эниси Зофэ</w:t>
      </w:r>
    </w:p>
    <w:p w:rsidR="00767091" w:rsidRDefault="007670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-От кого? Да быть такого не может…</w:t>
      </w:r>
    </w:p>
    <w:p w:rsidR="00767091" w:rsidRDefault="0076709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передал свиток Фонсту с печатью, на которой был пибазенский герб, после чего удалился. Фонст начал читать:</w:t>
      </w:r>
    </w:p>
    <w:p w:rsidR="00767091" w:rsidRDefault="00767091" w:rsidP="00767091">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Уважаемый Фонст Каале (это уже было странно для Эниси), ввиду сложившихся обстоятельств </w:t>
      </w:r>
      <w:r w:rsidR="000858BB">
        <w:rPr>
          <w:rFonts w:ascii="Truetypewriter PolyglOTT" w:hAnsi="Truetypewriter PolyglOTT" w:cs="Truetypewriter PolyglOTT"/>
          <w:sz w:val="28"/>
          <w:szCs w:val="28"/>
        </w:rPr>
        <w:t>не можем</w:t>
      </w:r>
      <w:r>
        <w:rPr>
          <w:rFonts w:ascii="Truetypewriter PolyglOTT" w:hAnsi="Truetypewriter PolyglOTT" w:cs="Truetypewriter PolyglOTT"/>
          <w:sz w:val="28"/>
          <w:szCs w:val="28"/>
        </w:rPr>
        <w:t xml:space="preserve"> провести с вами личную встречу. Боюсь, что восстания на Магвиле вынуждают </w:t>
      </w:r>
      <w:r w:rsidR="000858BB">
        <w:rPr>
          <w:rFonts w:ascii="Truetypewriter PolyglOTT" w:hAnsi="Truetypewriter PolyglOTT" w:cs="Truetypewriter PolyglOTT"/>
          <w:sz w:val="28"/>
          <w:szCs w:val="28"/>
        </w:rPr>
        <w:t>нас</w:t>
      </w:r>
      <w:r>
        <w:rPr>
          <w:rFonts w:ascii="Truetypewriter PolyglOTT" w:hAnsi="Truetypewriter PolyglOTT" w:cs="Truetypewriter PolyglOTT"/>
          <w:sz w:val="28"/>
          <w:szCs w:val="28"/>
        </w:rPr>
        <w:t xml:space="preserve"> утверждать, что Пимбазенский народ жаждет освобождения… (Фонст пропустил абзац, т.к. это было бессмысленной тратой его времени)</w:t>
      </w:r>
    </w:p>
    <w:p w:rsidR="000858BB" w:rsidRDefault="000858BB" w:rsidP="00767091">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Мы приносим свои соболезнования, в связи со смертью вашего брата. Несколько часов назад Жифэ Каале превысил летальную дозу «Белой лазури», после чего скоротечно умер. Мы готовы передать тело в любой условленной точке. С уважение, Эниси Нильс Фирцино Зофэ…</w:t>
      </w:r>
    </w:p>
    <w:p w:rsidR="00767091" w:rsidRDefault="000858BB" w:rsidP="00767091">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сразу понял, что риторика вначале была как раз из-за сообщения в конце. Странно это всё: Жифэ вроде бы никогда не имел страсти к наркотикам… А тут ни с того не с сего переборщил… Быть может ему помогли? Может и помогли, тогда Фонст – следующий… Тело нужно было забрать, но никаких телеграмм Фонст писать не собирался… Хотя… И тут он решил ответить в подобном ключе…</w:t>
      </w:r>
      <w:r w:rsidR="00767091">
        <w:rPr>
          <w:rFonts w:ascii="Truetypewriter PolyglOTT" w:hAnsi="Truetypewriter PolyglOTT" w:cs="Truetypewriter PolyglOTT"/>
          <w:sz w:val="28"/>
          <w:szCs w:val="28"/>
        </w:rPr>
        <w:t>*</w:t>
      </w:r>
    </w:p>
    <w:p w:rsidR="00C7011B" w:rsidRDefault="000858B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 Магвиле было за полдень. Ли и Со вместе стояли у карты. Ши спал после обеда.*</w:t>
      </w:r>
    </w:p>
    <w:p w:rsidR="00C7011B" w:rsidRDefault="000858B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-Эниси, вот как он мог. Сначала сделал, а потом убрался…</w:t>
      </w:r>
    </w:p>
    <w:p w:rsidR="000858BB" w:rsidRDefault="000858B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-Я не знаю, Ли…Он всё страннее и страннее с каждым днём, быть может 200 лет жизни заставляют его так себя вести?</w:t>
      </w:r>
    </w:p>
    <w:p w:rsidR="000858BB" w:rsidRDefault="000858B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Ли: -Быть может… Но вот куда нам повстанцы? Да, у нас недостаточно людей в армии, но эти люди прошли огонь и воду…</w:t>
      </w:r>
      <w:r w:rsidR="005668A8">
        <w:rPr>
          <w:rFonts w:ascii="Truetypewriter PolyglOTT" w:hAnsi="Truetypewriter PolyglOTT" w:cs="Truetypewriter PolyglOTT"/>
          <w:sz w:val="28"/>
          <w:szCs w:val="28"/>
        </w:rPr>
        <w:t xml:space="preserve"> Это опытные солдаты… А ополчение, что оно сделает? Их много, но они даже стрелять не умеют… Ах… Ладно…</w:t>
      </w:r>
    </w:p>
    <w:p w:rsidR="005668A8" w:rsidRDefault="005668A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потянулся и встал*</w:t>
      </w:r>
    </w:p>
    <w:p w:rsidR="00C7011B" w:rsidRDefault="005668A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-Ну наконец-то проснулся. Смотри, Мараайкаарэ уже давно безопасна. Ближайшая точка фронта в 50 км отсюда… Мы захватываем Машвиль, да, но это не столь просто. Смотри, что мы с Со придумали</w:t>
      </w:r>
    </w:p>
    <w:p w:rsidR="005668A8" w:rsidRDefault="005668A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показал на план-карту боевых действий. На ней был отмечен космопорт и две линии удара, которые бы взяли его в кольцо и лишили бы поставок армию Федерации.*</w:t>
      </w:r>
    </w:p>
    <w:p w:rsidR="00C7011B" w:rsidRDefault="005668A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-Теперь придумай как отвлечь их…</w:t>
      </w:r>
    </w:p>
    <w:p w:rsidR="005668A8" w:rsidRDefault="005668A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-Они придумают</w:t>
      </w:r>
    </w:p>
    <w:p w:rsidR="005668A8" w:rsidRDefault="005668A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-Они – это ещё неопытные новички, а нам нужно взять космопорт, как можно скорее. Да, фронт они держат и двигают неплохо, но недостаточно для такого. Пускай лучше тут поработает мышление опытного генерала…</w:t>
      </w:r>
    </w:p>
    <w:p w:rsidR="005668A8" w:rsidRDefault="005668A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-Добро, убедил…</w:t>
      </w:r>
    </w:p>
    <w:p w:rsidR="005668A8" w:rsidRDefault="005668A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и Сонет зашли в каюту Ли. По средине стояла криокапсула.*</w:t>
      </w:r>
    </w:p>
    <w:p w:rsidR="00C7011B" w:rsidRDefault="005668A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-Со, у меня для тебя подарок… Если захочешь, то можешь её убить…</w:t>
      </w:r>
    </w:p>
    <w:p w:rsidR="005668A8" w:rsidRDefault="005668A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-Это…</w:t>
      </w:r>
    </w:p>
    <w:p w:rsidR="005668A8" w:rsidRDefault="005668A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-Да…</w:t>
      </w:r>
    </w:p>
    <w:p w:rsidR="005668A8" w:rsidRDefault="005668A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-Ли… Я думала, что для тебя она в прошлом</w:t>
      </w:r>
    </w:p>
    <w:p w:rsidR="005668A8" w:rsidRDefault="005668A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 прошлом, но ты же её абсолютно не знаешь, вот я и подумал, что тебе будет интересно…</w:t>
      </w:r>
    </w:p>
    <w:p w:rsidR="00014F3D" w:rsidRDefault="00014F3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посмотрела на него, как бы ей не хотелось возразить… Да, она действительно хотела всегда встретиться лицом к лицу с Сонэ… Капсула была декрионизирована. </w:t>
      </w:r>
      <w:r w:rsidR="005727B3">
        <w:rPr>
          <w:rFonts w:ascii="Truetypewriter PolyglOTT" w:hAnsi="Truetypewriter PolyglOTT" w:cs="Truetypewriter PolyglOTT"/>
          <w:sz w:val="28"/>
          <w:szCs w:val="28"/>
        </w:rPr>
        <w:t>Открылась крышка и из неё показалась тонкая женская рука…</w:t>
      </w:r>
      <w:r>
        <w:rPr>
          <w:rFonts w:ascii="Truetypewriter PolyglOTT" w:hAnsi="Truetypewriter PolyglOTT" w:cs="Truetypewriter PolyglOTT"/>
          <w:sz w:val="28"/>
          <w:szCs w:val="28"/>
        </w:rPr>
        <w:t>*</w:t>
      </w:r>
    </w:p>
    <w:p w:rsidR="00C7011B" w:rsidRDefault="005727B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-Ну что, Со. Вот и она Соне Шен…</w:t>
      </w:r>
    </w:p>
    <w:p w:rsidR="005727B3" w:rsidRDefault="00FA326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-Где я? Ли? А ты ещё кто?</w:t>
      </w:r>
    </w:p>
    <w:p w:rsidR="007E7CDE" w:rsidRDefault="00FA326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-Сонет </w:t>
      </w:r>
      <w:r w:rsidR="007E7CDE">
        <w:rPr>
          <w:rFonts w:ascii="Truetypewriter PolyglOTT" w:hAnsi="Truetypewriter PolyglOTT" w:cs="Truetypewriter PolyglOTT"/>
          <w:sz w:val="28"/>
          <w:szCs w:val="28"/>
        </w:rPr>
        <w:t>Ли. И сейчас шесть тысяч четвёртый оборот</w:t>
      </w:r>
    </w:p>
    <w:p w:rsidR="007E7CDE" w:rsidRDefault="007E7CD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-Ах вот ты как? Убил Ви и…</w:t>
      </w:r>
    </w:p>
    <w:p w:rsidR="007E7CDE" w:rsidRDefault="007E7CD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-И что, и? Я жив, более чем жив… И знаешь</w:t>
      </w:r>
    </w:p>
    <w:p w:rsidR="00FA3268" w:rsidRDefault="007E7CD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*Ли поднял зеркало и поставил перед Сонэ*   </w:t>
      </w:r>
    </w:p>
    <w:p w:rsidR="00C7011B" w:rsidRDefault="007E7CD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-Не всё так просто…</w:t>
      </w:r>
    </w:p>
    <w:p w:rsidR="007E7CDE" w:rsidRDefault="007E7CD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посмотрела на своё отражение, затем на стоящую рядом с Эниси девушку. Она выскочила из капсулы и побежала к Сонет, пытаясь её придушить. Через секунду Соне лежала на полу, а на её горле стоял каблук Сонет. *</w:t>
      </w:r>
    </w:p>
    <w:p w:rsidR="005959B3" w:rsidRDefault="007E7CD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-Идёт война, бабушка… Ты стояла у истоков моей семьи, семьи Шэн… Но теперь я не Шэн, теперь всё так, как и должно быть… А если ты с этим не согласна, то капсула тебя ждёт. Мы - Пимбазен</w:t>
      </w:r>
    </w:p>
    <w:p w:rsidR="00E34473" w:rsidRDefault="00E3447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-Вас уничтожат…</w:t>
      </w:r>
    </w:p>
    <w:p w:rsidR="00E34473" w:rsidRDefault="00E3447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-Уже не уничтожили, Сонэ. А ты просто предала всех и вся…</w:t>
      </w:r>
    </w:p>
    <w:p w:rsidR="00E34473" w:rsidRDefault="00E3447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-Мне сказали, что ты мёртв…</w:t>
      </w:r>
    </w:p>
    <w:p w:rsidR="00E34473" w:rsidRDefault="00E3447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-Если бы мне сказали, что мой муж умер, то в последнюю очередь я бы подумала об измене. Вернём её на место, Эни. Я всё, что хотела о ней узнать, то узнала…</w:t>
      </w:r>
    </w:p>
    <w:p w:rsidR="00E34473" w:rsidRDefault="00E3447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-Погодите… Я не…</w:t>
      </w:r>
    </w:p>
    <w:p w:rsidR="00E34473" w:rsidRDefault="00E3447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*Они взяли её под руки и закинули в капсулу.*</w:t>
      </w:r>
    </w:p>
    <w:p w:rsidR="00E34473" w:rsidRDefault="00E3447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-Прошу, не надо… Я не… Я не хочу вновь в пустоту… Ну хоть ты, Сонет… Прошу…</w:t>
      </w:r>
    </w:p>
    <w:p w:rsidR="00E34473" w:rsidRDefault="00E3447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-Они все такие хитрые?</w:t>
      </w:r>
    </w:p>
    <w:p w:rsidR="00E34473" w:rsidRDefault="00E3447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-Да…</w:t>
      </w:r>
    </w:p>
    <w:p w:rsidR="00E34473" w:rsidRDefault="00E3447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-А может…</w:t>
      </w:r>
    </w:p>
    <w:p w:rsidR="00E34473" w:rsidRDefault="00E3447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-Ну да, хорошая идея…</w:t>
      </w:r>
    </w:p>
    <w:p w:rsidR="00E34473" w:rsidRDefault="00E3447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*Они надели наручники и повели её к выходу…*</w:t>
      </w:r>
    </w:p>
    <w:p w:rsidR="005959B3" w:rsidRDefault="00E3447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-Здравие желаю генерал, полковник… Полковник?</w:t>
      </w:r>
    </w:p>
    <w:p w:rsidR="00E34473" w:rsidRDefault="00E3447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-Это не полковник Сонет, ступайте солдат…</w:t>
      </w:r>
    </w:p>
    <w:p w:rsidR="00E34473" w:rsidRDefault="00E3447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-Вот твой дивный, новый мир… Мы на Магвиле… И если бы вы с Вистом в своё время не заигрались, то всё бы пошло по-другому… </w:t>
      </w:r>
    </w:p>
    <w:p w:rsidR="00E34473" w:rsidRDefault="00E3447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-Помнишь Ниссэ? Жену Эниси… Ну вот, она при смерти… И знаешь, отправить тебя почтовым лайнером на Сильву будет самым гуманным, что мы можем сделать…</w:t>
      </w:r>
    </w:p>
    <w:p w:rsidR="00E34473" w:rsidRDefault="00E3447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принесла своё скафандр*</w:t>
      </w:r>
    </w:p>
    <w:p w:rsidR="00E34473" w:rsidRDefault="00E3447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Сонет: -Переодевайся, мне всё равно он скоро будет мал…</w:t>
      </w:r>
    </w:p>
    <w:p w:rsidR="00E34473" w:rsidRDefault="004953B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 -Мал?</w:t>
      </w:r>
    </w:p>
    <w:p w:rsidR="004953BE" w:rsidRDefault="004953B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-Переодевайся…</w:t>
      </w:r>
    </w:p>
    <w:p w:rsidR="004953BE" w:rsidRDefault="004953B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*Она надела скафандр, после чего Ли закрыл за ней дверь почтовой капсулы. Через пару дней та должна была прилететь на Сильву*</w:t>
      </w:r>
    </w:p>
    <w:p w:rsidR="004953BE" w:rsidRDefault="004953BE" w:rsidP="004953BE">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56. Старые друзья</w:t>
      </w:r>
    </w:p>
    <w:p w:rsidR="005959B3" w:rsidRDefault="004953B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14:35 18.09.2010 *На Сильве Эниси знал о том, кто прилетит. Домик, в котором жил Жифэ был прибран и обезличен. Рядом с замком Зофэ приземлилась капсула… Соне вывалилась оттуда, будто провела там 8 или даже 10 дней. Её организм явно был куда менее подготовленным, чем организм Сонет. *</w:t>
      </w:r>
    </w:p>
    <w:p w:rsidR="005959B3" w:rsidRDefault="004953B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 -Где я?</w:t>
      </w:r>
    </w:p>
    <w:p w:rsidR="004953BE" w:rsidRDefault="004953B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-Сильва, Со… То место, где всё начиналось</w:t>
      </w:r>
    </w:p>
    <w:p w:rsidR="004953BE" w:rsidRDefault="004953B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-Эниси? Ты ещё жив?</w:t>
      </w:r>
    </w:p>
    <w:p w:rsidR="004953BE" w:rsidRDefault="004953B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живее тебя… И знаешь, Виста нету, а Пимбазен есть… Иди за солдатами, тебя проводят. Ты, конечно, можешь сбежать из дома, куда тебя привезут… Но думаю, что долго ты там не выживешь, в лесах вокруг… Так что считай, что ты в ссылке…</w:t>
      </w:r>
    </w:p>
    <w:p w:rsidR="004953BE" w:rsidRDefault="004953B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пошёл в замок. Как только он вошёл в свою комнату дверь за ним закрылась…*</w:t>
      </w:r>
    </w:p>
    <w:p w:rsidR="005959B3" w:rsidRDefault="004953B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Неизвестный: -Я не знаю твоё имя… Мне лишь приказано тебя убить…</w:t>
      </w:r>
    </w:p>
    <w:p w:rsidR="004953BE" w:rsidRDefault="004953B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*Началась драка. Эниси выбил нож. Незнакомец попытался повалить на землю Эниси, но он увернулся… Затем началась драка на двойных клинках</w:t>
      </w:r>
      <w:r w:rsidR="00601F53">
        <w:rPr>
          <w:rFonts w:ascii="Truetypewriter PolyglOTT" w:hAnsi="Truetypewriter PolyglOTT" w:cs="Truetypewriter PolyglOTT"/>
          <w:sz w:val="28"/>
          <w:szCs w:val="28"/>
        </w:rPr>
        <w:t>. Эниси отражал атаки, затем увидел, что враг на долю секунды открылся. В этот же момент, он ударил противника в грудь и тот оказался на полу…</w:t>
      </w:r>
      <w:r>
        <w:rPr>
          <w:rFonts w:ascii="Truetypewriter PolyglOTT" w:hAnsi="Truetypewriter PolyglOTT" w:cs="Truetypewriter PolyglOTT"/>
          <w:sz w:val="28"/>
          <w:szCs w:val="28"/>
        </w:rPr>
        <w:t>*</w:t>
      </w:r>
    </w:p>
    <w:p w:rsidR="005959B3" w:rsidRDefault="00601F5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Неизвестный: -Я проиграл. Позволь мне уйти самому, так гласит древняя традиция элиты. Лишь скажи мне своё имя, кто ты?</w:t>
      </w:r>
    </w:p>
    <w:p w:rsidR="00601F53" w:rsidRDefault="00601F5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-Я – Эниси Нильс Фирцино… Гальдернмаер? </w:t>
      </w:r>
    </w:p>
    <w:p w:rsidR="00601F53" w:rsidRDefault="00601F5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Олай: -Мы знакомы?</w:t>
      </w:r>
    </w:p>
    <w:p w:rsidR="00601F53" w:rsidRDefault="00601F5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*796 оборот</w:t>
      </w:r>
    </w:p>
    <w:p w:rsidR="00601F53" w:rsidRDefault="00601F5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*Эниси и Ли проводят учебное сражение в академии. Эниси оказывается на земле*</w:t>
      </w:r>
    </w:p>
    <w:p w:rsidR="00601F53" w:rsidRDefault="00601F5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Ли: -Вставай, Зофэ…</w:t>
      </w:r>
    </w:p>
    <w:p w:rsidR="00601F53" w:rsidRDefault="00601F5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ab/>
        <w:t>*Все обернулись*</w:t>
      </w:r>
    </w:p>
    <w:p w:rsidR="00601F53" w:rsidRDefault="00601F5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 xml:space="preserve">Эниси: -Лами, ты совсем что-ли? </w:t>
      </w:r>
      <w:r w:rsidR="000D2E7A">
        <w:rPr>
          <w:rFonts w:ascii="Truetypewriter PolyglOTT" w:hAnsi="Truetypewriter PolyglOTT" w:cs="Truetypewriter PolyglOTT"/>
          <w:sz w:val="28"/>
          <w:szCs w:val="28"/>
        </w:rPr>
        <w:t xml:space="preserve">Я - </w:t>
      </w:r>
      <w:r>
        <w:rPr>
          <w:rFonts w:ascii="Truetypewriter PolyglOTT" w:hAnsi="Truetypewriter PolyglOTT" w:cs="Truetypewriter PolyglOTT"/>
          <w:sz w:val="28"/>
          <w:szCs w:val="28"/>
        </w:rPr>
        <w:t>Золай…</w:t>
      </w:r>
    </w:p>
    <w:p w:rsidR="00601F53" w:rsidRDefault="00601F5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Ли: -Ой, прости Эти, я просто недавно читал книгу о королевской семье Пимбазена, вот и вырвалось…</w:t>
      </w:r>
    </w:p>
    <w:p w:rsidR="00601F53" w:rsidRDefault="00601F5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Олай: -Ну что, девчонки, закончили губы красить?</w:t>
      </w:r>
    </w:p>
    <w:p w:rsidR="00601F53" w:rsidRDefault="00601F5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 xml:space="preserve">Ли: -Это мы то девчонки, ну иди сюда… </w:t>
      </w:r>
    </w:p>
    <w:p w:rsidR="00601F53" w:rsidRDefault="00601F5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w:t>
      </w:r>
    </w:p>
    <w:p w:rsidR="005959B3" w:rsidRDefault="00601F5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 Эти Золай тебе не о чём не говорит?</w:t>
      </w:r>
    </w:p>
    <w:p w:rsidR="00601F53" w:rsidRDefault="00601F5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Олай: -Постой, так это ты тогда растаскивал нас с Эти?</w:t>
      </w:r>
    </w:p>
    <w:p w:rsidR="00601F53" w:rsidRDefault="00601F5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-Эниси Ли, его зовут Эниси Ли. А моя фамилия Зофэ…</w:t>
      </w:r>
    </w:p>
    <w:p w:rsidR="00601F53" w:rsidRDefault="00601F5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Олай: -А кто тогда отдал мне приказ от имени короля, если ваше высочество тут?</w:t>
      </w:r>
    </w:p>
    <w:p w:rsidR="00601F53" w:rsidRDefault="00601F5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-Во-первых, я не король. Во-вторых, тот, кто отдал тебе приказ явно знал, что после криостазиса ты будешь не в курсе…</w:t>
      </w:r>
    </w:p>
    <w:p w:rsidR="00601F53" w:rsidRDefault="00601F5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Олай: -Ах, да… Нужно было оставить на трупе ещё вот это…</w:t>
      </w:r>
    </w:p>
    <w:p w:rsidR="00FF410E" w:rsidRDefault="00601F53" w:rsidP="00FF410E">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 </w:t>
      </w:r>
      <w:r w:rsidR="00FF410E">
        <w:rPr>
          <w:rFonts w:ascii="Truetypewriter PolyglOTT" w:hAnsi="Truetypewriter PolyglOTT" w:cs="Truetypewriter PolyglOTT"/>
          <w:b/>
          <w:sz w:val="36"/>
          <w:szCs w:val="28"/>
        </w:rPr>
        <w:t>Глава 57. Буря в тихой мгле</w:t>
      </w:r>
    </w:p>
    <w:p w:rsidR="00601F53" w:rsidRDefault="0068449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05:32 19.09.2010 </w:t>
      </w:r>
      <w:r w:rsidR="00FF410E">
        <w:rPr>
          <w:rFonts w:ascii="Truetypewriter PolyglOTT" w:hAnsi="Truetypewriter PolyglOTT" w:cs="Truetypewriter PolyglOTT"/>
          <w:sz w:val="28"/>
          <w:szCs w:val="28"/>
        </w:rPr>
        <w:t>*Ламан прибыл на К</w:t>
      </w:r>
      <w:r w:rsidR="00FF410E" w:rsidRPr="00FF410E">
        <w:rPr>
          <w:rFonts w:ascii="Truetypewriter PolyglOTT" w:hAnsi="Truetypewriter PolyglOTT" w:cs="Truetypewriter PolyglOTT"/>
          <w:sz w:val="28"/>
          <w:szCs w:val="28"/>
        </w:rPr>
        <w:t>’</w:t>
      </w:r>
      <w:r w:rsidR="00FF410E">
        <w:rPr>
          <w:rFonts w:ascii="Truetypewriter PolyglOTT" w:hAnsi="Truetypewriter PolyglOTT" w:cs="Truetypewriter PolyglOTT"/>
          <w:sz w:val="28"/>
          <w:szCs w:val="28"/>
        </w:rPr>
        <w:t>бинст чтобы отчитаться перед Фонстом о том, что Федерация отступает на Магвиле под натиском партизан. На этот раз он надел доспехи на тот случай, если его бы стали бить. И вот он вошёл в покои Фонста. *</w:t>
      </w:r>
    </w:p>
    <w:p w:rsidR="005959B3" w:rsidRDefault="00FF410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-Доспехи? Не уж то ты решил, что в отступлении твоя вина?</w:t>
      </w:r>
    </w:p>
    <w:p w:rsidR="00FF410E" w:rsidRDefault="00FF410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-Но это же…</w:t>
      </w:r>
    </w:p>
    <w:p w:rsidR="00B072F2" w:rsidRDefault="00FF410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-Ты не обязан был следить за прессой, на этот случай есть министерст</w:t>
      </w:r>
      <w:r w:rsidR="00684497">
        <w:rPr>
          <w:rFonts w:ascii="Truetypewriter PolyglOTT" w:hAnsi="Truetypewriter PolyglOTT" w:cs="Truetypewriter PolyglOTT"/>
          <w:sz w:val="28"/>
          <w:szCs w:val="28"/>
        </w:rPr>
        <w:t>во пропаганды и развития. Это их</w:t>
      </w:r>
      <w:r>
        <w:rPr>
          <w:rFonts w:ascii="Truetypewriter PolyglOTT" w:hAnsi="Truetypewriter PolyglOTT" w:cs="Truetypewriter PolyglOTT"/>
          <w:sz w:val="28"/>
          <w:szCs w:val="28"/>
        </w:rPr>
        <w:t xml:space="preserve"> вина… А что касается…</w:t>
      </w:r>
    </w:p>
    <w:p w:rsidR="00FF410E" w:rsidRDefault="00FF410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покои влетел советник*</w:t>
      </w:r>
    </w:p>
    <w:p w:rsidR="00B072F2" w:rsidRDefault="00FF410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Советник*Запыхаясь*: -Ваше Высочество, дело безотлагательной важности…</w:t>
      </w:r>
    </w:p>
    <w:p w:rsidR="00FF410E" w:rsidRDefault="00FF410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-Слушаю…</w:t>
      </w:r>
    </w:p>
    <w:p w:rsidR="00FF410E" w:rsidRDefault="00FF410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-Это нужно не слушать, а видеть… *Вдох* Вы посылали контингент на Мицерн… Они нашли…</w:t>
      </w:r>
    </w:p>
    <w:p w:rsidR="00FF410E" w:rsidRDefault="00FF410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*Фонст подскочил и встал на ноги. В этот момент до него дошло, что ноги его не в силах удержать, потому он рухнул вниз…*</w:t>
      </w:r>
    </w:p>
    <w:p w:rsidR="00FF410E" w:rsidRDefault="00FF410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-Ты можешь ходить?</w:t>
      </w:r>
    </w:p>
    <w:p w:rsidR="00FF410E" w:rsidRDefault="00FF410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-Нет, я забыл об этом, поднимите меня</w:t>
      </w:r>
    </w:p>
    <w:p w:rsidR="00FF410E" w:rsidRDefault="00FF410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вновь сидел в кресле*</w:t>
      </w:r>
    </w:p>
    <w:p w:rsidR="00FF410E" w:rsidRDefault="00FF410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-Может есть шанс восстановить нервную проводимость позвоночника?</w:t>
      </w:r>
    </w:p>
    <w:p w:rsidR="00FF410E" w:rsidRDefault="00FF410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-Пытались, как видишь, не вышло, да и нету на это времени. Везите меня туда, советник…</w:t>
      </w:r>
    </w:p>
    <w:p w:rsidR="00FF410E" w:rsidRDefault="0044700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был спущен в подвал, где стояла криокапсула. Фонст подъехал к ней и снял светозащитный колпак со смотрового окна… *</w:t>
      </w:r>
    </w:p>
    <w:p w:rsidR="00447008" w:rsidRDefault="0044700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-Жифэ…</w:t>
      </w:r>
    </w:p>
    <w:p w:rsidR="00087508" w:rsidRDefault="0044700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*В капсуле лежал его брат. Бледный. Его лицо было всё в морщинах, глаза были открыты, будто прося о пощаде… </w:t>
      </w:r>
    </w:p>
    <w:p w:rsidR="000D2E7A" w:rsidRDefault="00087508" w:rsidP="00087508">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Фонст готовил свою элиту, но она так и не была готова, солдаты много уступали Пимбазенцам. Узнав о том, что Жифэ мёртв Фонст сразу понял, что не мог его брат умереть от отравления наркотиками, которые всю жизнь презирал. А значит ему помогли, и известно кто помог: Эниси Нильс Фирцино Зофе. Фонсту пришла в голову идея: вытащить из криостазиса элитного бойца и сказать ему о том, что </w:t>
      </w:r>
      <w:r w:rsidR="000D2E7A">
        <w:rPr>
          <w:rFonts w:ascii="Truetypewriter PolyglOTT" w:hAnsi="Truetypewriter PolyglOTT" w:cs="Truetypewriter PolyglOTT"/>
          <w:sz w:val="28"/>
          <w:szCs w:val="28"/>
        </w:rPr>
        <w:t>нужно убить главаря повстанцев, угрожающих безопасности Пимбазена.</w:t>
      </w:r>
    </w:p>
    <w:p w:rsidR="00F4624A" w:rsidRDefault="000D2E7A" w:rsidP="00087508">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 Олай Гальдернмаер провалил возложенную на него миссию… В отправленной с ним записке предлагалось передать тело на Мицерне, затем сформировать группу для переговоров.</w:t>
      </w:r>
    </w:p>
    <w:p w:rsidR="00447008" w:rsidRDefault="00F4624A" w:rsidP="00087508">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долго молчал, но наконец сказал…</w:t>
      </w:r>
      <w:r w:rsidR="00447008">
        <w:rPr>
          <w:rFonts w:ascii="Truetypewriter PolyglOTT" w:hAnsi="Truetypewriter PolyglOTT" w:cs="Truetypewriter PolyglOTT"/>
          <w:sz w:val="28"/>
          <w:szCs w:val="28"/>
        </w:rPr>
        <w:t>*</w:t>
      </w:r>
    </w:p>
    <w:p w:rsidR="00FF410E" w:rsidRDefault="00F4624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-Ламан, Магвиль должен стоять до последнего… Мы его уже потеряли, но нельзя сдаться…</w:t>
      </w:r>
    </w:p>
    <w:p w:rsidR="00F4624A" w:rsidRDefault="00F4624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-Может просто перестрелять всех повстанцев? Всё население?</w:t>
      </w:r>
    </w:p>
    <w:p w:rsidR="00F4624A" w:rsidRDefault="00F4624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-Долго. Дорого. Падёт много наших солдат, дольше, чем в глухой обороне. Просто перекидывайте всех несогласных за линию соприкосновения… Советник</w:t>
      </w:r>
    </w:p>
    <w:p w:rsidR="00F4624A" w:rsidRDefault="00F4624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-Да?</w:t>
      </w:r>
    </w:p>
    <w:p w:rsidR="00F4624A" w:rsidRDefault="00F4624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-Во сколько нам обходится эта выходка Эниси?</w:t>
      </w:r>
    </w:p>
    <w:p w:rsidR="00F4624A" w:rsidRDefault="00F4624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Советник: Семь процентов бюджета Федерации… Мы стараемся выделить больше, но денег катастрофически не хватает. Всё было сбалансированно и выверено. Мы выходили в ноль, но сейчас начался дефицит…</w:t>
      </w:r>
    </w:p>
    <w:p w:rsidR="00F4624A" w:rsidRDefault="00F4624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-А как экономика Пимбазена вообще это выносит?</w:t>
      </w:r>
    </w:p>
    <w:p w:rsidR="00F4624A" w:rsidRDefault="00F4624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-Нету у них экономики. Они сколько нон-д</w:t>
      </w:r>
      <w:r w:rsidR="00B61A0C">
        <w:rPr>
          <w:rFonts w:ascii="Truetypewriter PolyglOTT" w:hAnsi="Truetypewriter PolyglOTT" w:cs="Truetypewriter PolyglOTT"/>
          <w:sz w:val="28"/>
          <w:szCs w:val="28"/>
        </w:rPr>
        <w:t>е</w:t>
      </w:r>
      <w:r>
        <w:rPr>
          <w:rFonts w:ascii="Truetypewriter PolyglOTT" w:hAnsi="Truetypewriter PolyglOTT" w:cs="Truetypewriter PolyglOTT"/>
          <w:sz w:val="28"/>
          <w:szCs w:val="28"/>
        </w:rPr>
        <w:t xml:space="preserve">виантам </w:t>
      </w:r>
      <w:r w:rsidR="00B61A0C">
        <w:rPr>
          <w:rFonts w:ascii="Truetypewriter PolyglOTT" w:hAnsi="Truetypewriter PolyglOTT" w:cs="Truetypewriter PolyglOTT"/>
          <w:sz w:val="28"/>
          <w:szCs w:val="28"/>
        </w:rPr>
        <w:t>прикажут сделать</w:t>
      </w:r>
      <w:r w:rsidR="00684497">
        <w:rPr>
          <w:rFonts w:ascii="Truetypewriter PolyglOTT" w:hAnsi="Truetypewriter PolyglOTT" w:cs="Truetypewriter PolyglOTT"/>
          <w:sz w:val="28"/>
          <w:szCs w:val="28"/>
        </w:rPr>
        <w:t>, столько те и делают. Ничего в</w:t>
      </w:r>
      <w:r w:rsidR="00B61A0C">
        <w:rPr>
          <w:rFonts w:ascii="Truetypewriter PolyglOTT" w:hAnsi="Truetypewriter PolyglOTT" w:cs="Truetypewriter PolyglOTT"/>
          <w:sz w:val="28"/>
          <w:szCs w:val="28"/>
        </w:rPr>
        <w:t>замен не прося… А девианты всем этим руководят, за ними следят нон-девианты</w:t>
      </w:r>
      <w:r w:rsidR="00257ED3">
        <w:rPr>
          <w:rFonts w:ascii="Truetypewriter PolyglOTT" w:hAnsi="Truetypewriter PolyglOTT" w:cs="Truetypewriter PolyglOTT"/>
          <w:sz w:val="28"/>
          <w:szCs w:val="28"/>
        </w:rPr>
        <w:t>.</w:t>
      </w:r>
      <w:r w:rsidR="00B61A0C">
        <w:rPr>
          <w:rFonts w:ascii="Truetypewriter PolyglOTT" w:hAnsi="Truetypewriter PolyglOTT" w:cs="Truetypewriter PolyglOTT"/>
          <w:sz w:val="28"/>
          <w:szCs w:val="28"/>
        </w:rPr>
        <w:t xml:space="preserve"> </w:t>
      </w:r>
      <w:r w:rsidR="00257ED3">
        <w:rPr>
          <w:rFonts w:ascii="Truetypewriter PolyglOTT" w:hAnsi="Truetypewriter PolyglOTT" w:cs="Truetypewriter PolyglOTT"/>
          <w:sz w:val="28"/>
          <w:szCs w:val="28"/>
        </w:rPr>
        <w:t>С</w:t>
      </w:r>
      <w:r w:rsidR="00B61A0C">
        <w:rPr>
          <w:rFonts w:ascii="Truetypewriter PolyglOTT" w:hAnsi="Truetypewriter PolyglOTT" w:cs="Truetypewriter PolyglOTT"/>
          <w:sz w:val="28"/>
          <w:szCs w:val="28"/>
        </w:rPr>
        <w:t xml:space="preserve">ледят, чтобы те не воровали… И в итоге все ресурсы у них идут на фронт… Те, что остаются после обеспечения тыла… </w:t>
      </w:r>
      <w:r>
        <w:rPr>
          <w:rFonts w:ascii="Truetypewriter PolyglOTT" w:hAnsi="Truetypewriter PolyglOTT" w:cs="Truetypewriter PolyglOTT"/>
          <w:sz w:val="28"/>
          <w:szCs w:val="28"/>
        </w:rPr>
        <w:t xml:space="preserve">  </w:t>
      </w:r>
    </w:p>
    <w:p w:rsidR="00FF410E" w:rsidRDefault="00684497" w:rsidP="00684497">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58. Вечный полёт</w:t>
      </w:r>
    </w:p>
    <w:p w:rsidR="00FF410E" w:rsidRDefault="00230E8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05:13</w:t>
      </w:r>
      <w:r w:rsidR="00684497">
        <w:rPr>
          <w:rFonts w:ascii="Truetypewriter PolyglOTT" w:hAnsi="Truetypewriter PolyglOTT" w:cs="Truetypewriter PolyglOTT"/>
          <w:sz w:val="28"/>
          <w:szCs w:val="28"/>
        </w:rPr>
        <w:t xml:space="preserve"> 20.09.2010</w:t>
      </w:r>
      <w:r>
        <w:rPr>
          <w:rFonts w:ascii="Truetypewriter PolyglOTT" w:hAnsi="Truetypewriter PolyglOTT" w:cs="Truetypewriter PolyglOTT"/>
          <w:sz w:val="28"/>
          <w:szCs w:val="28"/>
        </w:rPr>
        <w:t xml:space="preserve"> *Магвиль. На мостике флагмана началось заседание. Ли, Сонет и Шрин Кришлау сидели за столом. Перед ними были генералы. *</w:t>
      </w:r>
    </w:p>
    <w:p w:rsidR="00257ED3" w:rsidRDefault="00230E8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w:t>
      </w:r>
      <w:r w:rsidR="002A6AD5">
        <w:rPr>
          <w:rFonts w:ascii="Truetypewriter PolyglOTT" w:hAnsi="Truetypewriter PolyglOTT" w:cs="Truetypewriter PolyglOTT"/>
          <w:sz w:val="28"/>
          <w:szCs w:val="28"/>
        </w:rPr>
        <w:t>Как наши успехи?</w:t>
      </w:r>
    </w:p>
    <w:p w:rsidR="002A6AD5" w:rsidRDefault="002A6AD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Эликрарий Котрой: -Генерал, мы наступаем. По нашим расчётам в течении двух трёх месяцев весь Магвиль будет наш…</w:t>
      </w:r>
    </w:p>
    <w:p w:rsidR="002A6AD5" w:rsidRDefault="002A6AD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Анпре Кайко: -А что дальше?</w:t>
      </w:r>
    </w:p>
    <w:p w:rsidR="002A6AD5" w:rsidRDefault="002A6AD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-Вы сначала Магвиль возьмите, а потом уже думайте о том, что дальше</w:t>
      </w:r>
    </w:p>
    <w:p w:rsidR="002A6AD5" w:rsidRDefault="002A6AD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Анпре: -Но госпожа полковник…</w:t>
      </w:r>
    </w:p>
    <w:p w:rsidR="002A6AD5" w:rsidRDefault="002A6AD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-Генерал, она права. Магвиль очень хорошо держится, несмотря ни на что. Если вам так интересно, то на К</w:t>
      </w:r>
      <w:r w:rsidRPr="002A6AD5">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 полетим мы очень нескоро. Через много лет. Да и правда в том, что это не Пимбазен. Своё бы отвоевать…</w:t>
      </w:r>
    </w:p>
    <w:p w:rsidR="002A6AD5" w:rsidRDefault="002A6AD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-Как вы правы, Шрин. В общем, я посмотрел по карте, пять процентов суши Магвиля уже наши. Я не знаю где вы взяли 2-3 месяца</w:t>
      </w:r>
      <w:r w:rsidR="00FA1EC3">
        <w:rPr>
          <w:rFonts w:ascii="Truetypewriter PolyglOTT" w:hAnsi="Truetypewriter PolyglOTT" w:cs="Truetypewriter PolyglOTT"/>
          <w:sz w:val="28"/>
          <w:szCs w:val="28"/>
        </w:rPr>
        <w:t>. Да, сейчас мои войска возьмут космопорт, но даже так мы не…</w:t>
      </w:r>
    </w:p>
    <w:p w:rsidR="00FA1EC3" w:rsidRPr="002A6AD5" w:rsidRDefault="00FA1EC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Кисен Комоноро: -Мы уже взяли пять процентов. За пару недель. С Адоры везут столько оружия, что мы и за месяц бы взяли весь Магвиль, но нам солдат жалко. Ополчение тренируют, муштруют. И они быстро учатся…</w:t>
      </w:r>
    </w:p>
    <w:p w:rsidR="00257ED3" w:rsidRDefault="00FA1EC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-Как вы сме…</w:t>
      </w:r>
    </w:p>
    <w:p w:rsidR="00FA1EC3" w:rsidRDefault="00FA1EC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-Успокойся, Ши… В этом ничего страшного нету…</w:t>
      </w:r>
    </w:p>
    <w:p w:rsidR="00746B69" w:rsidRDefault="00FA1EC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-Ли, он тебя перебил… Кстати, как и ты меня…</w:t>
      </w:r>
      <w:r w:rsidR="00746B69">
        <w:rPr>
          <w:rFonts w:ascii="Truetypewriter PolyglOTT" w:hAnsi="Truetypewriter PolyglOTT" w:cs="Truetypewriter PolyglOTT"/>
          <w:sz w:val="28"/>
          <w:szCs w:val="28"/>
        </w:rPr>
        <w:t xml:space="preserve"> Ладно… Что с тобой спорить…</w:t>
      </w:r>
    </w:p>
    <w:p w:rsidR="00746B69" w:rsidRDefault="00746B6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-Кисен, не обижайся, но ты ещё слишком неопытен… </w:t>
      </w:r>
    </w:p>
    <w:p w:rsidR="00746B69" w:rsidRDefault="00746B6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Кисен: -А вы будто бы уже брали Магвиль?</w:t>
      </w:r>
    </w:p>
    <w:p w:rsidR="00746B69" w:rsidRDefault="00746B6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Сонет: -Брали, людей пожалели и сбежали. И Сильву мы обороняли. Дальше то что, генерал? Вы рвётесь сломя голову, даже не подумав… Смотрите, прорыв через гавань Копре очень очевиден, потому глуп. Под всем Магвилем пролегает подземная сеть канализации…</w:t>
      </w:r>
    </w:p>
    <w:p w:rsidR="00746B69" w:rsidRDefault="00746B6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Кисен: -Но…</w:t>
      </w:r>
    </w:p>
    <w:p w:rsidR="00746B69" w:rsidRDefault="00746B6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-И выходит она аккурат в тылу фронта… Сначала по канализации пройдёт элита, а затем подтянется и вся армия…</w:t>
      </w:r>
    </w:p>
    <w:p w:rsidR="00746B69" w:rsidRDefault="00746B6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Кисен: -А как же ваша элита будет без танков?</w:t>
      </w:r>
    </w:p>
    <w:p w:rsidR="00746B69" w:rsidRDefault="00746B6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-Бей</w:t>
      </w:r>
    </w:p>
    <w:p w:rsidR="00746B69" w:rsidRDefault="00746B6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Кисен: -Что?</w:t>
      </w:r>
    </w:p>
    <w:p w:rsidR="00746B69" w:rsidRDefault="00746B6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-Ударь меня</w:t>
      </w:r>
    </w:p>
    <w:p w:rsidR="00746B69" w:rsidRDefault="00746B6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*Генерал замахнулся и сделал отвлекающий манёвр. Ли в ответ ударил его в бок, но Кисен защитился. После чего Кисен попытался ударить Ли, но замешкался на долю секунды, и был отправлен лицом вниз на землю. *</w:t>
      </w:r>
    </w:p>
    <w:p w:rsidR="00593CDC" w:rsidRDefault="00746B6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-То, что мы вас отобрали из кандидатов в элиту, не означает, что вас успели всему научить. Да, у вас куда лучшее стратегическое мышление, чем у остальных, но по сравнению с ними в бою вы – недоучки… Если ещё кто-нибудь сомневается в том, что элита без танков сделать ничего не сможет, то я могу позвать солдат… </w:t>
      </w:r>
      <w:r w:rsidR="00593CDC">
        <w:rPr>
          <w:rFonts w:ascii="Truetypewriter PolyglOTT" w:hAnsi="Truetypewriter PolyglOTT" w:cs="Truetypewriter PolyglOTT"/>
          <w:sz w:val="28"/>
          <w:szCs w:val="28"/>
        </w:rPr>
        <w:t>А теперь оставьте нас…</w:t>
      </w:r>
    </w:p>
    <w:p w:rsidR="00257ED3"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*Генералы вышли*</w:t>
      </w:r>
      <w:r w:rsidR="00746B69">
        <w:rPr>
          <w:rFonts w:ascii="Truetypewriter PolyglOTT" w:hAnsi="Truetypewriter PolyglOTT" w:cs="Truetypewriter PolyglOTT"/>
          <w:sz w:val="28"/>
          <w:szCs w:val="28"/>
        </w:rPr>
        <w:t xml:space="preserve"> </w:t>
      </w:r>
    </w:p>
    <w:p w:rsidR="00257ED3"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-Достаточно жёстко</w:t>
      </w:r>
    </w:p>
    <w:p w:rsidR="00593CDC"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-Зато очень наглядно… Надеюсь, что я его не травмировал…</w:t>
      </w:r>
    </w:p>
    <w:p w:rsidR="00593CDC"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-Это всё конечно хорошо, но вопрос, сколько реально займёт захват Магвиля?</w:t>
      </w:r>
    </w:p>
    <w:p w:rsidR="00593CDC"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-Понятия не имею, нам главное месяцев в семь уложится… </w:t>
      </w:r>
    </w:p>
    <w:p w:rsidR="00593CDC"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-А потом Эниси отправит тебя на…</w:t>
      </w:r>
    </w:p>
    <w:p w:rsidR="00593CDC"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-Не отправит, да и эти огурцы научатся…</w:t>
      </w:r>
    </w:p>
    <w:p w:rsidR="00593CDC"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Ши: -Огурцы? </w:t>
      </w:r>
    </w:p>
    <w:p w:rsidR="00593CDC"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-Ну зелёные… Ладно, проехали…</w:t>
      </w:r>
    </w:p>
    <w:p w:rsidR="00257ED3"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сняла очки и положила их на стол…*</w:t>
      </w:r>
    </w:p>
    <w:p w:rsidR="00FF410E"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-Ли, мне не совсем хорошо…</w:t>
      </w:r>
    </w:p>
    <w:p w:rsidR="00593CDC"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Ли: -Только не надо снова в обморок падать…</w:t>
      </w:r>
    </w:p>
    <w:p w:rsidR="00593CDC"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-Да нет, я ещё пока здесь… Просто… Пошли в медблок…</w:t>
      </w:r>
    </w:p>
    <w:p w:rsidR="00593CDC"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элиты вошёл на мостик*</w:t>
      </w:r>
    </w:p>
    <w:p w:rsidR="00FF410E"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-Космопорт наш, что дальше?</w:t>
      </w:r>
    </w:p>
    <w:p w:rsidR="00593CDC"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взял со стола план-карту и дал её в руку солдату*</w:t>
      </w:r>
    </w:p>
    <w:p w:rsidR="00FF410E"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8"/>
        </w:rPr>
        <w:t xml:space="preserve">Ли: -Это для </w:t>
      </w:r>
      <w:r>
        <w:rPr>
          <w:rFonts w:ascii="Truetypewriter PolyglOTT" w:hAnsi="Truetypewriter PolyglOTT" w:cs="Truetypewriter PolyglOTT"/>
          <w:sz w:val="28"/>
          <w:szCs w:val="24"/>
        </w:rPr>
        <w:t>Чронэ</w:t>
      </w:r>
    </w:p>
    <w:p w:rsidR="00593CDC"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-Принял</w:t>
      </w:r>
    </w:p>
    <w:p w:rsidR="00593CDC"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4"/>
        </w:rPr>
        <w:t>*Солдат покинул мостик. Эниси же встал и подошёл к Сонет. Он взял очки со стола и надел их на неё*</w:t>
      </w:r>
    </w:p>
    <w:p w:rsidR="00FF410E"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-Они же могут разбиться…</w:t>
      </w:r>
    </w:p>
    <w:p w:rsidR="00593CDC"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-Не бойся…</w:t>
      </w:r>
    </w:p>
    <w:p w:rsidR="00593CDC" w:rsidRDefault="00593CD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 взял её под руку и помог встать. На удивление, она стала будто ещё легче</w:t>
      </w:r>
      <w:r w:rsidR="00AE2E88">
        <w:rPr>
          <w:rFonts w:ascii="Truetypewriter PolyglOTT" w:hAnsi="Truetypewriter PolyglOTT" w:cs="Truetypewriter PolyglOTT"/>
          <w:sz w:val="28"/>
          <w:szCs w:val="28"/>
        </w:rPr>
        <w:t xml:space="preserve">. Ли довёл её до медблока… </w:t>
      </w:r>
      <w:r>
        <w:rPr>
          <w:rFonts w:ascii="Truetypewriter PolyglOTT" w:hAnsi="Truetypewriter PolyglOTT" w:cs="Truetypewriter PolyglOTT"/>
          <w:sz w:val="28"/>
          <w:szCs w:val="28"/>
        </w:rPr>
        <w:t>*</w:t>
      </w:r>
    </w:p>
    <w:p w:rsidR="00FF410E" w:rsidRDefault="00AE2E8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-Это диабет?</w:t>
      </w:r>
    </w:p>
    <w:p w:rsidR="00AE2E88" w:rsidRDefault="00AE2E8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-Да… Мне повезло с тем, что я не умираю от разрушения лёгких… Но… Ты же знаешь, что он неизлечим…</w:t>
      </w:r>
    </w:p>
    <w:p w:rsidR="00AE2E88" w:rsidRDefault="00AE2E8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-Что ж ты раньше не сказала? Почему доктора не нашли?</w:t>
      </w:r>
    </w:p>
    <w:p w:rsidR="00AE2E88" w:rsidRDefault="00AE2E8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-Нашли, я сказала, что это часть моей болезни…</w:t>
      </w:r>
    </w:p>
    <w:p w:rsidR="00AE2E88" w:rsidRDefault="00AE2E8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-Ой, ладно… Подожди пару минут…</w:t>
      </w:r>
    </w:p>
    <w:p w:rsidR="00AE2E88" w:rsidRDefault="00AE2E8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*Спустя пару минут Эниси принёс шприц и ампулы. Он вскрыл одну и набрал в шприц… Затем аккуратно задрал рукав костюма Со и ввёл содержимое… *</w:t>
      </w:r>
    </w:p>
    <w:p w:rsidR="00FF410E" w:rsidRDefault="00AE2E8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-Что это?</w:t>
      </w:r>
    </w:p>
    <w:p w:rsidR="007E3CA2" w:rsidRDefault="00AE2E8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-Инсулин… Применять перед едой… Только не забудь об этом…</w:t>
      </w:r>
      <w:r w:rsidR="007E3CA2">
        <w:rPr>
          <w:rFonts w:ascii="Truetypewriter PolyglOTT" w:hAnsi="Truetypewriter PolyglOTT" w:cs="Truetypewriter PolyglOTT"/>
          <w:sz w:val="28"/>
          <w:szCs w:val="28"/>
        </w:rPr>
        <w:t xml:space="preserve"> Когда-то это принадлежало моей матери…</w:t>
      </w:r>
    </w:p>
    <w:p w:rsidR="007E3CA2" w:rsidRDefault="007E3CA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-А потом кончился инсулин?</w:t>
      </w:r>
    </w:p>
    <w:p w:rsidR="007E3CA2" w:rsidRDefault="007E3CA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-Его бы не хватило на двоих…</w:t>
      </w:r>
    </w:p>
    <w:p w:rsidR="007E3CA2" w:rsidRDefault="007E3CA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закатил рукав. На его руке было множество следов от инъекций*</w:t>
      </w:r>
    </w:p>
    <w:p w:rsidR="007E3CA2" w:rsidRDefault="007E3CA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-Но как ты всё это время скрывал, столько лет…</w:t>
      </w:r>
    </w:p>
    <w:p w:rsidR="007E3CA2" w:rsidRDefault="007E3CA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Ли: -Без особых проблем. Когда ходил в туалет… Тогда и… Меня больше интересует почему у тебя проявилась болезнь сейчас</w:t>
      </w:r>
    </w:p>
    <w:p w:rsidR="007E3CA2" w:rsidRDefault="007E3CA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-Беременность, изменение гормонального фона, шоковые условия… А в довершение генетическая болезнь… Вот и всё, Эни… Это все секреты, Эниси Ли?</w:t>
      </w:r>
    </w:p>
    <w:p w:rsidR="007E3CA2" w:rsidRDefault="007E3CA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-Вроде бы все, Со… Я…</w:t>
      </w:r>
    </w:p>
    <w:p w:rsidR="007E3CA2" w:rsidRDefault="007E3CA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-Да ладно, я тебя люблю любым… Знаешь, может я тоже была не совсем честна…</w:t>
      </w:r>
    </w:p>
    <w:p w:rsidR="0052231E" w:rsidRDefault="0052231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*Она сняла ботинки с каблуками и распустила волосы*</w:t>
      </w:r>
    </w:p>
    <w:p w:rsidR="00AE2E88" w:rsidRDefault="0052231E"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-Это краска. Ли… Они слегка… Они седые…</w:t>
      </w:r>
    </w:p>
    <w:p w:rsidR="006C38E5" w:rsidRDefault="0052231E" w:rsidP="006C38E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-Какая разница какие у тебя волосы? Пускай хоть рыжие… Я тебя далеко не за волосы полюбил…</w:t>
      </w:r>
      <w:r w:rsidR="006C38E5" w:rsidRPr="006C38E5">
        <w:rPr>
          <w:rFonts w:ascii="Truetypewriter PolyglOTT" w:hAnsi="Truetypewriter PolyglOTT" w:cs="Truetypewriter PolyglOTT"/>
          <w:sz w:val="28"/>
          <w:szCs w:val="28"/>
        </w:rPr>
        <w:t xml:space="preserve"> </w:t>
      </w:r>
    </w:p>
    <w:p w:rsidR="006C38E5" w:rsidRDefault="006C38E5" w:rsidP="006C38E5">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 xml:space="preserve">Глава 59. </w:t>
      </w:r>
      <w:r w:rsidR="00C6705C">
        <w:rPr>
          <w:rFonts w:ascii="Truetypewriter PolyglOTT" w:hAnsi="Truetypewriter PolyglOTT" w:cs="Truetypewriter PolyglOTT"/>
          <w:b/>
          <w:sz w:val="36"/>
          <w:szCs w:val="28"/>
        </w:rPr>
        <w:t>Несбывшиеся мечты</w:t>
      </w:r>
    </w:p>
    <w:p w:rsidR="0052231E" w:rsidRDefault="00C6705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19:28 20.09.2010 *Восстание Пимбазена длилось уже более четырёх оборотов. Фонст, казавшийся полным решимости и ненависти, уже устал. Всю жизнь он отдалял от себя всех, кого было можно отдалить: он – великий император Федерации, они – его слуги… Мальчик Ламан был талантливым, мыслящим креативно… Но он был неопытен. Экономика Федерации уже перестала выдерживать войну. Да и Фонст в одиночку не мог уже перехитрить генеральский состав Пимб</w:t>
      </w:r>
      <w:r w:rsidR="0036499A">
        <w:rPr>
          <w:rFonts w:ascii="Truetypewriter PolyglOTT" w:hAnsi="Truetypewriter PolyglOTT" w:cs="Truetypewriter PolyglOTT"/>
          <w:sz w:val="28"/>
          <w:szCs w:val="28"/>
        </w:rPr>
        <w:t>азена. Это был не 794-ы</w:t>
      </w:r>
      <w:r>
        <w:rPr>
          <w:rFonts w:ascii="Truetypewriter PolyglOTT" w:hAnsi="Truetypewriter PolyglOTT" w:cs="Truetypewriter PolyglOTT"/>
          <w:sz w:val="28"/>
          <w:szCs w:val="28"/>
        </w:rPr>
        <w:t xml:space="preserve">й, </w:t>
      </w:r>
      <w:r w:rsidR="0036499A">
        <w:rPr>
          <w:rFonts w:ascii="Truetypewriter PolyglOTT" w:hAnsi="Truetypewriter PolyglOTT" w:cs="Truetypewriter PolyglOTT"/>
          <w:sz w:val="28"/>
          <w:szCs w:val="28"/>
        </w:rPr>
        <w:t>когда в Пимбазене было полно предателей, нет. Это был 6004-ый: в Пимбазене был стержень из желавших независимости… Но и отступить нельзя: столько солдат полегло, и выходит, что впустую? Магвиль уже был потерян. А значит следующими стали бы производственные миры… Нет, нельзя было допустить… Надо… И Фонст послал за Ламаном…</w:t>
      </w:r>
      <w:r>
        <w:rPr>
          <w:rFonts w:ascii="Truetypewriter PolyglOTT" w:hAnsi="Truetypewriter PolyglOTT" w:cs="Truetypewriter PolyglOTT"/>
          <w:sz w:val="28"/>
          <w:szCs w:val="28"/>
        </w:rPr>
        <w:t>*</w:t>
      </w:r>
    </w:p>
    <w:p w:rsidR="00B072F2" w:rsidRDefault="0036499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-Фонст, вы звали?</w:t>
      </w:r>
    </w:p>
    <w:p w:rsidR="0036499A" w:rsidRDefault="0036499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Фонст: -Да, садись… </w:t>
      </w:r>
      <w:r w:rsidR="002D5649">
        <w:rPr>
          <w:rFonts w:ascii="Truetypewriter PolyglOTT" w:hAnsi="Truetypewriter PolyglOTT" w:cs="Truetypewriter PolyglOTT"/>
          <w:sz w:val="28"/>
          <w:szCs w:val="28"/>
        </w:rPr>
        <w:t>Сколько у нас осталось солдат на Магвиле?</w:t>
      </w:r>
    </w:p>
    <w:p w:rsidR="002D5649" w:rsidRDefault="002D564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Ламан: -Семьдесят процентов… Мы не можем действовать под ударами с двух сторон. Ещё и сейчас войска Пимбазена взяли в котёл часть наших. Они прошли по канализации. </w:t>
      </w:r>
    </w:p>
    <w:p w:rsidR="002D5649" w:rsidRDefault="002D564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-Вывозите всё с территории Пимбазена, а затем отступайте.</w:t>
      </w:r>
    </w:p>
    <w:p w:rsidR="002D5649" w:rsidRDefault="002D564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*Волосы Ламана встали дыбом. Сам он чуть не рухнул…*</w:t>
      </w:r>
    </w:p>
    <w:p w:rsidR="00B072F2" w:rsidRDefault="002D564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-К-как выводить… Мы сдаёмся?</w:t>
      </w:r>
    </w:p>
    <w:p w:rsidR="002D5649" w:rsidRDefault="002D564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-Конечно нет… Они хотят Пимбазен, вот и получат Пимбазен. А потом мы захватим растянутую армию…</w:t>
      </w:r>
    </w:p>
    <w:p w:rsidR="002D5649" w:rsidRDefault="002D564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Ламан: -А как вы это объясните народу?</w:t>
      </w:r>
    </w:p>
    <w:p w:rsidR="002D5649" w:rsidRDefault="002D564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-Да никак. Скажем, что мы победили. Закроем границу… И всю армию, что сейчас освободится, направим в Жестонес… Чтобы там не нашлось своего Эниси Зофе… Пимбазен не просто так ударил именно по Магвилю: это столица, центр всех коммуникаций. Они захватили уже пять процентов, а мы потеряли 30 от наших резервов. Это случилось за месяц, Ламан. И взять нам неоткуда новых солдат. Откуда они в Пимбазене в том количестве…</w:t>
      </w:r>
    </w:p>
    <w:p w:rsidR="002D5649" w:rsidRDefault="002D564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Ламан: -Нон-Девианты, они обучаются за месяц, с нуля до </w:t>
      </w:r>
      <w:r w:rsidR="00B83A04">
        <w:rPr>
          <w:rFonts w:ascii="Truetypewriter PolyglOTT" w:hAnsi="Truetypewriter PolyglOTT" w:cs="Truetypewriter PolyglOTT"/>
          <w:sz w:val="28"/>
          <w:szCs w:val="28"/>
        </w:rPr>
        <w:t>уровня ветерана….</w:t>
      </w:r>
    </w:p>
    <w:p w:rsidR="00B83A04" w:rsidRDefault="00B83A0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-Тем более… Ты мой приказ слышал. Дипломатически этим займусь я… Теперь я даже понимаю Норста… Понимаю чего он тогда испугался, но та трусость в прошлом отняла у нас победу сейчас…</w:t>
      </w:r>
    </w:p>
    <w:p w:rsidR="00F070AA" w:rsidRDefault="00B83A0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-Интересно, какую должность занимает он сейчас в Пимбазене?</w:t>
      </w:r>
    </w:p>
    <w:p w:rsidR="00B83A04" w:rsidRDefault="00B83A0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знал, что Норст был уже давно мёртв, но он так и не находил в себе силы рассказать об этом Ламану. *</w:t>
      </w:r>
    </w:p>
    <w:p w:rsidR="00F070AA" w:rsidRDefault="00B83A0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Фонст: -Я думаю, что он просто тихо и мирно живёт где-нибудь на Сильве… </w:t>
      </w:r>
    </w:p>
    <w:p w:rsidR="00F070AA" w:rsidRDefault="00B83A0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вышел из покоев Фонста. Фонст закрыл дверь на замок, сел у окна, и по его морщинистой желтоватой щеке покатилась слеза… Затем он открыл тумбу и достал оттуда бутылку коньяка…*</w:t>
      </w:r>
    </w:p>
    <w:p w:rsidR="00FF7985" w:rsidRDefault="00B83A0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*Положение дел на Магвиле более чем устраивало Эниси. </w:t>
      </w:r>
      <w:r w:rsidR="00FF7985">
        <w:rPr>
          <w:rFonts w:ascii="Truetypewriter PolyglOTT" w:hAnsi="Truetypewriter PolyglOTT" w:cs="Truetypewriter PolyglOTT"/>
          <w:sz w:val="28"/>
          <w:szCs w:val="28"/>
        </w:rPr>
        <w:t xml:space="preserve">Спустя долгое время он решил, что может оставить своё государство на несколько часов. </w:t>
      </w:r>
    </w:p>
    <w:p w:rsidR="00F070AA" w:rsidRDefault="00FF7985" w:rsidP="00FF7985">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выключил коммуникатор и сел на небольшой корабль. Спустя несколько часов под его ногами была Земля. То самое место, где был похоронен Тао, и где хранились капсулы с Исааком и Ниссэ. Начать Эниси решил с могилы Тао</w:t>
      </w:r>
      <w:r w:rsidR="00B83A04">
        <w:rPr>
          <w:rFonts w:ascii="Truetypewriter PolyglOTT" w:hAnsi="Truetypewriter PolyglOTT" w:cs="Truetypewriter PolyglOTT"/>
          <w:sz w:val="28"/>
          <w:szCs w:val="28"/>
        </w:rPr>
        <w:t>*</w:t>
      </w:r>
    </w:p>
    <w:p w:rsidR="00F070AA" w:rsidRDefault="00FF798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-Твои цветы</w:t>
      </w:r>
      <w:r w:rsidR="00E04A90">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 брат: чёрные аликрисы, под цвет твоих глаз… Ты столько для меня сделал, правда… А я… Я почти ничего ради тебя… Покойся с миром, Анорэ… Истинный наследник Пимбазенского престола…</w:t>
      </w:r>
    </w:p>
    <w:p w:rsidR="00F070AA" w:rsidRDefault="00FF798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*После чего Эниси встал и пошёл к бункеру. Там работали учёные. Если бы хоть кто-нибудь нашёл бы что-либо, то их сразу бы перевезли бы вместе с капсулами ближе к Эниси… Но работа так с места и не двигалась…*</w:t>
      </w:r>
    </w:p>
    <w:p w:rsidR="00FF7985" w:rsidRDefault="00FF798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-Дайте мне пару минут…</w:t>
      </w:r>
    </w:p>
    <w:p w:rsidR="00FF7985" w:rsidRDefault="00FF798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*Учёные вышли из комнат с криокапсулами. С виду они больше напоминали гробы. Эниси скинул внешний металлический экран с капсулы Исаака. Под ним был стеклянный купол. Внутри на простыне с Пимбазенским гербом лежал Пимбур. </w:t>
      </w:r>
      <w:r w:rsidR="00B92892">
        <w:rPr>
          <w:rFonts w:ascii="Truetypewriter PolyglOTT" w:hAnsi="Truetypewriter PolyglOTT" w:cs="Truetypewriter PolyglOTT"/>
          <w:sz w:val="28"/>
          <w:szCs w:val="28"/>
        </w:rPr>
        <w:t>На его руках виднелись следы от верёвки. Эниси подошёл к капсуле Ниссэ.</w:t>
      </w:r>
      <w:r>
        <w:rPr>
          <w:rFonts w:ascii="Truetypewriter PolyglOTT" w:hAnsi="Truetypewriter PolyglOTT" w:cs="Truetypewriter PolyglOTT"/>
          <w:sz w:val="28"/>
          <w:szCs w:val="28"/>
        </w:rPr>
        <w:t>*</w:t>
      </w:r>
    </w:p>
    <w:p w:rsidR="00F070AA" w:rsidRDefault="00B9289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Доктор: -Стойте!</w:t>
      </w:r>
    </w:p>
    <w:p w:rsidR="00B92892" w:rsidRDefault="00B9289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-Что случилось? Я уже так делал…</w:t>
      </w:r>
    </w:p>
    <w:p w:rsidR="00B92892" w:rsidRDefault="00B9289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-Да… Но… Но она сейчас не совсем…</w:t>
      </w:r>
    </w:p>
    <w:p w:rsidR="00B92892" w:rsidRDefault="00B9289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-Она жива?</w:t>
      </w:r>
    </w:p>
    <w:p w:rsidR="00B92892" w:rsidRDefault="00B9289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-Да…</w:t>
      </w:r>
    </w:p>
    <w:p w:rsidR="00B92892" w:rsidRDefault="00B9289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-Тогда в чём проблема?</w:t>
      </w:r>
    </w:p>
    <w:p w:rsidR="00B92892" w:rsidRDefault="00B9289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-Там нет стеклянной крышки. Мы проводим операцию по восстановлению ткани…</w:t>
      </w:r>
    </w:p>
    <w:p w:rsidR="00B92892" w:rsidRDefault="00B9289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-И не сказали мне? Доктор… </w:t>
      </w:r>
    </w:p>
    <w:p w:rsidR="00B92892" w:rsidRDefault="00B9289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сжался… Эниси приподнял внешнюю крышку капсулы Ниссэ… *</w:t>
      </w:r>
    </w:p>
    <w:p w:rsidR="00F070AA" w:rsidRDefault="00B9289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-Дэфштраль!!!</w:t>
      </w:r>
    </w:p>
    <w:p w:rsidR="00B92892" w:rsidRDefault="00B9289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капсуле лежала Ниссэ. Но из-за отсутствовавшего стекла можно было разглядеть огромную дыру на её животе… Это была разрывная пуля… Эниси видел до этого подобные раны: мало кто выживал. Он закрыл капсулу, чтобы не запустить процесс разморозки. *</w:t>
      </w:r>
    </w:p>
    <w:p w:rsidR="00B072F2" w:rsidRDefault="00B9289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-Где стекло?</w:t>
      </w:r>
    </w:p>
    <w:p w:rsidR="00B92892" w:rsidRDefault="00B9289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Доктор: -В ремонте… </w:t>
      </w:r>
    </w:p>
    <w:p w:rsidR="00B92892" w:rsidRDefault="00B9289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-Вы не хотели говорить потому что </w:t>
      </w:r>
      <w:r w:rsidR="001D3966">
        <w:rPr>
          <w:rFonts w:ascii="Truetypewriter PolyglOTT" w:hAnsi="Truetypewriter PolyglOTT" w:cs="Truetypewriter PolyglOTT"/>
          <w:sz w:val="28"/>
          <w:szCs w:val="28"/>
        </w:rPr>
        <w:t xml:space="preserve">у неё нету куска тканей… </w:t>
      </w:r>
    </w:p>
    <w:p w:rsidR="001D3966" w:rsidRDefault="001D396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-Да, но мы уже выращиваем замену. Мы взяли часть её клеток… Если бы она не была беременна, то можно было бы просто её заштопать и разморозить… Но это гарантированно приведёт к потере ребёнка… А после такого ранения детей у неё точно больше не будет…</w:t>
      </w:r>
    </w:p>
    <w:p w:rsidR="00B072F2" w:rsidRDefault="001D396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-А извлечь из неё…</w:t>
      </w:r>
    </w:p>
    <w:p w:rsidR="001D3966" w:rsidRDefault="001D396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-Эниси, напоминаю вам, что речь идёт об извлечении куска льда из куска льда</w:t>
      </w:r>
    </w:p>
    <w:p w:rsidR="001D3966" w:rsidRDefault="001D396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-А сначала разморозить, а затем…</w:t>
      </w:r>
    </w:p>
    <w:p w:rsidR="001D3966" w:rsidRDefault="001D396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-Тогда она истечёт кровью… С</w:t>
      </w:r>
      <w:r w:rsidR="00783AB9">
        <w:rPr>
          <w:rFonts w:ascii="Truetypewriter PolyglOTT" w:hAnsi="Truetypewriter PolyglOTT" w:cs="Truetypewriter PolyglOTT"/>
          <w:sz w:val="28"/>
          <w:szCs w:val="28"/>
        </w:rPr>
        <w:t>лишком близко рана…</w:t>
      </w:r>
    </w:p>
    <w:p w:rsidR="00783AB9" w:rsidRPr="00C1528A" w:rsidRDefault="00783AB9" w:rsidP="00783AB9">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 xml:space="preserve">Глава 60. </w:t>
      </w:r>
      <w:r w:rsidR="00C1528A">
        <w:rPr>
          <w:rFonts w:ascii="Truetypewriter PolyglOTT" w:hAnsi="Truetypewriter PolyglOTT" w:cs="Truetypewriter PolyglOTT"/>
          <w:b/>
          <w:sz w:val="36"/>
          <w:szCs w:val="28"/>
        </w:rPr>
        <w:t>А во что, собственно, мы верим?</w:t>
      </w:r>
    </w:p>
    <w:p w:rsidR="00A77D76" w:rsidRDefault="00C1528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13:19 21.09.2010 * Под родовым замком Зофе всю ночь кипела работа. Наконец капсула императора Пимбазена была открыта.</w:t>
      </w:r>
      <w:r w:rsidR="00A77D76">
        <w:rPr>
          <w:rFonts w:ascii="Truetypewriter PolyglOTT" w:hAnsi="Truetypewriter PolyglOTT" w:cs="Truetypewriter PolyglOTT"/>
          <w:sz w:val="28"/>
          <w:szCs w:val="28"/>
        </w:rPr>
        <w:t xml:space="preserve"> </w:t>
      </w:r>
    </w:p>
    <w:p w:rsidR="00670F34" w:rsidRDefault="00A77D76" w:rsidP="00A77D76">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В </w:t>
      </w:r>
      <w:r w:rsidR="00E04A90">
        <w:rPr>
          <w:rFonts w:ascii="Truetypewriter PolyglOTT" w:hAnsi="Truetypewriter PolyglOTT" w:cs="Truetypewriter PolyglOTT"/>
          <w:sz w:val="28"/>
          <w:szCs w:val="28"/>
        </w:rPr>
        <w:t xml:space="preserve">подвальной </w:t>
      </w:r>
      <w:r>
        <w:rPr>
          <w:rFonts w:ascii="Truetypewriter PolyglOTT" w:hAnsi="Truetypewriter PolyglOTT" w:cs="Truetypewriter PolyglOTT"/>
          <w:sz w:val="28"/>
          <w:szCs w:val="28"/>
        </w:rPr>
        <w:t>комнате</w:t>
      </w:r>
      <w:r w:rsidR="00E04A90">
        <w:rPr>
          <w:rFonts w:ascii="Truetypewriter PolyglOTT" w:hAnsi="Truetypewriter PolyglOTT" w:cs="Truetypewriter PolyglOTT"/>
          <w:sz w:val="28"/>
          <w:szCs w:val="28"/>
        </w:rPr>
        <w:t xml:space="preserve"> с белыми стенами</w:t>
      </w:r>
      <w:r>
        <w:rPr>
          <w:rFonts w:ascii="Truetypewriter PolyglOTT" w:hAnsi="Truetypewriter PolyglOTT" w:cs="Truetypewriter PolyglOTT"/>
          <w:sz w:val="28"/>
          <w:szCs w:val="28"/>
        </w:rPr>
        <w:t xml:space="preserve"> помимо капсулы стоял</w:t>
      </w:r>
      <w:r w:rsidR="00606524">
        <w:rPr>
          <w:rFonts w:ascii="Truetypewriter PolyglOTT" w:hAnsi="Truetypewriter PolyglOTT" w:cs="Truetypewriter PolyglOTT"/>
          <w:sz w:val="28"/>
          <w:szCs w:val="28"/>
        </w:rPr>
        <w:t>и два солдата элиты, находился</w:t>
      </w:r>
      <w:r>
        <w:rPr>
          <w:rFonts w:ascii="Truetypewriter PolyglOTT" w:hAnsi="Truetypewriter PolyglOTT" w:cs="Truetypewriter PolyglOTT"/>
          <w:sz w:val="28"/>
          <w:szCs w:val="28"/>
        </w:rPr>
        <w:t xml:space="preserve"> стол, на котором скрестив ноги сидел Эниси.  Он был одет в довольно обыденную одежду: серо-серебристый мундир, погоны… Ножны с саблями по обе стороны. Пистолет за поясом. В общем всё, что было присуще элитному солдату. Но нужно сказать, что Эниси после начала первой гражданской войны другой одежды и не носил. </w:t>
      </w:r>
    </w:p>
    <w:p w:rsidR="00606524" w:rsidRDefault="00A77D76" w:rsidP="00A77D76">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Пехота носила зелёные мундиры. Флот – синие. Воздушные войска – серые. Космические – белую. Подводные – тёмно-синюю. Подземные – коричневую.</w:t>
      </w:r>
      <w:r w:rsidR="00670278">
        <w:rPr>
          <w:rFonts w:ascii="Truetypewriter PolyglOTT" w:hAnsi="Truetypewriter PolyglOTT" w:cs="Truetypewriter PolyglOTT"/>
          <w:sz w:val="28"/>
          <w:szCs w:val="28"/>
        </w:rPr>
        <w:t xml:space="preserve"> Танкисты носили тёмно-серые мундиры. Инженеры носили красные, а прайхт-войска облачались в чёрные</w:t>
      </w:r>
      <w:r w:rsidR="00606524">
        <w:rPr>
          <w:rFonts w:ascii="Truetypewriter PolyglOTT" w:hAnsi="Truetypewriter PolyglOTT" w:cs="Truetypewriter PolyglOTT"/>
          <w:sz w:val="28"/>
          <w:szCs w:val="28"/>
        </w:rPr>
        <w:t xml:space="preserve"> (единственные, кто не носил чёрные мундиры были Ли, носивший серо-серебристый, и Сонет, носившая серо-зелёный)</w:t>
      </w:r>
      <w:r w:rsidR="00670278">
        <w:rPr>
          <w:rFonts w:ascii="Truetypewriter PolyglOTT" w:hAnsi="Truetypewriter PolyglOTT" w:cs="Truetypewriter PolyglOTT"/>
          <w:sz w:val="28"/>
          <w:szCs w:val="28"/>
        </w:rPr>
        <w:t>.</w:t>
      </w:r>
    </w:p>
    <w:p w:rsidR="00A77D76" w:rsidRDefault="00606524" w:rsidP="00A77D76">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Тем временем процесс дикрионизации был завершён. Из капсулы поднялся император. *</w:t>
      </w:r>
      <w:r w:rsidR="00670278">
        <w:rPr>
          <w:rFonts w:ascii="Truetypewriter PolyglOTT" w:hAnsi="Truetypewriter PolyglOTT" w:cs="Truetypewriter PolyglOTT"/>
          <w:sz w:val="28"/>
          <w:szCs w:val="28"/>
        </w:rPr>
        <w:t xml:space="preserve"> </w:t>
      </w:r>
      <w:r w:rsidR="00A77D76">
        <w:rPr>
          <w:rFonts w:ascii="Truetypewriter PolyglOTT" w:hAnsi="Truetypewriter PolyglOTT" w:cs="Truetypewriter PolyglOTT"/>
          <w:sz w:val="28"/>
          <w:szCs w:val="28"/>
        </w:rPr>
        <w:t xml:space="preserve"> </w:t>
      </w:r>
    </w:p>
    <w:p w:rsidR="00670F34" w:rsidRDefault="0060652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-Ну привет, дядюшка…</w:t>
      </w:r>
    </w:p>
    <w:p w:rsidR="00606524" w:rsidRDefault="0060652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Фирцино: -Эниси? Где мы?</w:t>
      </w:r>
    </w:p>
    <w:p w:rsidR="00606524" w:rsidRDefault="0060652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 поместье Зофе, на Сильве…</w:t>
      </w:r>
    </w:p>
    <w:p w:rsidR="00606524" w:rsidRDefault="0060652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Фирцино*к солдатам*: -Помогите мне встать </w:t>
      </w:r>
    </w:p>
    <w:p w:rsidR="00670F34" w:rsidRDefault="0060652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*Солдаты не дёрнулись*</w:t>
      </w:r>
    </w:p>
    <w:p w:rsidR="008176DF" w:rsidRDefault="0060652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-Помогите ему</w:t>
      </w:r>
    </w:p>
    <w:p w:rsidR="00606524" w:rsidRDefault="00606524"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*Они подошли и поставили его на ноги, после чего встали на исходное место в исходную позицию*</w:t>
      </w:r>
    </w:p>
    <w:p w:rsidR="008176DF" w:rsidRDefault="00FD2E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Фирцино: -</w:t>
      </w:r>
      <w:r w:rsidR="00D11DF6">
        <w:rPr>
          <w:rFonts w:ascii="Truetypewriter PolyglOTT" w:hAnsi="Truetypewriter PolyglOTT" w:cs="Truetypewriter PolyglOTT"/>
          <w:sz w:val="28"/>
          <w:szCs w:val="28"/>
        </w:rPr>
        <w:t>Что вы творите, я ваш король</w:t>
      </w:r>
      <w:r>
        <w:rPr>
          <w:rFonts w:ascii="Truetypewriter PolyglOTT" w:hAnsi="Truetypewriter PolyglOTT" w:cs="Truetypewriter PolyglOTT"/>
          <w:sz w:val="28"/>
          <w:szCs w:val="28"/>
        </w:rPr>
        <w:t>!!!</w:t>
      </w:r>
    </w:p>
    <w:p w:rsidR="00FD2EA3" w:rsidRDefault="00FD2E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-Ты уже пять </w:t>
      </w:r>
      <w:r w:rsidR="00D11DF6">
        <w:rPr>
          <w:rFonts w:ascii="Truetypewriter PolyglOTT" w:hAnsi="Truetypewriter PolyglOTT" w:cs="Truetypewriter PolyglOTT"/>
          <w:sz w:val="28"/>
          <w:szCs w:val="28"/>
        </w:rPr>
        <w:t>тысяч оборотов, как не король</w:t>
      </w:r>
    </w:p>
    <w:p w:rsidR="00FD2EA3" w:rsidRDefault="00FD2E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Фирцино: -Что?</w:t>
      </w:r>
    </w:p>
    <w:p w:rsidR="00FD2EA3" w:rsidRDefault="00FD2E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-После смерти дедушки нач</w:t>
      </w:r>
      <w:r w:rsidR="00D11DF6">
        <w:rPr>
          <w:rFonts w:ascii="Truetypewriter PolyglOTT" w:hAnsi="Truetypewriter PolyglOTT" w:cs="Truetypewriter PolyglOTT"/>
          <w:sz w:val="28"/>
          <w:szCs w:val="28"/>
        </w:rPr>
        <w:t>алась война, ты стал королём</w:t>
      </w:r>
      <w:r>
        <w:rPr>
          <w:rFonts w:ascii="Truetypewriter PolyglOTT" w:hAnsi="Truetypewriter PolyglOTT" w:cs="Truetypewriter PolyglOTT"/>
          <w:sz w:val="28"/>
          <w:szCs w:val="28"/>
        </w:rPr>
        <w:t>, а потом тебя отправили в криостазис…</w:t>
      </w:r>
    </w:p>
    <w:p w:rsidR="00FD2EA3" w:rsidRDefault="00FD2E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Фирцино: -Я помню… Но ты не имеешь править ими, ты не…</w:t>
      </w:r>
    </w:p>
    <w:p w:rsidR="00FD2EA3" w:rsidRDefault="00FD2E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 регент, а не император…</w:t>
      </w:r>
    </w:p>
    <w:p w:rsidR="008176DF" w:rsidRDefault="00FD2E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Фирцино: -Какой регент, при ком?</w:t>
      </w:r>
    </w:p>
    <w:p w:rsidR="00FD2EA3" w:rsidRDefault="00FD2E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-У нас было достаточно времени на Сильве, чтобы позаботится о потомстве… И сейчас, спустя много оборотов мы возвращаем наши земли.</w:t>
      </w:r>
    </w:p>
    <w:p w:rsidR="00FD2EA3" w:rsidRDefault="00FD2E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Фирцино: -Это узур…</w:t>
      </w:r>
    </w:p>
    <w:p w:rsidR="00FD2EA3" w:rsidRDefault="00FD2E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-Узурпация чего? Пимбазена, который ты знал уже давно нету. Есть другой, новый Пимбазен. И правитель здесь не ты, а я. Никто не давал здесь тебе присягу…</w:t>
      </w:r>
    </w:p>
    <w:p w:rsidR="00FD2EA3" w:rsidRDefault="00FD2E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этот момент в подвальную комнату влетел Ли.*</w:t>
      </w:r>
    </w:p>
    <w:p w:rsidR="007E3CA2" w:rsidRDefault="00FD2E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-Эниси, они отступают, Магвиль – наш… Погоди… Это же… Его вы… Дядя?</w:t>
      </w:r>
    </w:p>
    <w:p w:rsidR="007E3CA2" w:rsidRDefault="00FD2E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Фирцино: -Какой я тебе дядя?</w:t>
      </w:r>
    </w:p>
    <w:p w:rsidR="00FD2EA3" w:rsidRDefault="00FD2EA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 Ах, да, забыл представится Эниси Зофэ Крацио-Ли </w:t>
      </w:r>
    </w:p>
    <w:p w:rsidR="001D5C52" w:rsidRDefault="001D5C5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Фирцино: -Нэкрия? Ты сын Нэкрии. И отпрыск двора Листо?</w:t>
      </w:r>
    </w:p>
    <w:p w:rsidR="001D5C52" w:rsidRDefault="001D5C5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-Потом объяснитесь. Что там с Магвилем? И почему ты прилетел Сюда?</w:t>
      </w:r>
    </w:p>
    <w:p w:rsidR="001D5C52" w:rsidRDefault="001D5C5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-Хотел лично обрадовать. Ах, да. Мы с Сонет переезжаем в мою старую квартиру. На удивление, она ещё сохранилась.</w:t>
      </w:r>
    </w:p>
    <w:p w:rsidR="001D5C52" w:rsidRDefault="001D5C5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-Фирцино, боюсь, что тебе придётся уйти в криостазис, совсем ненадолго. На несколько оборотов…</w:t>
      </w:r>
    </w:p>
    <w:p w:rsidR="001D5C52" w:rsidRDefault="001D5C5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Фирцино: -Зачем?</w:t>
      </w:r>
    </w:p>
    <w:p w:rsidR="001D5C52" w:rsidRDefault="001D5C5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-Чтобы пропаганда Федерации нам не сорвала все планы. Никто не знает о том, что Исаак Зофэ жив. О том, что жива и имперская семья. </w:t>
      </w:r>
    </w:p>
    <w:p w:rsidR="007E3CA2" w:rsidRDefault="001D5C5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-Когда мы вернём к жизни моего сына, у Федерации не будет шанса создать хоть какое-нибудь сопротивление: И</w:t>
      </w:r>
      <w:r w:rsidR="00A546F3">
        <w:rPr>
          <w:rFonts w:ascii="Truetypewriter PolyglOTT" w:hAnsi="Truetypewriter PolyglOTT" w:cs="Truetypewriter PolyglOTT"/>
          <w:sz w:val="28"/>
          <w:szCs w:val="28"/>
        </w:rPr>
        <w:t>саак – император по праву старши</w:t>
      </w:r>
      <w:r>
        <w:rPr>
          <w:rFonts w:ascii="Truetypewriter PolyglOTT" w:hAnsi="Truetypewriter PolyglOTT" w:cs="Truetypewriter PolyglOTT"/>
          <w:sz w:val="28"/>
          <w:szCs w:val="28"/>
        </w:rPr>
        <w:t xml:space="preserve">нства… </w:t>
      </w:r>
    </w:p>
    <w:p w:rsidR="00A546F3" w:rsidRPr="00C1528A" w:rsidRDefault="00A546F3" w:rsidP="00A546F3">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61. Беглая удача…</w:t>
      </w:r>
    </w:p>
    <w:p w:rsidR="00A546F3" w:rsidRDefault="00A546F3" w:rsidP="00A546F3">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04:29 22.09.2010 *Братья вернулись на Магвиль. Федерация отступала. Но сказать, что после себя войска Фонста и Ламана оставляли хоть что-нибудь было нельзя: пустые здания, полураздетые пимбазенцы… Отступая армия увозила с собой всё… Коммуникации также были перенаправлены на резервные центры, так что потеря Магвиля для Федерации в итоге не была чем-то катастрофическом в физическом плане, но идеологически да, это было поражение. </w:t>
      </w:r>
    </w:p>
    <w:p w:rsidR="007E3CA2" w:rsidRDefault="00A546F3" w:rsidP="00A546F3">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и Ламан всю предыдущую ночь искали точку, в которой просчитались: изначально ведь должны были победить… Но чреда решений стала фатальной… *</w:t>
      </w:r>
    </w:p>
    <w:p w:rsidR="00C1528A" w:rsidRDefault="00A546F3"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*Тем временем на Магвиле Эниси праздновал победу: </w:t>
      </w:r>
      <w:r w:rsidR="0035295E">
        <w:rPr>
          <w:rFonts w:ascii="Truetypewriter PolyglOTT" w:hAnsi="Truetypewriter PolyglOTT" w:cs="Truetypewriter PolyglOTT"/>
          <w:sz w:val="28"/>
          <w:szCs w:val="28"/>
        </w:rPr>
        <w:t xml:space="preserve">да, в полевой одежде, командуя всего тысячью шестьюстами солдатами, </w:t>
      </w:r>
      <w:r w:rsidR="00E04A90">
        <w:rPr>
          <w:rFonts w:ascii="Truetypewriter PolyglOTT" w:hAnsi="Truetypewriter PolyglOTT" w:cs="Truetypewriter PolyglOTT"/>
          <w:sz w:val="28"/>
          <w:szCs w:val="28"/>
        </w:rPr>
        <w:t xml:space="preserve">но всё же у ворот ратуши, </w:t>
      </w:r>
      <w:r w:rsidR="0035295E">
        <w:rPr>
          <w:rFonts w:ascii="Truetypewriter PolyglOTT" w:hAnsi="Truetypewriter PolyglOTT" w:cs="Truetypewriter PolyglOTT"/>
          <w:sz w:val="28"/>
          <w:szCs w:val="28"/>
        </w:rPr>
        <w:t>парад</w:t>
      </w:r>
      <w:r w:rsidR="00E04A90">
        <w:rPr>
          <w:rFonts w:ascii="Truetypewriter PolyglOTT" w:hAnsi="Truetypewriter PolyglOTT" w:cs="Truetypewriter PolyglOTT"/>
          <w:sz w:val="28"/>
          <w:szCs w:val="28"/>
        </w:rPr>
        <w:t xml:space="preserve"> был проведён.</w:t>
      </w:r>
      <w:r>
        <w:rPr>
          <w:rFonts w:ascii="Truetypewriter PolyglOTT" w:hAnsi="Truetypewriter PolyglOTT" w:cs="Truetypewriter PolyglOTT"/>
          <w:sz w:val="28"/>
          <w:szCs w:val="28"/>
        </w:rPr>
        <w:t>*</w:t>
      </w:r>
    </w:p>
    <w:p w:rsidR="00C1528A" w:rsidRDefault="00E04A9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-От ратуши остался лишь остов…</w:t>
      </w:r>
    </w:p>
    <w:p w:rsidR="00E04A90" w:rsidRDefault="00E04A9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-Да, что-то они здесь взорвали… Кстати, Эни, хорошие вести от Сежеса и Нормара: они стали капитанами. Рад за наших адъютантов. Эни?</w:t>
      </w:r>
    </w:p>
    <w:p w:rsidR="00E04A90" w:rsidRDefault="00E04A9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-Я вот думаю, а что если остатки снести и здесь построить три башни… Там будет правительство</w:t>
      </w:r>
    </w:p>
    <w:p w:rsidR="00E04A90" w:rsidRDefault="00E04A9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-Ты его туда физически не уместишь. Для управления Пимбазеном нужен будет целый город. Даже сейчас сотрудников очень много…</w:t>
      </w:r>
    </w:p>
    <w:p w:rsidR="00E04A90" w:rsidRDefault="00E04A9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w:t>
      </w:r>
      <w:r w:rsidR="00D545BD">
        <w:rPr>
          <w:rFonts w:ascii="Truetypewriter PolyglOTT" w:hAnsi="Truetypewriter PolyglOTT" w:cs="Truetypewriter PolyglOTT"/>
          <w:sz w:val="28"/>
          <w:szCs w:val="28"/>
        </w:rPr>
        <w:t>иси: -Да я о других башнях: испо</w:t>
      </w:r>
      <w:r>
        <w:rPr>
          <w:rFonts w:ascii="Truetypewriter PolyglOTT" w:hAnsi="Truetypewriter PolyglOTT" w:cs="Truetypewriter PolyglOTT"/>
          <w:sz w:val="28"/>
          <w:szCs w:val="28"/>
        </w:rPr>
        <w:t>лины максимальной высоты. Сколько можем? Два, три, четыре километра?</w:t>
      </w:r>
    </w:p>
    <w:p w:rsidR="00D545BD" w:rsidRDefault="00D545B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-Четыреста</w:t>
      </w:r>
      <w:r w:rsidR="00E04A90">
        <w:rPr>
          <w:rFonts w:ascii="Truetypewriter PolyglOTT" w:hAnsi="Truetypewriter PolyglOTT" w:cs="Truetypewriter PolyglOTT"/>
          <w:sz w:val="28"/>
          <w:szCs w:val="28"/>
        </w:rPr>
        <w:t xml:space="preserve"> метров</w:t>
      </w:r>
      <w:r>
        <w:rPr>
          <w:rFonts w:ascii="Truetypewriter PolyglOTT" w:hAnsi="Truetypewriter PolyglOTT" w:cs="Truetypewriter PolyglOTT"/>
          <w:sz w:val="28"/>
          <w:szCs w:val="28"/>
        </w:rPr>
        <w:t>…</w:t>
      </w:r>
    </w:p>
    <w:p w:rsidR="00D545BD" w:rsidRDefault="00D545B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Чего?</w:t>
      </w:r>
    </w:p>
    <w:p w:rsidR="00D545BD" w:rsidRDefault="00D545B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-На Магвиле крайне сильная гравитация. Это не скорлупа вокруг Адоры, тут всё сложнее. Можно снести все здания до Мараайкаарэ и настроить вдоль министерства, как раз 20 километров. Тогда все влезут…  </w:t>
      </w:r>
    </w:p>
    <w:p w:rsidR="00D545BD" w:rsidRDefault="00D545B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-Ладно, так тому и быть… Раз физика столь беспощадна…</w:t>
      </w:r>
    </w:p>
    <w:p w:rsidR="00D545BD" w:rsidRDefault="00D545B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-А помните исследования на Сильве?</w:t>
      </w:r>
    </w:p>
    <w:p w:rsidR="00D545BD" w:rsidRDefault="00D545B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-Мы пока ещё не знаем как этот материал переплавить…</w:t>
      </w:r>
    </w:p>
    <w:p w:rsidR="00D545BD" w:rsidRDefault="00D545B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-А зачем его плавить? Высечь из породы балки и выстроить из них каркас…</w:t>
      </w:r>
    </w:p>
    <w:p w:rsidR="00D545BD" w:rsidRDefault="00D545B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-Сонет, ты гений…</w:t>
      </w:r>
    </w:p>
    <w:p w:rsidR="00E04A90" w:rsidRDefault="00D545B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-Я знаю… </w:t>
      </w:r>
      <w:r w:rsidR="00E04A90">
        <w:rPr>
          <w:rFonts w:ascii="Truetypewriter PolyglOTT" w:hAnsi="Truetypewriter PolyglOTT" w:cs="Truetypewriter PolyglOTT"/>
          <w:sz w:val="28"/>
          <w:szCs w:val="28"/>
        </w:rPr>
        <w:t xml:space="preserve">  </w:t>
      </w:r>
    </w:p>
    <w:p w:rsidR="00C1528A" w:rsidRDefault="00D545B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посмотрел на неё, необычная для неё одежда: шерстяной свитер и свободные брюки… Хотя было достаточно очевидно, что Сонет будет скрывать от всех своё положение…*</w:t>
      </w:r>
    </w:p>
    <w:p w:rsidR="00C1528A" w:rsidRDefault="00D545B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-Я тут недавно вспомнила одну деталь…</w:t>
      </w:r>
    </w:p>
    <w:p w:rsidR="00E46DB7" w:rsidRDefault="00E46DB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-Какую?</w:t>
      </w:r>
    </w:p>
    <w:p w:rsidR="00E46DB7" w:rsidRDefault="00E46DB7"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-Я – </w:t>
      </w:r>
      <w:r w:rsidR="00620138">
        <w:rPr>
          <w:rFonts w:ascii="Truetypewriter PolyglOTT" w:hAnsi="Truetypewriter PolyglOTT" w:cs="Truetypewriter PolyglOTT"/>
          <w:sz w:val="28"/>
          <w:szCs w:val="28"/>
        </w:rPr>
        <w:t>троюродная</w:t>
      </w:r>
      <w:r>
        <w:rPr>
          <w:rFonts w:ascii="Truetypewriter PolyglOTT" w:hAnsi="Truetypewriter PolyglOTT" w:cs="Truetypewriter PolyglOTT"/>
          <w:sz w:val="28"/>
          <w:szCs w:val="28"/>
        </w:rPr>
        <w:t xml:space="preserve"> тётя Ламана…</w:t>
      </w:r>
      <w:r w:rsidR="00620138">
        <w:rPr>
          <w:rFonts w:ascii="Truetypewriter PolyglOTT" w:hAnsi="Truetypewriter PolyglOTT" w:cs="Truetypewriter PolyglOTT"/>
          <w:sz w:val="28"/>
          <w:szCs w:val="28"/>
        </w:rPr>
        <w:t xml:space="preserve"> Аро женился на моей тёте. Его сын Конэн –отец Норста…</w:t>
      </w:r>
    </w:p>
    <w:p w:rsidR="00620138" w:rsidRDefault="0062013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-Жена Аро – дочь семьи Шен?</w:t>
      </w:r>
    </w:p>
    <w:p w:rsidR="00620138" w:rsidRDefault="0062013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-Да…</w:t>
      </w:r>
    </w:p>
    <w:p w:rsidR="00620138" w:rsidRDefault="0062013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-Да бросьте уже эти спору о том, кто кому кем является. Лично я уже запутался. У нас и так есть два Эниси Зофэ. Вам этого мало…</w:t>
      </w:r>
    </w:p>
    <w:p w:rsidR="00620138" w:rsidRDefault="0062013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-Как два?</w:t>
      </w:r>
    </w:p>
    <w:p w:rsidR="00620138" w:rsidRDefault="0062013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-Давай об этом потом…</w:t>
      </w:r>
    </w:p>
    <w:p w:rsidR="00C1528A" w:rsidRDefault="00C870AC" w:rsidP="002D41CC">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lastRenderedPageBreak/>
        <w:t>Глава 62</w:t>
      </w:r>
      <w:r w:rsidR="002D41CC">
        <w:rPr>
          <w:rFonts w:ascii="Truetypewriter PolyglOTT" w:hAnsi="Truetypewriter PolyglOTT" w:cs="Truetypewriter PolyglOTT"/>
          <w:b/>
          <w:sz w:val="36"/>
          <w:szCs w:val="28"/>
        </w:rPr>
        <w:t>. Выход из тени…</w:t>
      </w:r>
    </w:p>
    <w:p w:rsidR="002D41CC" w:rsidRDefault="00FD46CA" w:rsidP="002D41CC">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17:16 29</w:t>
      </w:r>
      <w:r w:rsidR="002D41CC">
        <w:rPr>
          <w:rFonts w:ascii="Truetypewriter PolyglOTT" w:hAnsi="Truetypewriter PolyglOTT" w:cs="Truetypewriter PolyglOTT"/>
          <w:sz w:val="28"/>
          <w:szCs w:val="28"/>
        </w:rPr>
        <w:t xml:space="preserve">.09.2010 *Несмотря на то, что Пимбазену удалось восстать против Федерации, отделится. Всё равно для всех остальных кластеров и государств Пимбазен оставался пешкой, частью Федерации. Такой же, как и Жестонес. Но в отличии от него Пимбазен восстал и жаждал признания. </w:t>
      </w:r>
    </w:p>
    <w:p w:rsidR="002D41CC" w:rsidRDefault="002D41CC" w:rsidP="002D41CC">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После взятия столицы, Магвиля, в переводе с пимбазенского – «Планеты богов», можно было утверждать, что Пимбазен начал набирать независимость. </w:t>
      </w:r>
    </w:p>
    <w:p w:rsidR="00EC31E5" w:rsidRDefault="002D41CC" w:rsidP="002D41CC">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Нужно было налаживать дипломатические отношения. Из всех доступных вариантов был лишь Листо. Все остальные либо было марионетками, либо частью, Федерации. Либо просто побоялись ими бы встать. Но Листо был особенным: край известных земель и абсолютно скудные запасы делали его абсолютно бессмысленным для захвата. Да и население кластера последние 6000 оборотов распадалось в гедонизме и </w:t>
      </w:r>
      <w:r w:rsidR="00EC31E5">
        <w:rPr>
          <w:rFonts w:ascii="Truetypewriter PolyglOTT" w:hAnsi="Truetypewriter PolyglOTT" w:cs="Truetypewriter PolyglOTT"/>
          <w:sz w:val="28"/>
          <w:szCs w:val="28"/>
        </w:rPr>
        <w:t>классовом расслоении. Пока большая часть населения трудилась в адских условиях добывая ресурсы, вельможи валялись на диванах, жирели и больше напоминали огромные шкафы, нежели что-то живое. Они были бледны, с потухшим взглядом. И было удивительно, как под массой этих туш всё ещё не ломались диваны.</w:t>
      </w:r>
    </w:p>
    <w:p w:rsidR="00EC31E5" w:rsidRDefault="00EC31E5" w:rsidP="002D41CC">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Единственный Пимбазенец, которого Эниси мог отправить договариваться был Ли. Не сказать, что Ли особо горел желание возвращаться туда, откуда его отец бежал поклявшись не возвращаться, но дару убеждения Эниси Зофэ было трудно противостоять.</w:t>
      </w:r>
    </w:p>
    <w:p w:rsidR="00EC31E5" w:rsidRDefault="00EC31E5" w:rsidP="002D41CC">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прибыл на главную планету Листо: Куйрентаулю (листо: золотой город). С виду, всё было нормальным, не так как это описывал отец. По городу ходили вполне себе счастливые люди, и совершенно непохожие на тумбочки для поглощения различного рода утех… Солдаты были дружелюбны…</w:t>
      </w:r>
    </w:p>
    <w:p w:rsidR="00EC31E5" w:rsidRDefault="00EC31E5" w:rsidP="002D41CC">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Что-то было не так. «Кто-то сзади, за мной следят, будто хотят, чтобы я шёл напрямик к замку» - подумал Ли и свернул в ближайший двор.</w:t>
      </w:r>
    </w:p>
    <w:p w:rsidR="00C1528A" w:rsidRDefault="00EC31E5" w:rsidP="002D41CC">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Растворилась милая картинка выстроенных декораций: трущобы, разруха и нищета: вот истинное лицо Листо… Тут его окликнули  </w:t>
      </w:r>
      <w:r w:rsidR="002D41CC">
        <w:rPr>
          <w:rFonts w:ascii="Truetypewriter PolyglOTT" w:hAnsi="Truetypewriter PolyglOTT" w:cs="Truetypewriter PolyglOTT"/>
          <w:sz w:val="28"/>
          <w:szCs w:val="28"/>
        </w:rPr>
        <w:t>*</w:t>
      </w:r>
    </w:p>
    <w:p w:rsidR="00C1528A" w:rsidRDefault="00EC31E5"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Неизвестный: -Господин </w:t>
      </w:r>
      <w:r w:rsidR="004850C2">
        <w:rPr>
          <w:rFonts w:ascii="Truetypewriter PolyglOTT" w:hAnsi="Truetypewriter PolyglOTT" w:cs="Truetypewriter PolyglOTT"/>
          <w:sz w:val="28"/>
          <w:szCs w:val="28"/>
        </w:rPr>
        <w:t>дипломат, вам не сюда…</w:t>
      </w:r>
    </w:p>
    <w:p w:rsidR="004850C2" w:rsidRDefault="004850C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-Простите, несколько заплутал… Вы должно быть…</w:t>
      </w:r>
    </w:p>
    <w:p w:rsidR="004850C2" w:rsidRDefault="004850C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Эмтарт: -Эмтарт Шоморо, ваш личный проводник и переводчик. Видите ли, господин…</w:t>
      </w:r>
    </w:p>
    <w:p w:rsidR="004850C2" w:rsidRDefault="004850C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-Эниси Ли…</w:t>
      </w:r>
    </w:p>
    <w:p w:rsidR="004850C2" w:rsidRDefault="004850C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Эмтарт: -Очень приятно. Видите ли, господин Ли, по древней традиции члены королевской семьи Крацио имеют права говорить лишь на языке Листо…</w:t>
      </w:r>
    </w:p>
    <w:p w:rsidR="004850C2" w:rsidRDefault="004850C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Ли: -Я понимаю, Эмтарт, пойдёмте… Это удивительно, что в столь далёком от Пимбазена уголке хоть кто-то говорит на моём родном языке…</w:t>
      </w:r>
    </w:p>
    <w:p w:rsidR="004850C2" w:rsidRDefault="004850C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Эмтарт: -Я Пимбазенец. Мои далёкие предки переехали сюда из Магвиля после…</w:t>
      </w:r>
    </w:p>
    <w:p w:rsidR="004850C2" w:rsidRDefault="004850C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-После того, как небо упало на землю и было множество жертв. После захвата Пимбазена… Я был лично свидетелем этих событий, можете мне не рассказывать…</w:t>
      </w:r>
    </w:p>
    <w:p w:rsidR="004850C2" w:rsidRDefault="004850C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Эмтарт: -Как свидетелем?</w:t>
      </w:r>
    </w:p>
    <w:p w:rsidR="004850C2" w:rsidRDefault="004850C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замешкался… Судя по всему здесь не слышали о криостазисе… Это был отличный козырь…* </w:t>
      </w:r>
    </w:p>
    <w:p w:rsidR="00C1528A" w:rsidRDefault="004850C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-Скажем так, у всех есть свои секреты…</w:t>
      </w:r>
    </w:p>
    <w:p w:rsidR="004850C2" w:rsidRDefault="004850C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вошёл в замок. От обилия золота и роскоши его тошнило. Наконец он вошёл в тронный зал… Хотя тронным назвать его не повернулся юы язык. Посреди стоял огромный диван, на котором лежала туша…*</w:t>
      </w:r>
    </w:p>
    <w:p w:rsidR="00C1528A" w:rsidRDefault="004850C2"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Эмтарт: -Его высочество, король Кейнтрай</w:t>
      </w:r>
      <w:r w:rsidR="008D34BF">
        <w:rPr>
          <w:rFonts w:ascii="Truetypewriter PolyglOTT" w:hAnsi="Truetypewriter PolyglOTT" w:cs="Truetypewriter PolyglOTT"/>
          <w:sz w:val="28"/>
          <w:szCs w:val="28"/>
        </w:rPr>
        <w:t xml:space="preserve">еце Коймейрос Шамэр Крацио… </w:t>
      </w:r>
    </w:p>
    <w:p w:rsidR="008D34BF" w:rsidRDefault="008D34B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-Очень приятно, ваше высочество…</w:t>
      </w:r>
    </w:p>
    <w:p w:rsidR="008D34BF" w:rsidRDefault="008D34B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*Король заговорил, а Эмрат начал судорожно переводить каждое слово*</w:t>
      </w:r>
    </w:p>
    <w:p w:rsidR="00C1528A" w:rsidRDefault="008D34B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Эмрат: -Вы не очень-то почтительны для королевского гостя. Да и одежда ваша более походит на одежду простолюдина…</w:t>
      </w:r>
    </w:p>
    <w:p w:rsidR="008D34BF" w:rsidRDefault="008D34B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*Действительно Ли был одет в простой мундир. В сравнении с одеждой прислуги, военных, а тем более короля он выглядел, как пугало… Ли попросил жестом Эмрата остановится, а затем перешёл на чистый язык Листо…*</w:t>
      </w:r>
    </w:p>
    <w:p w:rsidR="00C1528A" w:rsidRDefault="008D34B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-То, что я одет ни как вы, не говорит о том, что я ниже вас по званию. Мой народ в Пимбазене умирает, страдает много лет. И мой народ страдает здесь в Листо. Моё имя Эниси </w:t>
      </w:r>
      <w:r w:rsidR="00D509C5">
        <w:rPr>
          <w:rFonts w:ascii="Truetypewriter PolyglOTT" w:hAnsi="Truetypewriter PolyglOTT" w:cs="Truetypewriter PolyglOTT"/>
          <w:sz w:val="28"/>
          <w:szCs w:val="28"/>
        </w:rPr>
        <w:t>Зофэ Крацио-Ли… Я – сын Эрвельса</w:t>
      </w:r>
      <w:r>
        <w:rPr>
          <w:rFonts w:ascii="Truetypewriter PolyglOTT" w:hAnsi="Truetypewriter PolyglOTT" w:cs="Truetypewriter PolyglOTT"/>
          <w:sz w:val="28"/>
          <w:szCs w:val="28"/>
        </w:rPr>
        <w:t xml:space="preserve"> Крацио-Жаерэс… Сын трёх императорских домов. И я здесь не за властью. Я здесь за помощью своим народам…</w:t>
      </w:r>
    </w:p>
    <w:p w:rsidR="008D34BF" w:rsidRDefault="008D34B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*Король был шокирован. Если этот нахальный посол был прав, то это означало, что он имел полнейшее право говорить с ним на равных, что собственно и делал… Вместо того, чтобы разобраться, Кейнрайеце отдал страже приказ схватить Ли… </w:t>
      </w:r>
      <w:r w:rsidR="00C870AC">
        <w:rPr>
          <w:rFonts w:ascii="Truetypewriter PolyglOTT" w:hAnsi="Truetypewriter PolyglOTT" w:cs="Truetypewriter PolyglOTT"/>
          <w:sz w:val="28"/>
          <w:szCs w:val="28"/>
        </w:rPr>
        <w:t xml:space="preserve">Стража хорошо умела бороться с обычными работниками, но кадровый элитный солдат Пимбазена положил десяток не моргнув и глазом. Эмрат стоял скованный от страха, а Ли вытащив из последнего тела нож аккуратно вытер его и убрал в сапог. Затем он подошёл к креслу. Король пытался встать, но огромные размеры не позволяли ему это сделать. </w:t>
      </w:r>
      <w:r>
        <w:rPr>
          <w:rFonts w:ascii="Truetypewriter PolyglOTT" w:hAnsi="Truetypewriter PolyglOTT" w:cs="Truetypewriter PolyglOTT"/>
          <w:sz w:val="28"/>
          <w:szCs w:val="28"/>
        </w:rPr>
        <w:t>*</w:t>
      </w:r>
    </w:p>
    <w:p w:rsidR="00C1528A" w:rsidRDefault="00C870A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-Твои люди разлагаются, племянник…</w:t>
      </w:r>
    </w:p>
    <w:p w:rsidR="00C870AC" w:rsidRDefault="00C870A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*Король сжался. *</w:t>
      </w:r>
    </w:p>
    <w:p w:rsidR="00C1528A" w:rsidRDefault="00C870A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Крацио: -Вы пришли убить меня…</w:t>
      </w:r>
    </w:p>
    <w:p w:rsidR="00C870AC" w:rsidRDefault="00C870A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залез в карман и достал оттуда старинные золотые часы с королевской эмблемой Листо: чёрные аликрисы… Затем он открыл их. Внутри была гравюра с его семьёй: Эрвельс, Нэкрия и новорождённый Эниси – это был подарок императора Пимбазена их семье… *</w:t>
      </w:r>
    </w:p>
    <w:p w:rsidR="00C1528A" w:rsidRDefault="00C870A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-Я пришёл за помощью. </w:t>
      </w:r>
      <w:r w:rsidR="00192A9B">
        <w:rPr>
          <w:rFonts w:ascii="Truetypewriter PolyglOTT" w:hAnsi="Truetypewriter PolyglOTT" w:cs="Truetypewriter PolyglOTT"/>
          <w:sz w:val="28"/>
          <w:szCs w:val="28"/>
        </w:rPr>
        <w:t xml:space="preserve">Мой народ гибнет в войне с теми, кто поработал его… А вы здесь… </w:t>
      </w:r>
    </w:p>
    <w:p w:rsidR="00192A9B" w:rsidRDefault="00192A9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Крацио: -Занимаемся тем, чем занимались всегда. Я пытался поменять устои… И меня чуть за это не убили, а потом просто не было желания…</w:t>
      </w:r>
    </w:p>
    <w:p w:rsidR="00192A9B" w:rsidRDefault="00192A9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-А зачем ты приказал солдатам меня…</w:t>
      </w:r>
    </w:p>
    <w:p w:rsidR="00192A9B" w:rsidRDefault="00192A9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Крацио: -А ты бы поступил иначе?</w:t>
      </w:r>
    </w:p>
    <w:p w:rsidR="00192A9B" w:rsidRDefault="00192A9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-Сила – это признак глупости, племянник, а не признак силы. Они могли бы быть живы… Но ладно, опустим пустую демагогию и перейдём к делу, вы поможете?</w:t>
      </w:r>
    </w:p>
    <w:p w:rsidR="00192A9B" w:rsidRDefault="00192A9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Крацио: -Чем? Это были элитные бойцы.</w:t>
      </w:r>
    </w:p>
    <w:p w:rsidR="00192A9B" w:rsidRDefault="00192A9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-Хочешь я верну мощь Листо? Тогда встань с дивана и прекрати ныть</w:t>
      </w:r>
    </w:p>
    <w:p w:rsidR="00192A9B" w:rsidRDefault="00192A9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дал императору ручку и начал диктовать* </w:t>
      </w:r>
    </w:p>
    <w:p w:rsidR="00192A9B" w:rsidRDefault="00192A9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-Приказом от его Высочества, императора Листо Кейнтрайеце Коймейрос Шамэр Крацио постановляется созвать армию, в размере пяти процентов от населения. Созвать новые законодательный и законотворческий советы из обычных крестьян. Учредить судебный совет.</w:t>
      </w:r>
    </w:p>
    <w:p w:rsidR="00C1528A" w:rsidRDefault="00192A9B" w:rsidP="00192A9B">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 Лишить финансирования все высшие чины. Отменить </w:t>
      </w:r>
      <w:r w:rsidR="00266429">
        <w:rPr>
          <w:rFonts w:ascii="Truetypewriter PolyglOTT" w:hAnsi="Truetypewriter PolyglOTT" w:cs="Truetypewriter PolyglOTT"/>
          <w:sz w:val="28"/>
          <w:szCs w:val="28"/>
        </w:rPr>
        <w:t>любую эксплуатацию рабочих. Запретить любые мероприятия, связанные с досугом…</w:t>
      </w:r>
    </w:p>
    <w:p w:rsidR="00266429" w:rsidRDefault="00266429" w:rsidP="0026642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 закончил*</w:t>
      </w:r>
    </w:p>
    <w:p w:rsidR="00266429" w:rsidRDefault="00266429" w:rsidP="0026642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-А теперь нужны лишь подпись и печать…  </w:t>
      </w:r>
    </w:p>
    <w:p w:rsidR="00C1528A" w:rsidRDefault="002664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Крацио: -Я не могу, меня убьют…</w:t>
      </w:r>
    </w:p>
    <w:p w:rsidR="00266429" w:rsidRDefault="002664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-*По связи* Ениас, пришли моих людей в замок… *К Крацио* Подписывай и не бойся, они дерутся лучше меня… Я оставлю их здесь, а постановление зачитаю сам…</w:t>
      </w:r>
    </w:p>
    <w:p w:rsidR="00266429" w:rsidRDefault="002664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*Через пол часа в замок зашли солдаты, буквально два десятка Пимбуров*</w:t>
      </w:r>
    </w:p>
    <w:p w:rsidR="00266429" w:rsidRDefault="00FC464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-Да, Ли… Ну вы и на</w:t>
      </w:r>
      <w:r w:rsidR="00266429">
        <w:rPr>
          <w:rFonts w:ascii="Truetypewriter PolyglOTT" w:hAnsi="Truetypewriter PolyglOTT" w:cs="Truetypewriter PolyglOTT"/>
          <w:sz w:val="28"/>
          <w:szCs w:val="28"/>
        </w:rPr>
        <w:t>чудили…</w:t>
      </w:r>
    </w:p>
    <w:p w:rsidR="00266429" w:rsidRDefault="002664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Ли: -Тем не менее. Значит так, я передаю вас в ведение императора. Ваша задача защищать его… От всего…</w:t>
      </w:r>
    </w:p>
    <w:p w:rsidR="00266429" w:rsidRDefault="002664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*Солдаты сверкая своими доспехами сели на колено, достали ножи и прижали их к сердцу. Затем двое встали вытащили из-за спины копья и встали около трона. Ли же пошёл зачитывать приказ, и напоследок добавил. *</w:t>
      </w:r>
    </w:p>
    <w:p w:rsidR="00C1528A" w:rsidRDefault="002664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-И да, лучше займись собой, всё же быть размером с танк</w:t>
      </w:r>
      <w:r w:rsidR="00FC464F">
        <w:rPr>
          <w:rFonts w:ascii="Truetypewriter PolyglOTT" w:hAnsi="Truetypewriter PolyglOTT" w:cs="Truetypewriter PolyglOTT"/>
          <w:sz w:val="28"/>
          <w:szCs w:val="28"/>
        </w:rPr>
        <w:t>… Несколько</w:t>
      </w:r>
      <w:r>
        <w:rPr>
          <w:rFonts w:ascii="Truetypewriter PolyglOTT" w:hAnsi="Truetypewriter PolyglOTT" w:cs="Truetypewriter PolyglOTT"/>
          <w:sz w:val="28"/>
          <w:szCs w:val="28"/>
        </w:rPr>
        <w:t xml:space="preserve"> вредно для здоровья…</w:t>
      </w:r>
    </w:p>
    <w:p w:rsidR="00266429" w:rsidRDefault="002664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*Сказав это он пошёл на балкон, где последние пол часа собирали толпу. Ли начал*</w:t>
      </w:r>
    </w:p>
    <w:p w:rsidR="00C1528A" w:rsidRDefault="002664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-Народ Листо, объявляю, что приказом от…</w:t>
      </w:r>
    </w:p>
    <w:p w:rsidR="00C1528A" w:rsidRDefault="002664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*Когда он закончил в толпе возникла тишина. Верные императору люди сразу вбежали в тронный зал. Император был жив и приказал не подходить к нему ближе, чем на расстояние от входа до трона.</w:t>
      </w:r>
      <w:r w:rsidR="000D6450">
        <w:rPr>
          <w:rFonts w:ascii="Truetypewriter PolyglOTT" w:hAnsi="Truetypewriter PolyglOTT" w:cs="Truetypewriter PolyglOTT"/>
          <w:sz w:val="28"/>
          <w:szCs w:val="28"/>
        </w:rPr>
        <w:t xml:space="preserve"> В Листо начались массовые волнения, но армия Листо умела хорошо с подобным работать, потому через пару часов в государстве всё изменилось: тысячилетнему застою пришёл конец. Началась революция реформ.</w:t>
      </w:r>
      <w:r w:rsidR="00C916C4">
        <w:rPr>
          <w:rFonts w:ascii="Truetypewriter PolyglOTT" w:hAnsi="Truetypewriter PolyglOTT" w:cs="Truetypewriter PolyglOTT"/>
          <w:sz w:val="28"/>
          <w:szCs w:val="28"/>
        </w:rPr>
        <w:t xml:space="preserve"> А Листо стал поставлять в Пимбазен ресурсы… </w:t>
      </w:r>
      <w:r>
        <w:rPr>
          <w:rFonts w:ascii="Truetypewriter PolyglOTT" w:hAnsi="Truetypewriter PolyglOTT" w:cs="Truetypewriter PolyglOTT"/>
          <w:sz w:val="28"/>
          <w:szCs w:val="28"/>
        </w:rPr>
        <w:t>*</w:t>
      </w:r>
    </w:p>
    <w:p w:rsidR="00FC464F" w:rsidRDefault="00FC464F" w:rsidP="00FC464F">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63. Странно, но нестрашно… Страшно, но нестранно</w:t>
      </w:r>
    </w:p>
    <w:p w:rsidR="00C1528A" w:rsidRDefault="00FD46CA" w:rsidP="00FC464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07:37 30</w:t>
      </w:r>
      <w:r w:rsidR="00FC464F">
        <w:rPr>
          <w:rFonts w:ascii="Truetypewriter PolyglOTT" w:hAnsi="Truetypewriter PolyglOTT" w:cs="Truetypewriter PolyglOTT"/>
          <w:sz w:val="28"/>
          <w:szCs w:val="28"/>
        </w:rPr>
        <w:t>.09.2010 *Новость о том, что Пимбазенцы вышли из тени и заключили первый договор, как самостоятельное государство влетела в замок К</w:t>
      </w:r>
      <w:r w:rsidR="00FC464F" w:rsidRPr="00FC464F">
        <w:rPr>
          <w:rFonts w:ascii="Truetypewriter PolyglOTT" w:hAnsi="Truetypewriter PolyglOTT" w:cs="Truetypewriter PolyglOTT"/>
          <w:sz w:val="28"/>
          <w:szCs w:val="28"/>
        </w:rPr>
        <w:t>’</w:t>
      </w:r>
      <w:r w:rsidR="00FC464F">
        <w:rPr>
          <w:rFonts w:ascii="Truetypewriter PolyglOTT" w:hAnsi="Truetypewriter PolyglOTT" w:cs="Truetypewriter PolyglOTT"/>
          <w:sz w:val="28"/>
          <w:szCs w:val="28"/>
        </w:rPr>
        <w:t>бинста, как ураганный ветер. Фонст знал, что это произойдёт, но Ламан был в ярости. На первом этаже замка юный наследник избивал генерала разведки… Фонст выехал на лестницу и сказал*</w:t>
      </w:r>
    </w:p>
    <w:p w:rsidR="00C1528A" w:rsidRDefault="00FC464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-Ламан, прекрати…</w:t>
      </w:r>
    </w:p>
    <w:p w:rsidR="00FC464F" w:rsidRDefault="00FC464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-Пимбазен становится всё сильнее, теперь и договоры подписывают, что дальше?</w:t>
      </w:r>
    </w:p>
    <w:p w:rsidR="00FC464F" w:rsidRDefault="00FC464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-Дальше полная независимость. Мы уже проиграли. Ничего удивительного</w:t>
      </w:r>
      <w:r w:rsidR="00762701">
        <w:rPr>
          <w:rFonts w:ascii="Truetypewriter PolyglOTT" w:hAnsi="Truetypewriter PolyglOTT" w:cs="Truetypewriter PolyglOTT"/>
          <w:sz w:val="28"/>
          <w:szCs w:val="28"/>
        </w:rPr>
        <w:t xml:space="preserve"> в этом нету. Ещё в 6000-ом Пимб</w:t>
      </w:r>
      <w:r>
        <w:rPr>
          <w:rFonts w:ascii="Truetypewriter PolyglOTT" w:hAnsi="Truetypewriter PolyglOTT" w:cs="Truetypewriter PolyglOTT"/>
          <w:sz w:val="28"/>
          <w:szCs w:val="28"/>
        </w:rPr>
        <w:t xml:space="preserve">азенцы дали понять, что они будут бороться насмерть. От того, что ты сейчас отправишь в могилу Хэйделя, не изменится ничего… </w:t>
      </w:r>
    </w:p>
    <w:p w:rsidR="0039020A" w:rsidRDefault="0039020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-Вы правы, я уже собираю войска…</w:t>
      </w:r>
    </w:p>
    <w:p w:rsidR="003E4CE6" w:rsidRDefault="0039020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Фонст: -Чтобы отправить их в Жистонес. </w:t>
      </w:r>
    </w:p>
    <w:p w:rsidR="003E4CE6" w:rsidRDefault="003E4CE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-В Листо…</w:t>
      </w:r>
    </w:p>
    <w:p w:rsidR="003E4CE6" w:rsidRDefault="003E4CE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Фонст: -Какая разница? Это был политический, а не экономический шаг. Все тысячами оборотов боялись нашей армии, а тут она отступает… Мы объявим Пимбазену войну, но не сейчас. Наша экономика не настроена на войну. Нужно </w:t>
      </w:r>
      <w:r>
        <w:rPr>
          <w:rFonts w:ascii="Truetypewriter PolyglOTT" w:hAnsi="Truetypewriter PolyglOTT" w:cs="Truetypewriter PolyglOTT"/>
          <w:sz w:val="28"/>
          <w:szCs w:val="28"/>
        </w:rPr>
        <w:lastRenderedPageBreak/>
        <w:t>несколько оборотов, чтобы привести в движение мою великую машину, моё лучшее творение: систему фабрик и заводов…</w:t>
      </w:r>
    </w:p>
    <w:p w:rsidR="003E4CE6" w:rsidRDefault="003E4CE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-А сейчас что?</w:t>
      </w:r>
    </w:p>
    <w:p w:rsidR="0039020A" w:rsidRDefault="003E4CE6"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-А сейчас идти на уступки и дать им независимость. Ламан, выжди время, я понимаю, ты молод и горяч, но мы воюем с очень серьёзными противниками. Пимбазенцы всегда были непокорны, а сейчас они ещё и действуют как одно целое… Снарядите поездку на главную кузницу: Эльмес, на ту, что в Уръерихе *</w:t>
      </w:r>
      <w:r w:rsidR="00D9438B">
        <w:rPr>
          <w:rFonts w:ascii="Truetypewriter PolyglOTT" w:hAnsi="Truetypewriter PolyglOTT" w:cs="Truetypewriter PolyglOTT"/>
          <w:sz w:val="28"/>
          <w:szCs w:val="28"/>
        </w:rPr>
        <w:t xml:space="preserve">во </w:t>
      </w:r>
      <w:r>
        <w:rPr>
          <w:rFonts w:ascii="Truetypewriter PolyglOTT" w:hAnsi="Truetypewriter PolyglOTT" w:cs="Truetypewriter PolyglOTT"/>
          <w:sz w:val="28"/>
          <w:szCs w:val="28"/>
        </w:rPr>
        <w:t>второй части Пимбазена, которая была полность</w:t>
      </w:r>
      <w:r w:rsidR="00D9438B">
        <w:rPr>
          <w:rFonts w:ascii="Truetypewriter PolyglOTT" w:hAnsi="Truetypewriter PolyglOTT" w:cs="Truetypewriter PolyglOTT"/>
          <w:sz w:val="28"/>
          <w:szCs w:val="28"/>
        </w:rPr>
        <w:t>ю подвластна Федерации, хотя Эни</w:t>
      </w:r>
      <w:r>
        <w:rPr>
          <w:rFonts w:ascii="Truetypewriter PolyglOTT" w:hAnsi="Truetypewriter PolyglOTT" w:cs="Truetypewriter PolyglOTT"/>
          <w:sz w:val="28"/>
          <w:szCs w:val="28"/>
        </w:rPr>
        <w:t xml:space="preserve">си она была и не нужна(там всегда происходили восстания)*. </w:t>
      </w:r>
      <w:r w:rsidR="0039020A">
        <w:rPr>
          <w:rFonts w:ascii="Truetypewriter PolyglOTT" w:hAnsi="Truetypewriter PolyglOTT" w:cs="Truetypewriter PolyglOTT"/>
          <w:sz w:val="28"/>
          <w:szCs w:val="28"/>
        </w:rPr>
        <w:t xml:space="preserve"> </w:t>
      </w:r>
    </w:p>
    <w:p w:rsidR="0039020A" w:rsidRDefault="00D9438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*Спустя примерно 12 часов королевский корабль прибыл на Эльмес. Первое, что заметил Фонст – огромный корабль на орбите.*</w:t>
      </w:r>
    </w:p>
    <w:p w:rsidR="0039020A" w:rsidRDefault="00D9438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-Это он, Бубастъер?</w:t>
      </w:r>
    </w:p>
    <w:p w:rsidR="00D9438B" w:rsidRDefault="00D9438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-Так точно, единственное адекватное решение отца.</w:t>
      </w:r>
    </w:p>
    <w:p w:rsidR="00D9438B" w:rsidRDefault="00D9438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-Неплохой прогресс за 4 оборота. Я думаю, что ещё столько же, и он будет готов…</w:t>
      </w:r>
    </w:p>
    <w:p w:rsidR="00D9438B" w:rsidRDefault="00D9438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-Ещё два потребуется на нанесение нового типа брони, называется «Пимбазхениит» (фед. Против Пимбазена). Никто не сможет её уничтожить…</w:t>
      </w:r>
    </w:p>
    <w:p w:rsidR="00D9438B" w:rsidRDefault="00D9438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-Ладно, не будем задерживаться на орбите и пройдём во внутрь…</w:t>
      </w:r>
    </w:p>
    <w:p w:rsidR="00D9438B" w:rsidRDefault="00D9438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*Лифт доставил Фонста в глубь планеты. Половина оборудования была убита от постоянной работы, другой вовсе не было…*</w:t>
      </w:r>
    </w:p>
    <w:p w:rsidR="0039020A" w:rsidRDefault="00D9438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-А где!? Я спрашиваю, где!!!</w:t>
      </w:r>
    </w:p>
    <w:p w:rsidR="0074484D" w:rsidRDefault="00D9438B"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*Ламан был в шоке. Если Адора была в Пимбазене и защищалась от мародёров как могла, то Эльмес сам сдавал станки и машины на металлолом… Если главный флагман Федерации выглядел так, то как же обстояли дела на других мирах-кузницах? Фонст приказал привести к нему директора Эльмеса, а главное </w:t>
      </w:r>
      <w:r w:rsidR="0074484D">
        <w:rPr>
          <w:rFonts w:ascii="Truetypewriter PolyglOTT" w:hAnsi="Truetypewriter PolyglOTT" w:cs="Truetypewriter PolyglOTT"/>
          <w:sz w:val="28"/>
          <w:szCs w:val="28"/>
        </w:rPr>
        <w:t xml:space="preserve">отдал приказ пустить все доступные мощности Федерации на восстановление его планет-кузниц… </w:t>
      </w:r>
    </w:p>
    <w:p w:rsidR="0074484D" w:rsidRDefault="0074484D" w:rsidP="0074484D">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Директор завода был найден в своём небольшом кабинете. На стене висели портреты предыдущих. И за спиной каждого из них станков было всё меньше и меньше. Последний же директор не стал что-либо брать от предыдущих и начал восстанавливать то, что было. Из подручных деталей…</w:t>
      </w:r>
    </w:p>
    <w:p w:rsidR="00D9438B" w:rsidRDefault="0074484D" w:rsidP="0074484D">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А всё потому, что нужно было строить флагман флота Федерации, Бубастъер… </w:t>
      </w:r>
      <w:r w:rsidR="00D9438B">
        <w:rPr>
          <w:rFonts w:ascii="Truetypewriter PolyglOTT" w:hAnsi="Truetypewriter PolyglOTT" w:cs="Truetypewriter PolyglOTT"/>
          <w:sz w:val="28"/>
          <w:szCs w:val="28"/>
        </w:rPr>
        <w:t>*</w:t>
      </w:r>
    </w:p>
    <w:p w:rsidR="00FD46CA" w:rsidRDefault="00FD46CA" w:rsidP="00FD46CA">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64. Лавровый венок и белый траур…</w:t>
      </w:r>
    </w:p>
    <w:p w:rsidR="00FD46CA" w:rsidRDefault="00FD46C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04:59 15.10.2010 *Фонст уже две недели, как вернулся с Эльмеса… Ему казалось отнюдь нестранным, что Эльмес разворовали… Но он понимал, что уже отстал от Эниси минимум на два года… Последние две недели К</w:t>
      </w:r>
      <w:r w:rsidRPr="00E6190E">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бинст пытался дозвонится до Магвиля. </w:t>
      </w:r>
    </w:p>
    <w:p w:rsidR="0039020A" w:rsidRDefault="00FD46CA" w:rsidP="00FD46CA">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 вот наконец трубку взяли…*</w:t>
      </w:r>
    </w:p>
    <w:p w:rsidR="0039020A" w:rsidRDefault="00FD46C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Голос: -Пимбазен Магвиль, Квампессинская Централь, отдел регулирования областей, кто вы?</w:t>
      </w:r>
    </w:p>
    <w:p w:rsidR="00FD46CA" w:rsidRDefault="00FD46C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w:t>
      </w:r>
      <w:r w:rsidRPr="00FD46CA">
        <w:rPr>
          <w:rFonts w:ascii="Truetypewriter PolyglOTT" w:hAnsi="Truetypewriter PolyglOTT" w:cs="Truetypewriter PolyglOTT"/>
          <w:sz w:val="28"/>
          <w:szCs w:val="28"/>
        </w:rPr>
        <w:t xml:space="preserve"> </w:t>
      </w:r>
      <w:r w:rsidR="003C35C9">
        <w:rPr>
          <w:rFonts w:ascii="Truetypewriter PolyglOTT" w:hAnsi="Truetypewriter PolyglOTT" w:cs="Truetypewriter PolyglOTT"/>
          <w:sz w:val="28"/>
          <w:szCs w:val="28"/>
        </w:rPr>
        <w:t xml:space="preserve">Федерация </w:t>
      </w:r>
      <w:r>
        <w:rPr>
          <w:rFonts w:ascii="Truetypewriter PolyglOTT" w:hAnsi="Truetypewriter PolyglOTT" w:cs="Truetypewriter PolyglOTT"/>
          <w:sz w:val="28"/>
          <w:szCs w:val="28"/>
        </w:rPr>
        <w:t>К</w:t>
      </w:r>
      <w:r w:rsidRPr="003C35C9">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 императорское у</w:t>
      </w:r>
      <w:r w:rsidR="003C35C9">
        <w:rPr>
          <w:rFonts w:ascii="Truetypewriter PolyglOTT" w:hAnsi="Truetypewriter PolyglOTT" w:cs="Truetypewriter PolyglOTT"/>
          <w:sz w:val="28"/>
          <w:szCs w:val="28"/>
        </w:rPr>
        <w:t>правление, советник его высочества Икранель Конрице. У вас есть возможность позвать Эниси Зофе?</w:t>
      </w:r>
    </w:p>
    <w:p w:rsidR="005239C1" w:rsidRDefault="005239C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Голос: -Пимбура сейчас находится на Сильве, мы перезвоним, как только он сможет. У вас есть информация, которую ему нужно передать?</w:t>
      </w:r>
    </w:p>
    <w:p w:rsidR="005239C1" w:rsidRDefault="005239C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-Дело государственной важности, могу говорить лишь с господином Зофэ.</w:t>
      </w:r>
    </w:p>
    <w:p w:rsidR="00E962CF" w:rsidRDefault="00E962C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*Связь прекратилась. Ли тоже повесил трубку на руинах старой администрации, где уже возводились небоскрёбы по проекту Сонет.*</w:t>
      </w:r>
    </w:p>
    <w:p w:rsidR="0039020A" w:rsidRDefault="00E962C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-Эниси, подойди сюда…</w:t>
      </w:r>
    </w:p>
    <w:p w:rsidR="00E962CF" w:rsidRDefault="00E962C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w:t>
      </w:r>
      <w:r w:rsidR="00F8332A">
        <w:rPr>
          <w:rFonts w:ascii="Truetypewriter PolyglOTT" w:hAnsi="Truetypewriter PolyglOTT" w:cs="Truetypewriter PolyglOTT"/>
          <w:sz w:val="28"/>
          <w:szCs w:val="28"/>
        </w:rPr>
        <w:t xml:space="preserve">Эниси отошёл от Сонет, которая показывала ему план стройки, прошёл вдоль котлована и подошёл к Ли. </w:t>
      </w:r>
      <w:r>
        <w:rPr>
          <w:rFonts w:ascii="Truetypewriter PolyglOTT" w:hAnsi="Truetypewriter PolyglOTT" w:cs="Truetypewriter PolyglOTT"/>
          <w:sz w:val="28"/>
          <w:szCs w:val="28"/>
        </w:rPr>
        <w:t>*</w:t>
      </w:r>
    </w:p>
    <w:p w:rsidR="00F8332A" w:rsidRDefault="00F8332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-Звонили с К</w:t>
      </w:r>
      <w:r w:rsidRPr="00E6190E">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бинста, требовали аудиенции лично с тобой…</w:t>
      </w:r>
    </w:p>
    <w:p w:rsidR="00F8332A" w:rsidRDefault="00F8332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-Что ты им сказал? </w:t>
      </w:r>
    </w:p>
    <w:p w:rsidR="00F8332A" w:rsidRDefault="00F8332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-То, что ты на Сильве, и по прилёте сможешь совершить звонок… О цели звонка советник отказался со мной говорить…</w:t>
      </w:r>
    </w:p>
    <w:p w:rsidR="00F8332A" w:rsidRDefault="00F8332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-Ты представился?</w:t>
      </w:r>
    </w:p>
    <w:p w:rsidR="00F8332A" w:rsidRDefault="00F8332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-Нет, сделал вид, будто я из правительства Пимбазена…</w:t>
      </w:r>
    </w:p>
    <w:p w:rsidR="00F8332A" w:rsidRDefault="00F8332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прикажу, чтоб в сторону Магвиля вылетел с Сильвы корабль… Будет время обдумать…</w:t>
      </w:r>
    </w:p>
    <w:p w:rsidR="00F8332A" w:rsidRDefault="00F8332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 этом Эниси взял тот же коммуникатор и совершил вызов на Сильву. Через полчаса взлетел челнок и направился в сторону Магвиля…</w:t>
      </w:r>
    </w:p>
    <w:p w:rsidR="00F8332A" w:rsidRPr="00F8332A" w:rsidRDefault="00F8332A" w:rsidP="00F8332A">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Тем временем Эниси готовился к встрече: продумывал ответы, требования и так далее. На это было около 12 часов… И вот… Он прилетел…*</w:t>
      </w:r>
    </w:p>
    <w:p w:rsidR="0039020A" w:rsidRDefault="00F8332A" w:rsidP="00F8332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18:27 15.10.20</w:t>
      </w:r>
      <w:r w:rsidR="00F12200">
        <w:rPr>
          <w:rFonts w:ascii="Truetypewriter PolyglOTT" w:hAnsi="Truetypewriter PolyglOTT" w:cs="Truetypewriter PolyglOTT"/>
          <w:sz w:val="28"/>
          <w:szCs w:val="28"/>
        </w:rPr>
        <w:t>10 *Эниси взял коммуникатор и вызвал с него К</w:t>
      </w:r>
      <w:r w:rsidR="00F12200" w:rsidRPr="00F12200">
        <w:rPr>
          <w:rFonts w:ascii="Truetypewriter PolyglOTT" w:hAnsi="Truetypewriter PolyglOTT" w:cs="Truetypewriter PolyglOTT"/>
          <w:sz w:val="28"/>
          <w:szCs w:val="28"/>
        </w:rPr>
        <w:t>’бинст…</w:t>
      </w:r>
      <w:r w:rsidR="00F12200">
        <w:rPr>
          <w:rFonts w:ascii="Truetypewriter PolyglOTT" w:hAnsi="Truetypewriter PolyglOTT" w:cs="Truetypewriter PolyglOTT"/>
          <w:sz w:val="28"/>
          <w:szCs w:val="28"/>
        </w:rPr>
        <w:t xml:space="preserve"> Через несколько минут ожидания ему ответили…</w:t>
      </w:r>
      <w:r>
        <w:rPr>
          <w:rFonts w:ascii="Truetypewriter PolyglOTT" w:hAnsi="Truetypewriter PolyglOTT" w:cs="Truetypewriter PolyglOTT"/>
          <w:sz w:val="28"/>
          <w:szCs w:val="28"/>
        </w:rPr>
        <w:t>*</w:t>
      </w:r>
    </w:p>
    <w:p w:rsidR="0039020A" w:rsidRDefault="00F1220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Советник: -</w:t>
      </w:r>
      <w:r w:rsidRPr="00F12200">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Федерация К</w:t>
      </w:r>
      <w:r w:rsidRPr="003C35C9">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 императорское управление, советник его высочества Икранель Конрице, слушаю, кто говорит?</w:t>
      </w:r>
    </w:p>
    <w:p w:rsidR="00F12200" w:rsidRDefault="00F1220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-Моё имя Эниси Нильс Фирцино Зофэ</w:t>
      </w:r>
    </w:p>
    <w:p w:rsidR="0039020A" w:rsidRDefault="00F1220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-Господин Зофэ, извините, что были вынуждены вас заставить бросить все свои дела…</w:t>
      </w:r>
    </w:p>
    <w:p w:rsidR="00F12200" w:rsidRDefault="00F1220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распинался в извинениях и любезностях, а Эниси не мог понять, откуда такая доброжелательность, они находились в состоянии войны столько лет, и тут третий человек Федерации, а в Федерации советники были по своей сути главами правительства, не переходил на различного рода угрозы, а, наоборот, играл в поддавки… Наконец он закончил… *</w:t>
      </w:r>
    </w:p>
    <w:p w:rsidR="00F12200" w:rsidRDefault="00F1220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-Мы намерены завершить военные действия, и вывести контингент, обеспечивающий поддержку повстанцев… Ввиду моей должности я не имею права вести переговоры с гарантиями, но я передаю волю его императорского величества…</w:t>
      </w:r>
    </w:p>
    <w:p w:rsidR="00F12200" w:rsidRDefault="00F1220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вас понял… Фонст может прилететь на Сильву, через…</w:t>
      </w:r>
    </w:p>
    <w:p w:rsidR="00A46ED1" w:rsidRDefault="00F1220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-Господин Зофэ, я не имею права обсуждать дату… Будьте добры, подождите несколько минут, пока его императорское величество</w:t>
      </w:r>
      <w:r w:rsidR="00A46ED1">
        <w:rPr>
          <w:rFonts w:ascii="Truetypewriter PolyglOTT" w:hAnsi="Truetypewriter PolyglOTT" w:cs="Truetypewriter PolyglOTT"/>
          <w:sz w:val="28"/>
          <w:szCs w:val="28"/>
        </w:rPr>
        <w:t xml:space="preserve"> не прибудет…</w:t>
      </w:r>
    </w:p>
    <w:p w:rsidR="00A46ED1" w:rsidRDefault="00A46ED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-Хорошо…</w:t>
      </w:r>
    </w:p>
    <w:p w:rsidR="00A46ED1" w:rsidRDefault="00A46ED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*Спустя тридцать минут Фонст прибыл и подъехал к коммуникатору*</w:t>
      </w:r>
    </w:p>
    <w:p w:rsidR="00A46ED1" w:rsidRDefault="00A46ED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-Он на связи?</w:t>
      </w:r>
    </w:p>
    <w:p w:rsidR="00F12200" w:rsidRDefault="00F1220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 </w:t>
      </w:r>
      <w:r w:rsidR="00A46ED1">
        <w:rPr>
          <w:rFonts w:ascii="Truetypewriter PolyglOTT" w:hAnsi="Truetypewriter PolyglOTT" w:cs="Truetypewriter PolyglOTT"/>
          <w:sz w:val="28"/>
          <w:szCs w:val="28"/>
        </w:rPr>
        <w:t>Советник: -Да, ваше высочества…</w:t>
      </w:r>
    </w:p>
    <w:p w:rsidR="00A46ED1" w:rsidRDefault="00A46ED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взял трубку*</w:t>
      </w:r>
    </w:p>
    <w:p w:rsidR="0039020A" w:rsidRDefault="00A46ED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-Приветствую, Эниси…</w:t>
      </w:r>
    </w:p>
    <w:p w:rsidR="00A46ED1" w:rsidRDefault="00A46ED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-Ну здравствуй, Фонст…</w:t>
      </w:r>
    </w:p>
    <w:p w:rsidR="00A46ED1" w:rsidRDefault="00A46ED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*Если бы они видели друг друга, то разговоры точно бы провалились… Видно было, что оба не хотели этого разговора… Но оба были в ситуации, когда было необходимо договорится. </w:t>
      </w:r>
    </w:p>
    <w:p w:rsidR="00A46ED1" w:rsidRDefault="00A46ED1" w:rsidP="00A46ED1">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терял его людей, да и к тому же морально устал. Ему нужно было вернуть сына и жену, а для нужен был научный скачок, который тормозился войной… </w:t>
      </w:r>
    </w:p>
    <w:p w:rsidR="00C265AF" w:rsidRDefault="00A46ED1" w:rsidP="00A46ED1">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же в свою очередь понимал, что при кажущейся мощи его кластера, Пимбазену бы они проиграли…</w:t>
      </w:r>
      <w:r w:rsidR="00C265AF">
        <w:rPr>
          <w:rFonts w:ascii="Truetypewriter PolyglOTT" w:hAnsi="Truetypewriter PolyglOTT" w:cs="Truetypewriter PolyglOTT"/>
          <w:sz w:val="28"/>
          <w:szCs w:val="28"/>
        </w:rPr>
        <w:t xml:space="preserve"> Но в том и была суть, что никто, кроме высшего командования Федерации об этом не знал…</w:t>
      </w:r>
    </w:p>
    <w:p w:rsidR="0098657D" w:rsidRDefault="00C265AF" w:rsidP="00A46ED1">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Фонст сказал Эниси, что ему уже нету смысла цепляться за ресурсы Пимбазена, всё было исчерпано за тысячи лет (что на самом деле было от части правдой, старые месторождения были полностью выработаны, а новые не открывались), потому и Пимбазен более Федерации не нужен, а что касалось, цитата «поддержки конртпимбазенских сил», то было лишь инерционной реакцией на происходящее, а никак не объявлением войны Пимбазену…</w:t>
      </w:r>
    </w:p>
    <w:p w:rsidR="00A46ED1" w:rsidRDefault="0098657D" w:rsidP="00A46ED1">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В итоге спустя десять часов, когда Фонст уже начал от усталости засыпать они договорились на том, что Пимбазен заберёт себе территорию Магвильской части Пимбазена, Уръерих останется же за Федерацией… Нельзя сказать, что Эниси желал воссоединения с ним: там всегда происходили какие-либо восстания, но </w:t>
      </w:r>
      <w:r w:rsidR="00F546B1">
        <w:rPr>
          <w:rFonts w:ascii="Truetypewriter PolyglOTT" w:hAnsi="Truetypewriter PolyglOTT" w:cs="Truetypewriter PolyglOTT"/>
          <w:sz w:val="28"/>
          <w:szCs w:val="28"/>
        </w:rPr>
        <w:t xml:space="preserve">суть была в другом: без него Пимбазен не считался кластером, он лишь был государством. Независимым, но государством, с триллиардами уставших от войны граждан, со вставшей экономикой, с большим количество повстанцев… Но тем не менее, он был свободен, наконец за столько лет народ Пимбазена перестал быть подневольным… А что касалось проблем… Для тех, кто должен был </w:t>
      </w:r>
      <w:r w:rsidR="006E0C93">
        <w:rPr>
          <w:rFonts w:ascii="Truetypewriter PolyglOTT" w:hAnsi="Truetypewriter PolyglOTT" w:cs="Truetypewriter PolyglOTT"/>
          <w:sz w:val="28"/>
          <w:szCs w:val="28"/>
        </w:rPr>
        <w:t xml:space="preserve">их </w:t>
      </w:r>
      <w:r w:rsidR="00F546B1">
        <w:rPr>
          <w:rFonts w:ascii="Truetypewriter PolyglOTT" w:hAnsi="Truetypewriter PolyglOTT" w:cs="Truetypewriter PolyglOTT"/>
          <w:sz w:val="28"/>
          <w:szCs w:val="28"/>
        </w:rPr>
        <w:t>решать уже строились башни на Магвиле, а пока «Квампессинская централь», «Пимбазенская голантейрея» и «Пимбдасвер» ютились на Сильве и решали проблемы оттуда. Главной, конечно же, была проблема с повстанцами, но после того, как Федерация вывела свои войска, Пимбдасвер прошёлся по мятежным планетам железным катком. Ведь огромная мощь, заставлявшая пятиться Федерацию, для повстанцев была</w:t>
      </w:r>
      <w:r w:rsidR="00E633B5">
        <w:rPr>
          <w:rFonts w:ascii="Truetypewriter PolyglOTT" w:hAnsi="Truetypewriter PolyglOTT" w:cs="Truetypewriter PolyglOTT"/>
          <w:sz w:val="28"/>
          <w:szCs w:val="28"/>
        </w:rPr>
        <w:t xml:space="preserve"> неудержимой…</w:t>
      </w:r>
      <w:r w:rsidR="00F546B1">
        <w:rPr>
          <w:rFonts w:ascii="Truetypewriter PolyglOTT" w:hAnsi="Truetypewriter PolyglOTT" w:cs="Truetypewriter PolyglOTT"/>
          <w:sz w:val="28"/>
          <w:szCs w:val="28"/>
        </w:rPr>
        <w:t xml:space="preserve"> </w:t>
      </w:r>
      <w:r w:rsidR="00A46ED1">
        <w:rPr>
          <w:rFonts w:ascii="Truetypewriter PolyglOTT" w:hAnsi="Truetypewriter PolyglOTT" w:cs="Truetypewriter PolyglOTT"/>
          <w:sz w:val="28"/>
          <w:szCs w:val="28"/>
        </w:rPr>
        <w:t>*</w:t>
      </w:r>
    </w:p>
    <w:p w:rsidR="006E0C93" w:rsidRDefault="006E0C93" w:rsidP="006E0C93">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65. Новые возможности мира…</w:t>
      </w:r>
    </w:p>
    <w:p w:rsidR="008F0FA1" w:rsidRDefault="00AD5199" w:rsidP="00AD519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13:28 15.11.2010 *Через месяц после судьбоносного звонка Пимбазенская промышленность</w:t>
      </w:r>
      <w:r w:rsidR="008F0FA1">
        <w:rPr>
          <w:rFonts w:ascii="Truetypewriter PolyglOTT" w:hAnsi="Truetypewriter PolyglOTT" w:cs="Truetypewriter PolyglOTT"/>
          <w:sz w:val="28"/>
          <w:szCs w:val="28"/>
        </w:rPr>
        <w:t xml:space="preserve"> уже восстала из мёртвых. Теперь на Пимбазен работали уже два концерна: Адора и Пимбазенъерих Аутоматих. Выпускаемая на Адоре электроника и собираемое на Паари  оружие закрывала все потребности Пимбазена. Сельское хозяйство, и другая промышленность тоже работали, но у планет-кузниц не было имён, лишь номера… Где-то производили одно, где-то другое. Так огромная сеть обеспечивала всё государство. </w:t>
      </w:r>
    </w:p>
    <w:p w:rsidR="00E82A20" w:rsidRDefault="008F0FA1" w:rsidP="008F0FA1">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Наконец и на Магвиле подошло к концу строительство небоскрёбов. В рекордные сроки были возведены три башни. И сейчас Эниси стоял перед ними. Около него были Шрин и Силь. Сонет же и Эниси, как и хотели, по окончании войны с</w:t>
      </w:r>
      <w:r w:rsidR="00E82A20">
        <w:rPr>
          <w:rFonts w:ascii="Truetypewriter PolyglOTT" w:hAnsi="Truetypewriter PolyglOTT" w:cs="Truetypewriter PolyglOTT"/>
          <w:sz w:val="28"/>
          <w:szCs w:val="28"/>
        </w:rPr>
        <w:t>ложили оружие. Он</w:t>
      </w:r>
      <w:r w:rsidR="008570B0">
        <w:rPr>
          <w:rFonts w:ascii="Truetypewriter PolyglOTT" w:hAnsi="Truetypewriter PolyglOTT" w:cs="Truetypewriter PolyglOTT"/>
          <w:sz w:val="28"/>
          <w:szCs w:val="28"/>
        </w:rPr>
        <w:t>и</w:t>
      </w:r>
      <w:r w:rsidR="00E82A20">
        <w:rPr>
          <w:rFonts w:ascii="Truetypewriter PolyglOTT" w:hAnsi="Truetypewriter PolyglOTT" w:cs="Truetypewriter PolyglOTT"/>
          <w:sz w:val="28"/>
          <w:szCs w:val="28"/>
        </w:rPr>
        <w:t xml:space="preserve">  поселились достаточно далеко от трёх башен, туда, где раньше жил Ли. Дом был перестроен много раз… Но квартиру удалось выменять. Тот, у кого её выменяли искренне не понимал зачем Ли обычная четырёх комнатная квартира, когда он</w:t>
      </w:r>
      <w:r w:rsidR="008570B0">
        <w:rPr>
          <w:rFonts w:ascii="Truetypewriter PolyglOTT" w:hAnsi="Truetypewriter PolyglOTT" w:cs="Truetypewriter PolyglOTT"/>
          <w:sz w:val="28"/>
          <w:szCs w:val="28"/>
        </w:rPr>
        <w:t>и</w:t>
      </w:r>
      <w:r w:rsidR="00E82A20">
        <w:rPr>
          <w:rFonts w:ascii="Truetypewriter PolyglOTT" w:hAnsi="Truetypewriter PolyglOTT" w:cs="Truetypewriter PolyglOTT"/>
          <w:sz w:val="28"/>
          <w:szCs w:val="28"/>
        </w:rPr>
        <w:t xml:space="preserve"> мог</w:t>
      </w:r>
      <w:r w:rsidR="008570B0">
        <w:rPr>
          <w:rFonts w:ascii="Truetypewriter PolyglOTT" w:hAnsi="Truetypewriter PolyglOTT" w:cs="Truetypewriter PolyglOTT"/>
          <w:sz w:val="28"/>
          <w:szCs w:val="28"/>
        </w:rPr>
        <w:t>ли</w:t>
      </w:r>
      <w:r w:rsidR="00E82A20">
        <w:rPr>
          <w:rFonts w:ascii="Truetypewriter PolyglOTT" w:hAnsi="Truetypewriter PolyglOTT" w:cs="Truetypewriter PolyglOTT"/>
          <w:sz w:val="28"/>
          <w:szCs w:val="28"/>
        </w:rPr>
        <w:t xml:space="preserve"> предложить к обмену пентхаус рядом с центром. </w:t>
      </w:r>
    </w:p>
    <w:p w:rsidR="0039020A" w:rsidRDefault="008570B0" w:rsidP="008F0FA1">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устроился на работу администратором  в музей</w:t>
      </w:r>
      <w:r w:rsidR="00E82A20">
        <w:rPr>
          <w:rFonts w:ascii="Truetypewriter PolyglOTT" w:hAnsi="Truetypewriter PolyglOTT" w:cs="Truetypewriter PolyglOTT"/>
          <w:sz w:val="28"/>
          <w:szCs w:val="28"/>
        </w:rPr>
        <w:t xml:space="preserve">… Стабильно, а главное, безопасно и не скучно… </w:t>
      </w:r>
      <w:r w:rsidR="008F0FA1">
        <w:rPr>
          <w:rFonts w:ascii="Truetypewriter PolyglOTT" w:hAnsi="Truetypewriter PolyglOTT" w:cs="Truetypewriter PolyglOTT"/>
          <w:sz w:val="28"/>
          <w:szCs w:val="28"/>
        </w:rPr>
        <w:t xml:space="preserve"> </w:t>
      </w:r>
      <w:r w:rsidR="00E82A20">
        <w:rPr>
          <w:rFonts w:ascii="Truetypewriter PolyglOTT" w:hAnsi="Truetypewriter PolyglOTT" w:cs="Truetypewriter PolyglOTT"/>
          <w:sz w:val="28"/>
          <w:szCs w:val="28"/>
        </w:rPr>
        <w:t xml:space="preserve">Самое то для приличного семьянина. </w:t>
      </w:r>
      <w:r w:rsidR="009F3AEF">
        <w:rPr>
          <w:rFonts w:ascii="Truetypewriter PolyglOTT" w:hAnsi="Truetypewriter PolyglOTT" w:cs="Truetypewriter PolyglOTT"/>
          <w:sz w:val="28"/>
          <w:szCs w:val="28"/>
        </w:rPr>
        <w:t>Сонет же сообщила, что у них будет двойня. Ли был в восторге,</w:t>
      </w:r>
      <w:r w:rsidR="00556F29">
        <w:rPr>
          <w:rFonts w:ascii="Truetypewriter PolyglOTT" w:hAnsi="Truetypewriter PolyglOTT" w:cs="Truetypewriter PolyglOTT"/>
          <w:sz w:val="28"/>
          <w:szCs w:val="28"/>
        </w:rPr>
        <w:t xml:space="preserve"> он любил детей, да и сам был как ребёнок, хотя время в котором он жил, не дало ему насладиться вдоволь своими лучшими годами. Потому он искренне желал дать им то, чего не было у него юношество, без войны. </w:t>
      </w:r>
      <w:r w:rsidR="00E82A20">
        <w:rPr>
          <w:rFonts w:ascii="Truetypewriter PolyglOTT" w:hAnsi="Truetypewriter PolyglOTT" w:cs="Truetypewriter PolyglOTT"/>
          <w:sz w:val="28"/>
          <w:szCs w:val="28"/>
        </w:rPr>
        <w:t xml:space="preserve">Но вернёмся к другому Эниси, стоящему на трибуне. </w:t>
      </w:r>
      <w:r w:rsidR="00AD5199">
        <w:rPr>
          <w:rFonts w:ascii="Truetypewriter PolyglOTT" w:hAnsi="Truetypewriter PolyglOTT" w:cs="Truetypewriter PolyglOTT"/>
          <w:sz w:val="28"/>
          <w:szCs w:val="28"/>
        </w:rPr>
        <w:t>*</w:t>
      </w:r>
    </w:p>
    <w:p w:rsidR="008F0FA1" w:rsidRDefault="008F0FA1" w:rsidP="008F0FA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w:t>
      </w:r>
      <w:r w:rsidR="00E82A20">
        <w:rPr>
          <w:rFonts w:ascii="Truetypewriter PolyglOTT" w:hAnsi="Truetypewriter PolyglOTT" w:cs="Truetypewriter PolyglOTT"/>
          <w:sz w:val="28"/>
          <w:szCs w:val="28"/>
        </w:rPr>
        <w:t>Вольный народ Пимбазена… Спешу представить вам башни</w:t>
      </w:r>
      <w:r w:rsidR="00B91FDB">
        <w:rPr>
          <w:rFonts w:ascii="Truetypewriter PolyglOTT" w:hAnsi="Truetypewriter PolyglOTT" w:cs="Truetypewriter PolyglOTT"/>
          <w:sz w:val="28"/>
          <w:szCs w:val="28"/>
        </w:rPr>
        <w:t xml:space="preserve"> Корейкайро. Здесь будет центр управления Пимбазеном. Приходите с любыми вопросами, пожеланиями, требованиями… С завтрашнего дня правительство начнёт работу в них. Каждая из башен имеет высоту четыре километра. </w:t>
      </w:r>
      <w:r w:rsidR="00D8126C">
        <w:rPr>
          <w:rFonts w:ascii="Truetypewriter PolyglOTT" w:hAnsi="Truetypewriter PolyglOTT" w:cs="Truetypewriter PolyglOTT"/>
          <w:sz w:val="28"/>
          <w:szCs w:val="28"/>
        </w:rPr>
        <w:t>Это вершина нашей инженерии. И это символ нашей независимости и силы. И хоть пока мы государство, это не означает, что через несколько лет мы не станем кластером вновь. Нас хотят уничтожить, поработить? Так пусть каждый знает теперь, что Пимбазен больше никогда не станет зависимым… И каждый, кто придёт в Пимбазен с оружием лишится всего… Поднять флаг… «Дэв мез, Дэв моз, Дэн Жун»</w:t>
      </w:r>
    </w:p>
    <w:p w:rsidR="00D8126C" w:rsidRDefault="00D8126C" w:rsidP="008F0FA1">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Толпа</w:t>
      </w:r>
      <w:r w:rsidRPr="00D8126C">
        <w:rPr>
          <w:rFonts w:ascii="Truetypewriter PolyglOTT" w:hAnsi="Truetypewriter PolyglOTT" w:cs="Truetypewriter PolyglOTT"/>
          <w:sz w:val="28"/>
          <w:szCs w:val="28"/>
        </w:rPr>
        <w:t>*ск</w:t>
      </w:r>
      <w:r>
        <w:rPr>
          <w:rFonts w:ascii="Truetypewriter PolyglOTT" w:hAnsi="Truetypewriter PolyglOTT" w:cs="Truetypewriter PolyglOTT"/>
          <w:sz w:val="28"/>
          <w:szCs w:val="28"/>
        </w:rPr>
        <w:t>а</w:t>
      </w:r>
      <w:r w:rsidRPr="00D8126C">
        <w:rPr>
          <w:rFonts w:ascii="Truetypewriter PolyglOTT" w:hAnsi="Truetypewriter PolyglOTT" w:cs="Truetypewriter PolyglOTT"/>
          <w:sz w:val="28"/>
          <w:szCs w:val="28"/>
        </w:rPr>
        <w:t>ндировала неприкрытая</w:t>
      </w:r>
      <w:r>
        <w:rPr>
          <w:rFonts w:ascii="Truetypewriter PolyglOTT" w:hAnsi="Truetypewriter PolyglOTT" w:cs="Truetypewriter PolyglOTT"/>
          <w:sz w:val="28"/>
          <w:szCs w:val="28"/>
        </w:rPr>
        <w:t xml:space="preserve"> </w:t>
      </w:r>
      <w:r w:rsidRPr="00D8126C">
        <w:rPr>
          <w:rFonts w:ascii="Truetypewriter PolyglOTT" w:hAnsi="Truetypewriter PolyglOTT" w:cs="Truetypewriter PolyglOTT"/>
          <w:sz w:val="28"/>
          <w:szCs w:val="28"/>
        </w:rPr>
        <w:t>*</w:t>
      </w:r>
      <w:r>
        <w:rPr>
          <w:rFonts w:ascii="Truetypewriter PolyglOTT" w:hAnsi="Truetypewriter PolyglOTT" w:cs="Truetypewriter PolyglOTT"/>
          <w:sz w:val="28"/>
          <w:szCs w:val="28"/>
        </w:rPr>
        <w:t>: -«Дэв мез, Дэв моз, Дэн Жун»…</w:t>
      </w:r>
    </w:p>
    <w:p w:rsidR="0039020A" w:rsidRDefault="00D8126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 вот наконец на трёх флагштоках перед Пимбазеном в немо устремились флаг Магвиля: золотая корона на красном фоне, семейный </w:t>
      </w:r>
      <w:r w:rsidR="00F661DD">
        <w:rPr>
          <w:rFonts w:ascii="Truetypewriter PolyglOTT" w:hAnsi="Truetypewriter PolyglOTT" w:cs="Truetypewriter PolyglOTT"/>
          <w:sz w:val="28"/>
          <w:szCs w:val="28"/>
        </w:rPr>
        <w:t>флаг Зофэ, а в центре развивался флаг Пимбазена: тот самый голубой круг на белом фоне. Но к нему были теперь добавлены внизу два перекрещенных копья</w:t>
      </w:r>
      <w:r>
        <w:rPr>
          <w:rFonts w:ascii="Truetypewriter PolyglOTT" w:hAnsi="Truetypewriter PolyglOTT" w:cs="Truetypewriter PolyglOTT"/>
          <w:sz w:val="28"/>
          <w:szCs w:val="28"/>
        </w:rPr>
        <w:t xml:space="preserve"> </w:t>
      </w:r>
      <w:r w:rsidR="00F661DD">
        <w:rPr>
          <w:rFonts w:ascii="Truetypewriter PolyglOTT" w:hAnsi="Truetypewriter PolyglOTT" w:cs="Truetypewriter PolyglOTT"/>
          <w:sz w:val="28"/>
          <w:szCs w:val="28"/>
        </w:rPr>
        <w:t>элиты, как символ силы.</w:t>
      </w:r>
      <w:r>
        <w:rPr>
          <w:rFonts w:ascii="Truetypewriter PolyglOTT" w:hAnsi="Truetypewriter PolyglOTT" w:cs="Truetypewriter PolyglOTT"/>
          <w:sz w:val="28"/>
          <w:szCs w:val="28"/>
        </w:rPr>
        <w:t>*</w:t>
      </w:r>
    </w:p>
    <w:p w:rsidR="008570B0" w:rsidRDefault="008570B0" w:rsidP="008570B0">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66. Неприятные новости…</w:t>
      </w:r>
    </w:p>
    <w:p w:rsidR="008570B0" w:rsidRDefault="000C2A2C" w:rsidP="008570B0">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07:47 04.01.2011</w:t>
      </w:r>
      <w:r w:rsidR="008570B0">
        <w:rPr>
          <w:rFonts w:ascii="Truetypewriter PolyglOTT" w:hAnsi="Truetypewriter PolyglOTT" w:cs="Truetypewriter PolyglOTT"/>
          <w:sz w:val="28"/>
          <w:szCs w:val="28"/>
        </w:rPr>
        <w:t xml:space="preserve"> *На Магвиле было необычно спокойно. Эниси и перешедший на сторону Пимбазена Трен Косдацу приехали на космодром. Уже месяц, как были установлены щиты Ли над всей планетой… И эти щиты, как раз, и следовало проинспектировать. Всё было отменно: огромные генераторы с десятками дублирующих систем с дюжинами систем безопасности, выученный до автоматизма солдаты. Всё было как никогда лучше. </w:t>
      </w:r>
      <w:r w:rsidR="002528CD">
        <w:rPr>
          <w:rFonts w:ascii="Truetypewriter PolyglOTT" w:hAnsi="Truetypewriter PolyglOTT" w:cs="Truetypewriter PolyglOTT"/>
          <w:sz w:val="28"/>
          <w:szCs w:val="28"/>
        </w:rPr>
        <w:t>Но тут к Эниси подбежал связной и всунул ему в руку телеграмму</w:t>
      </w:r>
      <w:r w:rsidR="008570B0">
        <w:rPr>
          <w:rFonts w:ascii="Truetypewriter PolyglOTT" w:hAnsi="Truetypewriter PolyglOTT" w:cs="Truetypewriter PolyglOTT"/>
          <w:sz w:val="28"/>
          <w:szCs w:val="28"/>
        </w:rPr>
        <w:t>*</w:t>
      </w:r>
    </w:p>
    <w:p w:rsidR="007D3A64" w:rsidRDefault="008570B0"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w:t>
      </w:r>
      <w:r w:rsidR="007D3A64">
        <w:rPr>
          <w:rFonts w:ascii="Truetypewriter PolyglOTT" w:hAnsi="Truetypewriter PolyglOTT" w:cs="Truetypewriter PolyglOTT"/>
          <w:sz w:val="28"/>
          <w:szCs w:val="28"/>
        </w:rPr>
        <w:t>7:37, Пимбазен, Пимбдасвер, Срочно</w:t>
      </w:r>
    </w:p>
    <w:p w:rsidR="007D3A64" w:rsidRDefault="007D3A64" w:rsidP="007D3A64">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Был зарегистрирован факт пересечения Пимбазенской границы войсками Койнтайдереса. Флот приблизительно из 10 космических короблей. Направление: Пимбазен</w:t>
      </w:r>
    </w:p>
    <w:p w:rsidR="00C1528A" w:rsidRDefault="007D3A64" w:rsidP="002528CD">
      <w:pPr>
        <w:shd w:val="clear" w:color="auto" w:fill="FFFFFF" w:themeFill="background1"/>
        <w:spacing w:before="240" w:line="240" w:lineRule="auto"/>
        <w:ind w:left="4956"/>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Срочно, </w:t>
      </w:r>
      <w:r w:rsidR="002528CD">
        <w:rPr>
          <w:rFonts w:ascii="Truetypewriter PolyglOTT" w:hAnsi="Truetypewriter PolyglOTT" w:cs="Truetypewriter PolyglOTT"/>
          <w:sz w:val="28"/>
          <w:szCs w:val="28"/>
        </w:rPr>
        <w:t>пост №167823, 7:37</w:t>
      </w:r>
      <w:r w:rsidR="008570B0">
        <w:rPr>
          <w:rFonts w:ascii="Truetypewriter PolyglOTT" w:hAnsi="Truetypewriter PolyglOTT" w:cs="Truetypewriter PolyglOTT"/>
          <w:sz w:val="28"/>
          <w:szCs w:val="28"/>
        </w:rPr>
        <w:t>»</w:t>
      </w:r>
    </w:p>
    <w:p w:rsidR="008F0FA1" w:rsidRDefault="002528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-Поднять щиты, армия, полная готовность!!!</w:t>
      </w:r>
    </w:p>
    <w:p w:rsidR="002528CD" w:rsidRDefault="002528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*Связной побежал в центр связи, чтобы передать приказ. Солдаты, стоявшие рядом, мгновенно приступили к выполнению приказа. Не прошло и минуты, как все были одеты в бронежилеты. Генераторы тоже начали поднимать щиты. Эниси же тоже понёсся в центр связи. Нужно было запросить подкрепление у других планет. Учитывая расстояние от Магвиля до границы в </w:t>
      </w:r>
      <w:r w:rsidR="00D470F7">
        <w:rPr>
          <w:rFonts w:ascii="Truetypewriter PolyglOTT" w:hAnsi="Truetypewriter PolyglOTT" w:cs="Truetypewriter PolyglOTT"/>
          <w:sz w:val="28"/>
          <w:szCs w:val="28"/>
        </w:rPr>
        <w:t>750</w:t>
      </w:r>
      <w:r>
        <w:rPr>
          <w:rFonts w:ascii="Truetypewriter PolyglOTT" w:hAnsi="Truetypewriter PolyglOTT" w:cs="Truetypewriter PolyglOTT"/>
          <w:sz w:val="28"/>
          <w:szCs w:val="28"/>
        </w:rPr>
        <w:t xml:space="preserve"> световых </w:t>
      </w:r>
      <w:r w:rsidR="00D470F7">
        <w:rPr>
          <w:rFonts w:ascii="Truetypewriter PolyglOTT" w:hAnsi="Truetypewriter PolyglOTT" w:cs="Truetypewriter PolyglOTT"/>
          <w:sz w:val="28"/>
          <w:szCs w:val="28"/>
        </w:rPr>
        <w:t xml:space="preserve">лет и среднюю скорость боевых кораблей в 1500 ГпМ, Эниси прикинул, что где-то через двадцать минут (а может и меньше), ему понадобится помощь. Радовало его лишь то, что по другим направлениям до границы было куда большее расстояние. И вот Эниси взял коммуникатор и набрал на </w:t>
      </w:r>
      <w:r w:rsidR="009A1978">
        <w:rPr>
          <w:rFonts w:ascii="Truetypewriter PolyglOTT" w:hAnsi="Truetypewriter PolyglOTT" w:cs="Truetypewriter PolyglOTT"/>
          <w:sz w:val="28"/>
          <w:szCs w:val="28"/>
        </w:rPr>
        <w:t>мостик «Нимфы Колапсо». Корабль же в этот момент летал на орбите Адоры, что означало, что он сможет прибыть не ранее, чем через 5 часов.</w:t>
      </w:r>
      <w:r w:rsidR="000C2A2C">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w:t>
      </w:r>
    </w:p>
    <w:p w:rsidR="008F0FA1" w:rsidRDefault="000C2A2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Ши: -Слушаю</w:t>
      </w:r>
    </w:p>
    <w:p w:rsidR="000C2A2C" w:rsidRDefault="000C2A2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-Поднимай всё, что у тебя есть и летите на Магвиль. На нас собираются напасть</w:t>
      </w:r>
    </w:p>
    <w:p w:rsidR="000C2A2C" w:rsidRDefault="000C2A2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-Понял, уже летим…</w:t>
      </w:r>
    </w:p>
    <w:p w:rsidR="000C2A2C" w:rsidRDefault="000C2A2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*На мостике флагмана началась суета: Ши начал обзванивать корабли, к вылету из 11 были готовы 9… Равные условия сражения… Корабли заправили и загрузили снарядами. На всё про всё ушёл час, после чего флотилия направилась в сторону Магвиля. </w:t>
      </w:r>
    </w:p>
    <w:p w:rsidR="000C2A2C" w:rsidRDefault="000C2A2C" w:rsidP="000C2A2C">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Тем временем к Магвилю уже подлетел флот Контайдереса. Было непонятно для чего они напали на Пимбазен. Возможно думали, что он ослаблен… Над Магвилем уже были развёрнуты щиты, потому уже было не видать противнику маленькой и победоносной высадке на Мараайкаарэ. Так что высаживаться пришлось на Мицерн. Спутник был необитаем, но на нём было большое число ресурсов. </w:t>
      </w:r>
    </w:p>
    <w:p w:rsidR="000C2A2C" w:rsidRDefault="000C2A2C" w:rsidP="000C2A2C">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 одного из кораблей вылетели десантные челноки. На подлёте к спутнику по ним начала работать артиллерия, благодаря чему из 15 челноков до поверхности добрались лишь 5. </w:t>
      </w:r>
      <w:r w:rsidR="00785CFD">
        <w:rPr>
          <w:rFonts w:ascii="Truetypewriter PolyglOTT" w:hAnsi="Truetypewriter PolyglOTT" w:cs="Truetypewriter PolyglOTT"/>
          <w:sz w:val="28"/>
          <w:szCs w:val="28"/>
        </w:rPr>
        <w:t>Побежали солдаты с обеих сторон, но бежали они по-разному. Пимбазенцы приняли чудную, непонятную форму трёхпалой лапы, а конйнтры просто наступали единым фронтом… В результате три пимбазенских клина рассекли единый фронт, а после окутали неприятеля в круги, которые были сужены, а после подавлены… Подобные волны высадок продолжались до тех пор, пока наконец не прибыл Ши</w:t>
      </w:r>
      <w:r>
        <w:rPr>
          <w:rFonts w:ascii="Truetypewriter PolyglOTT" w:hAnsi="Truetypewriter PolyglOTT" w:cs="Truetypewriter PolyglOTT"/>
          <w:sz w:val="28"/>
          <w:szCs w:val="28"/>
        </w:rPr>
        <w:t>*</w:t>
      </w:r>
    </w:p>
    <w:p w:rsidR="00180E11" w:rsidRDefault="00785CF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13:30 04.01.2011 *Из гиперпространства вышли десять пимбазенских кораблей. Их борта были увешены пушками, впрочем, как и корабли противника. Началась дуэль: пушки стреляли по двигателям, по командным рубкам – в общем, по всем уязвимым частям корабля. Поражало то, с какой скоростью Пимбазенцы перезаряжали огромные пушки, да, пускай в казематах сила гравитации была уменьшена, но всё равно тот факт, что 245-мм пушки стреляли каждые 10 секунд поражал. Поражали и сами пушки… В первую очередь противника. Спустя час от флота Контайдереса осталось два корабля, Пимбазенские же не были уничтожены, лишь один отправил на ремонт. Видя это, нападающие повернули вспять, но было уже поздно. С Магвиля взлетели ещё 10 кораблей, только что укомплектованны</w:t>
      </w:r>
      <w:r w:rsidR="00EC6FCA">
        <w:rPr>
          <w:rFonts w:ascii="Truetypewriter PolyglOTT" w:hAnsi="Truetypewriter PolyglOTT" w:cs="Truetypewriter PolyglOTT"/>
          <w:sz w:val="28"/>
          <w:szCs w:val="28"/>
        </w:rPr>
        <w:t>е</w:t>
      </w:r>
      <w:r>
        <w:rPr>
          <w:rFonts w:ascii="Truetypewriter PolyglOTT" w:hAnsi="Truetypewriter PolyglOTT" w:cs="Truetypewriter PolyglOTT"/>
          <w:sz w:val="28"/>
          <w:szCs w:val="28"/>
        </w:rPr>
        <w:t xml:space="preserve">. </w:t>
      </w:r>
      <w:r w:rsidR="00180E11">
        <w:rPr>
          <w:rFonts w:ascii="Truetypewriter PolyglOTT" w:hAnsi="Truetypewriter PolyglOTT" w:cs="Truetypewriter PolyglOTT"/>
          <w:sz w:val="28"/>
          <w:szCs w:val="28"/>
        </w:rPr>
        <w:t>И один корабль с Адоры должен был дополнить флотилию до 20.</w:t>
      </w:r>
    </w:p>
    <w:p w:rsidR="00180E11" w:rsidRDefault="00180E11" w:rsidP="00180E11">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 Эниси обещал, что каждый, кто покусится на Пимбазен пожалеет… Потому никто не собирался прощать Контайдересу эту выходку. На этот раз Пимбазен пересёк границу и направился к столице Эликогэ. </w:t>
      </w:r>
    </w:p>
    <w:p w:rsidR="008F0FA1" w:rsidRDefault="00180E11" w:rsidP="00180E11">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Десант не встретил особого сопротивления, потому уже через сутки столица была захвачена: никто не ожидал, что по улицам поедут танки… И никто не знал, что с ними делать… </w:t>
      </w:r>
      <w:r w:rsidR="00785CFD">
        <w:rPr>
          <w:rFonts w:ascii="Truetypewriter PolyglOTT" w:hAnsi="Truetypewriter PolyglOTT" w:cs="Truetypewriter PolyglOTT"/>
          <w:sz w:val="28"/>
          <w:szCs w:val="28"/>
        </w:rPr>
        <w:t>*</w:t>
      </w:r>
    </w:p>
    <w:p w:rsidR="006B3D49" w:rsidRDefault="006B3D49" w:rsidP="006B3D49">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lastRenderedPageBreak/>
        <w:t>Глава 67. Столь желанное чудо…</w:t>
      </w:r>
    </w:p>
    <w:p w:rsidR="006B3D49" w:rsidRDefault="006B3D49" w:rsidP="00180E11">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17:25 05.01.2011 *Эликогэ была захвачена Пимбазеном. Но Контайдерес всё ещё об этом не знал. Все коммуникации были перерезаны. Надо сказать, что косвенно можно было догадаться о произошедшем: Контайдерес использовал для связи систему челноков, которые перевозили телеграммы, сообщения и т.д. по галактике. Всё стекалось на Эликогэ, потому взятие планеты в момент парализовало всё управление государством. </w:t>
      </w:r>
    </w:p>
    <w:p w:rsidR="00A972F9" w:rsidRDefault="006B3D49" w:rsidP="00180E11">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На самом деле челночная связь использовалась всюду, за исключением двух мест: Пимбазена и Федерации. С 2006-ого года в обоих была внедрена связь на квантовой запутанности, что позволило куда </w:t>
      </w:r>
      <w:r w:rsidR="002A3C6D">
        <w:rPr>
          <w:rFonts w:ascii="Truetypewriter PolyglOTT" w:hAnsi="Truetypewriter PolyglOTT" w:cs="Truetypewriter PolyglOTT"/>
          <w:sz w:val="28"/>
          <w:szCs w:val="28"/>
        </w:rPr>
        <w:t xml:space="preserve">более </w:t>
      </w:r>
      <w:r>
        <w:rPr>
          <w:rFonts w:ascii="Truetypewriter PolyglOTT" w:hAnsi="Truetypewriter PolyglOTT" w:cs="Truetypewriter PolyglOTT"/>
          <w:sz w:val="28"/>
          <w:szCs w:val="28"/>
        </w:rPr>
        <w:t>опер</w:t>
      </w:r>
      <w:r w:rsidR="002A3C6D">
        <w:rPr>
          <w:rFonts w:ascii="Truetypewriter PolyglOTT" w:hAnsi="Truetypewriter PolyglOTT" w:cs="Truetypewriter PolyglOTT"/>
          <w:sz w:val="28"/>
          <w:szCs w:val="28"/>
        </w:rPr>
        <w:t xml:space="preserve">ативно реагировать на происходящее. В Пимбазене же в добавок была хорда-кольцевая система связи, при которой каждый узел связи системы планет был связан с каждым. Это жутко усложняло работу, но по факту позволяло гарантированно доставить сообщение, невзирая на количество рабочих узлов. </w:t>
      </w:r>
      <w:r w:rsidR="00657541">
        <w:rPr>
          <w:rFonts w:ascii="Truetypewriter PolyglOTT" w:hAnsi="Truetypewriter PolyglOTT" w:cs="Truetypewriter PolyglOTT"/>
          <w:sz w:val="28"/>
          <w:szCs w:val="28"/>
        </w:rPr>
        <w:t>Для пущей надёжности использовалось квантовое шифрование</w:t>
      </w:r>
      <w:r w:rsidR="00A972F9">
        <w:rPr>
          <w:rFonts w:ascii="Truetypewriter PolyglOTT" w:hAnsi="Truetypewriter PolyglOTT" w:cs="Truetypewriter PolyglOTT"/>
          <w:sz w:val="28"/>
          <w:szCs w:val="28"/>
        </w:rPr>
        <w:t>.</w:t>
      </w:r>
    </w:p>
    <w:p w:rsidR="006B3D49" w:rsidRDefault="00A972F9" w:rsidP="00180E11">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Шрин Кришлау стоял в броня на танке вокруг королевского замка. Его речь транслировалась, через громкоговорители.</w:t>
      </w:r>
      <w:r w:rsidR="002A3C6D">
        <w:rPr>
          <w:rFonts w:ascii="Truetypewriter PolyglOTT" w:hAnsi="Truetypewriter PolyglOTT" w:cs="Truetypewriter PolyglOTT"/>
          <w:sz w:val="28"/>
          <w:szCs w:val="28"/>
        </w:rPr>
        <w:t xml:space="preserve"> </w:t>
      </w:r>
      <w:r w:rsidR="006B3D49">
        <w:rPr>
          <w:rFonts w:ascii="Truetypewriter PolyglOTT" w:hAnsi="Truetypewriter PolyglOTT" w:cs="Truetypewriter PolyglOTT"/>
          <w:sz w:val="28"/>
          <w:szCs w:val="28"/>
        </w:rPr>
        <w:t>*</w:t>
      </w:r>
    </w:p>
    <w:p w:rsidR="008F0FA1" w:rsidRDefault="00A972F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 Сдавайтесь, ваше высочество. Вся планета под нашим контролем. Ваш флот вам ничем не поможет…</w:t>
      </w:r>
    </w:p>
    <w:p w:rsidR="00A972F9" w:rsidRDefault="00A972F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*Но в ответ была лишь тишина. Резиденты замка надеялись на то, что прибудет их флот… Да, безусловно оставшиеся в живых 35 кораблей могли бы попытаться задавить числом, да только вот находились они на разных частях государства, а связи при этом между собой не имели. Потому прибывали постепенно по 5 – 7 кораблей, что становилось для них фатальным: первое, что делали Пимбазенцы – ломали двигатели – никто не мог уйти, оставаясь на смертный бой. </w:t>
      </w:r>
    </w:p>
    <w:p w:rsidR="00A972F9" w:rsidRDefault="00A972F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Через 5 часов Ши доложили о том, что генераторы Ли установлены на планете и готовы к запуску. Приказ последовал молниеносно, потому планета погрузилась под щит*</w:t>
      </w:r>
    </w:p>
    <w:p w:rsidR="00A972F9" w:rsidRDefault="00A972F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Ши: -Правительство </w:t>
      </w:r>
      <w:r w:rsidR="00C44A1A">
        <w:rPr>
          <w:rFonts w:ascii="Truetypewriter PolyglOTT" w:hAnsi="Truetypewriter PolyglOTT" w:cs="Truetypewriter PolyglOTT"/>
          <w:sz w:val="28"/>
          <w:szCs w:val="28"/>
        </w:rPr>
        <w:t>Койтайдереса, ваш флот уничтожен. У вас час на то, чтобы добровольно сложить полномочия, иначе мы пойдём на штурм…</w:t>
      </w:r>
    </w:p>
    <w:p w:rsidR="00C44A1A" w:rsidRDefault="00C44A1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новь молчание: десять, двадцать, сорок минут… Неожиданно двери замка открылись король вышел оттуда и направился в сторону танка. *</w:t>
      </w:r>
    </w:p>
    <w:p w:rsidR="00C44A1A" w:rsidRDefault="00C44A1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Король: -С кем я имею честь вести переговоры?</w:t>
      </w:r>
    </w:p>
    <w:p w:rsidR="00C44A1A" w:rsidRDefault="00C44A1A"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-Шрин Кришлау</w:t>
      </w:r>
      <w:r w:rsidR="00413FFF">
        <w:rPr>
          <w:rFonts w:ascii="Truetypewriter PolyglOTT" w:hAnsi="Truetypewriter PolyglOTT" w:cs="Truetypewriter PolyglOTT"/>
          <w:sz w:val="28"/>
          <w:szCs w:val="28"/>
        </w:rPr>
        <w:t>, Ур-Моз-Генерал Пимбазена *Первый-армейский-генерал, в данной ситуации Моз имеет хоть и смежное со словом победа значение, не имеет право трактоваться столь грубо, потому самое логичное трактовать его как звание генералиссимуса. Что касается слова Ур</w:t>
      </w:r>
      <w:r w:rsidR="00ED008F">
        <w:rPr>
          <w:rFonts w:ascii="Truetypewriter PolyglOTT" w:hAnsi="Truetypewriter PolyglOTT" w:cs="Truetypewriter PolyglOTT"/>
          <w:sz w:val="28"/>
          <w:szCs w:val="28"/>
        </w:rPr>
        <w:t>(один, первый)</w:t>
      </w:r>
      <w:r w:rsidR="00413FFF">
        <w:rPr>
          <w:rFonts w:ascii="Truetypewriter PolyglOTT" w:hAnsi="Truetypewriter PolyglOTT" w:cs="Truetypewriter PolyglOTT"/>
          <w:sz w:val="28"/>
          <w:szCs w:val="28"/>
        </w:rPr>
        <w:t xml:space="preserve">, оно же </w:t>
      </w:r>
      <w:r w:rsidR="00413FFF">
        <w:rPr>
          <w:rFonts w:ascii="Truetypewriter PolyglOTT" w:hAnsi="Truetypewriter PolyglOTT" w:cs="Truetypewriter PolyglOTT"/>
          <w:sz w:val="28"/>
          <w:szCs w:val="28"/>
        </w:rPr>
        <w:lastRenderedPageBreak/>
        <w:t>используется в звании Пимбура, явля</w:t>
      </w:r>
      <w:r w:rsidR="00ED008F">
        <w:rPr>
          <w:rFonts w:ascii="Truetypewriter PolyglOTT" w:hAnsi="Truetypewriter PolyglOTT" w:cs="Truetypewriter PolyglOTT"/>
          <w:sz w:val="28"/>
          <w:szCs w:val="28"/>
        </w:rPr>
        <w:t>ющимся званием регента или пре</w:t>
      </w:r>
      <w:r w:rsidR="00413FFF">
        <w:rPr>
          <w:rFonts w:ascii="Truetypewriter PolyglOTT" w:hAnsi="Truetypewriter PolyglOTT" w:cs="Truetypewriter PolyglOTT"/>
          <w:sz w:val="28"/>
          <w:szCs w:val="28"/>
        </w:rPr>
        <w:t>м</w:t>
      </w:r>
      <w:r w:rsidR="00ED008F">
        <w:rPr>
          <w:rFonts w:ascii="Truetypewriter PolyglOTT" w:hAnsi="Truetypewriter PolyglOTT" w:cs="Truetypewriter PolyglOTT"/>
          <w:sz w:val="28"/>
          <w:szCs w:val="28"/>
        </w:rPr>
        <w:t>ь</w:t>
      </w:r>
      <w:r w:rsidR="00413FFF">
        <w:rPr>
          <w:rFonts w:ascii="Truetypewriter PolyglOTT" w:hAnsi="Truetypewriter PolyglOTT" w:cs="Truetypewriter PolyglOTT"/>
          <w:sz w:val="28"/>
          <w:szCs w:val="28"/>
        </w:rPr>
        <w:t>ер</w:t>
      </w:r>
      <w:r w:rsidR="00ED008F">
        <w:rPr>
          <w:rFonts w:ascii="Truetypewriter PolyglOTT" w:hAnsi="Truetypewriter PolyglOTT" w:cs="Truetypewriter PolyglOTT"/>
          <w:sz w:val="28"/>
          <w:szCs w:val="28"/>
        </w:rPr>
        <w:t>-</w:t>
      </w:r>
      <w:r w:rsidR="00413FFF">
        <w:rPr>
          <w:rFonts w:ascii="Truetypewriter PolyglOTT" w:hAnsi="Truetypewriter PolyglOTT" w:cs="Truetypewriter PolyglOTT"/>
          <w:sz w:val="28"/>
          <w:szCs w:val="28"/>
        </w:rPr>
        <w:t xml:space="preserve">министра. * </w:t>
      </w:r>
    </w:p>
    <w:p w:rsidR="008F0FA1" w:rsidRDefault="00ED008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Король: -А выше никого чином нету?</w:t>
      </w:r>
    </w:p>
    <w:p w:rsidR="00ED008F" w:rsidRDefault="00ED008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конечно показал, что недоволен снобизмом короля, но с другой стороны он был уже достаточно уставшим, а вот Эниси мог бы куда с большей инициативой объяснить королю, что он совершил ошибку. *</w:t>
      </w:r>
    </w:p>
    <w:p w:rsidR="00ED008F" w:rsidRDefault="00ED008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-Я могу отправить за Пимбурой</w:t>
      </w:r>
    </w:p>
    <w:p w:rsidR="00ED008F" w:rsidRDefault="00ED008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Король: -Было бы чудесно…</w:t>
      </w:r>
    </w:p>
    <w:p w:rsidR="00ED008F" w:rsidRDefault="00ED008F"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*Через несколько часов Эниси прилетел на Эликогэ. Он явно был в ярости, потому ни о каких уступках речь и не шла: только безоговорочная капитуляция, только полная аннексия. Десятки часов король не соглашался, но когда Эниси развернулся и был готов уйти, король понял, что лучше так, чем сейчас Пимьазен начнёт полное истребление всех и вся. </w:t>
      </w:r>
    </w:p>
    <w:p w:rsidR="00ED008F" w:rsidRDefault="00ED008F" w:rsidP="00ED008F">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23:55 06.01.2011 было подписано соглашение, по которому вся территория Контайдереса становилась подгосударством кластера Пимбазен. Это был знаменательный момент, и даже Фонст Каале, несмотря на всю ненависть к Эниси отправил телеграмму, в которой отметил, что Пимбазен набирает силу. Он выразил поздравления, что было странно для старика.*</w:t>
      </w:r>
    </w:p>
    <w:p w:rsidR="00800821" w:rsidRDefault="00800821" w:rsidP="00800821">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Глава 68. Непрерывная нить повествования…</w:t>
      </w:r>
    </w:p>
    <w:p w:rsidR="00DF6D05" w:rsidRDefault="00DF6D05" w:rsidP="00ED008F">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w:t>
      </w:r>
      <w:r w:rsidRPr="00DF6D05">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На К</w:t>
      </w:r>
      <w:r w:rsidRPr="00DF6D05">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бинсте была ночь. Фонст смотрел на Ламана. В их руках были стаканы с вином. Наконец Фонст сказал. *</w:t>
      </w:r>
    </w:p>
    <w:p w:rsidR="00DF6D05" w:rsidRDefault="00DF6D05" w:rsidP="00DF6D0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-Они набирают силу, Лам…</w:t>
      </w:r>
    </w:p>
    <w:p w:rsidR="00DF6D05" w:rsidRDefault="00DF6D05" w:rsidP="00DF6D0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-Набирают… Но они уже не часть нас, и, будто, у нас есть проблемы куда серьёзней…</w:t>
      </w:r>
    </w:p>
    <w:p w:rsidR="00DF6D05" w:rsidRDefault="00DF6D05" w:rsidP="00DF6D0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Фонст: -Ты про Жистонес? Не бойся, они никуда от нас не денутся… </w:t>
      </w:r>
    </w:p>
    <w:p w:rsidR="00DF6D05" w:rsidRDefault="00DF6D05" w:rsidP="00DF6D0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-Я про экономику, она просто не выдержала Пимбазенских войн…</w:t>
      </w:r>
    </w:p>
    <w:p w:rsidR="00DF6D05" w:rsidRDefault="00DF6D05" w:rsidP="00DF6D0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-Значит должны выдержать…</w:t>
      </w:r>
    </w:p>
    <w:p w:rsidR="00DF6D05" w:rsidRDefault="00DF6D05" w:rsidP="00DF6D0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-Мы же…</w:t>
      </w:r>
    </w:p>
    <w:p w:rsidR="00DF6D05" w:rsidRDefault="00DF6D05" w:rsidP="00DF6D0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-Настанет день, и Бумбасъер будет закончен… И тогда мы нападём на Пимбазен…</w:t>
      </w:r>
    </w:p>
    <w:p w:rsidR="00DF6D05" w:rsidRDefault="00DF6D05" w:rsidP="00DF6D0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-Да хватит уже Пимбазена… Нам он…</w:t>
      </w:r>
    </w:p>
    <w:p w:rsidR="00DF6D05" w:rsidRDefault="00DF6D05" w:rsidP="00DF6D0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-Нужен Ламан, просто не спорь…</w:t>
      </w:r>
    </w:p>
    <w:p w:rsidR="00DF6D05" w:rsidRPr="00DF6D05" w:rsidRDefault="00DF6D05" w:rsidP="00DF6D0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*Ламан посмотрел на Фонста… Было бессмысленно спорить, он уже в каком-то роде бредил своим Ритиртсоем… </w:t>
      </w:r>
      <w:r w:rsidR="00867CF2">
        <w:rPr>
          <w:rFonts w:ascii="Truetypewriter PolyglOTT" w:hAnsi="Truetypewriter PolyglOTT" w:cs="Truetypewriter PolyglOTT"/>
          <w:sz w:val="28"/>
          <w:szCs w:val="28"/>
        </w:rPr>
        <w:t xml:space="preserve">Пимбазен же был лакомым куском, который мог бы усилить войска… Потому Федерация начала милитаризацию и реструктуризацию экономики. </w:t>
      </w:r>
      <w:r>
        <w:rPr>
          <w:rFonts w:ascii="Truetypewriter PolyglOTT" w:hAnsi="Truetypewriter PolyglOTT" w:cs="Truetypewriter PolyglOTT"/>
          <w:sz w:val="28"/>
          <w:szCs w:val="28"/>
        </w:rPr>
        <w:t xml:space="preserve">* </w:t>
      </w:r>
    </w:p>
    <w:p w:rsidR="00800821" w:rsidRDefault="009F3AEF" w:rsidP="00ED008F">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07:24 05.03.2018 </w:t>
      </w:r>
      <w:r w:rsidR="00800821">
        <w:rPr>
          <w:rFonts w:ascii="Truetypewriter PolyglOTT" w:hAnsi="Truetypewriter PolyglOTT" w:cs="Truetypewriter PolyglOTT"/>
          <w:sz w:val="28"/>
          <w:szCs w:val="28"/>
        </w:rPr>
        <w:t xml:space="preserve">*После становления Пимбазена кластером несколько лет никаких особых событий не происходило: там восстание, там нападение маленького королевства в кооперации с десятью такими же… </w:t>
      </w:r>
    </w:p>
    <w:p w:rsidR="009F3AEF" w:rsidRDefault="00800821" w:rsidP="00ED008F">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Тем временем в сердце Эльмеса ковалось оружие, способное уничтожить Пимбазен. Пимбазенцы же в ответ сами того не подозревая проводили исследования, которые бы помогли им уничтожить оружие Фонста. Ионно-плазменные двигатели, позволявшие более эффективно летать в космосе. Нитлениум и Нитарий были сплавлены с азотом, титаном, графитом и ванадием, благодаря чему была получена новая броня, которую назвали Нитронтин. Расплавить Нитлениум было практически невозможно, но </w:t>
      </w:r>
      <w:r>
        <w:rPr>
          <w:rFonts w:ascii="Truetypewriter PolyglOTT" w:hAnsi="Truetypewriter PolyglOTT" w:cs="Truetypewriter PolyglOTT"/>
          <w:sz w:val="28"/>
          <w:szCs w:val="28"/>
          <w:lang w:val="en-US"/>
        </w:rPr>
        <w:t>w</w:t>
      </w:r>
      <w:r w:rsidRPr="00800821">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излучение, являвшее собой </w:t>
      </w:r>
      <w:r w:rsidR="009F3AEF">
        <w:rPr>
          <w:rFonts w:ascii="Truetypewriter PolyglOTT" w:hAnsi="Truetypewriter PolyglOTT" w:cs="Truetypewriter PolyglOTT"/>
          <w:sz w:val="28"/>
          <w:szCs w:val="28"/>
        </w:rPr>
        <w:t>объединение СВЧ, сверхмощного гамма и ИК излучений. Но главным триумфом Пимбазенской инженерии стал квантовый генератор: разогнанные в вакууме под воздействием мор-ди-квантового-ди-стабилизатора</w:t>
      </w:r>
      <w:r w:rsidR="00440914">
        <w:rPr>
          <w:rFonts w:ascii="Truetypewriter PolyglOTT" w:hAnsi="Truetypewriter PolyglOTT" w:cs="Truetypewriter PolyglOTT"/>
          <w:sz w:val="28"/>
          <w:szCs w:val="28"/>
        </w:rPr>
        <w:t>(МдКдС)</w:t>
      </w:r>
      <w:r w:rsidR="009F3AEF">
        <w:rPr>
          <w:rFonts w:ascii="Truetypewriter PolyglOTT" w:hAnsi="Truetypewriter PolyglOTT" w:cs="Truetypewriter PolyglOTT"/>
          <w:sz w:val="28"/>
          <w:szCs w:val="28"/>
        </w:rPr>
        <w:t xml:space="preserve"> до сверхсветовой скорости кванты при соударении выделяли в среднем на 50% больше энергии, чем требовалось на поддержание реакции. При чём этот механизм удалось уместить в достаточно малое пространство, что позволило установить его на космические корабли.</w:t>
      </w:r>
    </w:p>
    <w:p w:rsidR="00800821" w:rsidRDefault="009F3AEF" w:rsidP="00ED008F">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На одном из таких решили отправиться в круиз и семейство Ли. В планы посещения входили: Пимбазен, Гитри, </w:t>
      </w:r>
      <w:r w:rsidR="00122902">
        <w:rPr>
          <w:rFonts w:ascii="Truetypewriter PolyglOTT" w:hAnsi="Truetypewriter PolyglOTT" w:cs="Truetypewriter PolyglOTT"/>
          <w:sz w:val="28"/>
          <w:szCs w:val="28"/>
        </w:rPr>
        <w:t>К</w:t>
      </w:r>
      <w:r w:rsidR="00122902" w:rsidRPr="009F3AEF">
        <w:rPr>
          <w:rFonts w:ascii="Truetypewriter PolyglOTT" w:hAnsi="Truetypewriter PolyglOTT" w:cs="Truetypewriter PolyglOTT"/>
          <w:sz w:val="28"/>
          <w:szCs w:val="28"/>
        </w:rPr>
        <w:t>’</w:t>
      </w:r>
      <w:r w:rsidR="00122902">
        <w:rPr>
          <w:rFonts w:ascii="Truetypewriter PolyglOTT" w:hAnsi="Truetypewriter PolyglOTT" w:cs="Truetypewriter PolyglOTT"/>
          <w:sz w:val="28"/>
          <w:szCs w:val="28"/>
        </w:rPr>
        <w:t xml:space="preserve">бинст, </w:t>
      </w:r>
      <w:r>
        <w:rPr>
          <w:rFonts w:ascii="Truetypewriter PolyglOTT" w:hAnsi="Truetypewriter PolyglOTT" w:cs="Truetypewriter PolyglOTT"/>
          <w:sz w:val="28"/>
          <w:szCs w:val="28"/>
        </w:rPr>
        <w:t>Жистонесс и</w:t>
      </w:r>
      <w:r w:rsidR="00122902">
        <w:rPr>
          <w:rFonts w:ascii="Truetypewriter PolyglOTT" w:hAnsi="Truetypewriter PolyglOTT" w:cs="Truetypewriter PolyglOTT"/>
          <w:sz w:val="28"/>
          <w:szCs w:val="28"/>
        </w:rPr>
        <w:t xml:space="preserve"> Листо</w:t>
      </w:r>
      <w:r>
        <w:rPr>
          <w:rFonts w:ascii="Truetypewriter PolyglOTT" w:hAnsi="Truetypewriter PolyglOTT" w:cs="Truetypewriter PolyglOTT"/>
          <w:sz w:val="28"/>
          <w:szCs w:val="28"/>
        </w:rPr>
        <w:t xml:space="preserve">. На последнем Ли планировали провести где-то два месяца. </w:t>
      </w:r>
      <w:r w:rsidR="00556F29">
        <w:rPr>
          <w:rFonts w:ascii="Truetypewriter PolyglOTT" w:hAnsi="Truetypewriter PolyglOTT" w:cs="Truetypewriter PolyglOTT"/>
          <w:sz w:val="28"/>
          <w:szCs w:val="28"/>
        </w:rPr>
        <w:t xml:space="preserve">Детей оставили Силь. А она была и не против, ведь её дети уже были достаточно взрослыми, а тут двое малюток. </w:t>
      </w:r>
      <w:r w:rsidR="00800821">
        <w:rPr>
          <w:rFonts w:ascii="Truetypewriter PolyglOTT" w:hAnsi="Truetypewriter PolyglOTT" w:cs="Truetypewriter PolyglOTT"/>
          <w:sz w:val="28"/>
          <w:szCs w:val="28"/>
        </w:rPr>
        <w:t>*</w:t>
      </w:r>
    </w:p>
    <w:p w:rsidR="00556F29" w:rsidRDefault="00556F29" w:rsidP="00556F2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-Сонет, нам пора…</w:t>
      </w:r>
    </w:p>
    <w:p w:rsidR="00556F29" w:rsidRDefault="00556F29" w:rsidP="00556F2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-Да, я знаю, минуту, Эни….</w:t>
      </w:r>
    </w:p>
    <w:p w:rsidR="00556F29" w:rsidRDefault="00556F29" w:rsidP="00556F2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вошёл в комнату*</w:t>
      </w:r>
    </w:p>
    <w:p w:rsidR="008F0FA1" w:rsidRDefault="00556F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-Фотография Незеса?</w:t>
      </w:r>
    </w:p>
    <w:p w:rsidR="00556F29" w:rsidRDefault="00556F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 -Пускай он не с нами, но хоть так сможет охранять нас…</w:t>
      </w:r>
    </w:p>
    <w:p w:rsidR="00556F29" w:rsidRDefault="00556F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-Я недавно пересекался с Эниси, он сказал, что скоро нас ждёт что-то грандиозное… Он про Исаака, я думаю… А это…</w:t>
      </w:r>
    </w:p>
    <w:p w:rsidR="00556F29" w:rsidRDefault="00556F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 -Значит, что мы спасём Незеса, знаю… Но пускай его портрет постоит пока здесь…</w:t>
      </w:r>
    </w:p>
    <w:p w:rsidR="00556F29" w:rsidRDefault="00556F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-Как скажешь</w:t>
      </w:r>
    </w:p>
    <w:p w:rsidR="00556F29" w:rsidRDefault="00556F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*Они взяли вещи и начали выходить… Тут открылась дверь соседней квартиры. * </w:t>
      </w:r>
    </w:p>
    <w:p w:rsidR="00ED008F" w:rsidRDefault="00556F29" w:rsidP="00994F26">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 xml:space="preserve">Контил: -Ах Ли, я успел… </w:t>
      </w:r>
    </w:p>
    <w:p w:rsidR="00556F29" w:rsidRDefault="00556F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4"/>
        </w:rPr>
        <w:t>Ли: -Что-то стряслось?</w:t>
      </w:r>
    </w:p>
    <w:p w:rsidR="00ED008F" w:rsidRDefault="00556F29" w:rsidP="00994F26">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Контил: -У меня кончилась соль, одолжи пожалуйста по-соседски…</w:t>
      </w:r>
    </w:p>
    <w:p w:rsidR="00556F29" w:rsidRDefault="00556F29" w:rsidP="00994F26">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Ли: -Вот уеду я, и как ты будешь без меня?</w:t>
      </w:r>
    </w:p>
    <w:p w:rsidR="00556F29" w:rsidRDefault="00556F29" w:rsidP="00994F26">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Контил: -Ну месяца два продержусь, так уж и быть…</w:t>
      </w:r>
    </w:p>
    <w:p w:rsidR="00556F29" w:rsidRPr="00556F29" w:rsidRDefault="00556F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4"/>
        </w:rPr>
        <w:t>Ли: -Ладно, старина, до встречи…</w:t>
      </w:r>
    </w:p>
    <w:p w:rsidR="00CD1D8C" w:rsidRDefault="00556F29"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w:t>
      </w:r>
      <w:r w:rsidR="00CD1D8C">
        <w:rPr>
          <w:rFonts w:ascii="Truetypewriter PolyglOTT" w:hAnsi="Truetypewriter PolyglOTT" w:cs="Truetypewriter PolyglOTT"/>
          <w:sz w:val="28"/>
          <w:szCs w:val="28"/>
        </w:rPr>
        <w:t>Они отправились в круиз, новые земли, миры, звёзды – всё поражало и было красивым. Наконец на 10-ый день корабль прилетел на К</w:t>
      </w:r>
      <w:r w:rsidR="00CD1D8C" w:rsidRPr="00CD1D8C">
        <w:rPr>
          <w:rFonts w:ascii="Truetypewriter PolyglOTT" w:hAnsi="Truetypewriter PolyglOTT" w:cs="Truetypewriter PolyglOTT"/>
          <w:sz w:val="28"/>
          <w:szCs w:val="28"/>
        </w:rPr>
        <w:t>’</w:t>
      </w:r>
      <w:r w:rsidR="00CD1D8C">
        <w:rPr>
          <w:rFonts w:ascii="Truetypewriter PolyglOTT" w:hAnsi="Truetypewriter PolyglOTT" w:cs="Truetypewriter PolyglOTT"/>
          <w:sz w:val="28"/>
          <w:szCs w:val="28"/>
        </w:rPr>
        <w:t xml:space="preserve">бинст всё было согласованно с Федерацией… Но, но не могло же всё пойти по плану, когда Федерация охотилась на ведь в попытке не пропустить шпионов в преддверии организации войны… А на корабле, по глупому стечению обстоятельств, интернациональная команда, включавшая прислугу из Листо и экскурсоводов из Федерации, перевозила контрабандное оружие из Пимбазена, о чём капитан и его люди не знали. </w:t>
      </w:r>
    </w:p>
    <w:p w:rsidR="008176DF" w:rsidRDefault="00CD1D8C" w:rsidP="00CD1D8C">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Так все, кто был на корабле были отправлены в камеры на К</w:t>
      </w:r>
      <w:r w:rsidRPr="00CD1D8C">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бинсте, до выяснения обстоятельств.</w:t>
      </w:r>
      <w:r w:rsidR="00556F29">
        <w:rPr>
          <w:rFonts w:ascii="Truetypewriter PolyglOTT" w:hAnsi="Truetypewriter PolyglOTT" w:cs="Truetypewriter PolyglOTT"/>
          <w:sz w:val="28"/>
          <w:szCs w:val="28"/>
        </w:rPr>
        <w:t>*</w:t>
      </w:r>
    </w:p>
    <w:p w:rsidR="00FF3669" w:rsidRDefault="00FF3669" w:rsidP="00FF3669">
      <w:pPr>
        <w:shd w:val="clear" w:color="auto" w:fill="FFFFFF" w:themeFill="background1"/>
        <w:spacing w:before="240" w:line="240" w:lineRule="auto"/>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t xml:space="preserve">Глава </w:t>
      </w:r>
      <w:r w:rsidR="00800821">
        <w:rPr>
          <w:rFonts w:ascii="Truetypewriter PolyglOTT" w:hAnsi="Truetypewriter PolyglOTT" w:cs="Truetypewriter PolyglOTT"/>
          <w:b/>
          <w:sz w:val="36"/>
          <w:szCs w:val="28"/>
        </w:rPr>
        <w:t>69</w:t>
      </w:r>
      <w:r w:rsidR="00DF6D05">
        <w:rPr>
          <w:rFonts w:ascii="Truetypewriter PolyglOTT" w:hAnsi="Truetypewriter PolyglOTT" w:cs="Truetypewriter PolyglOTT"/>
          <w:b/>
          <w:sz w:val="36"/>
          <w:szCs w:val="28"/>
        </w:rPr>
        <w:t>. Пташки в клетке.</w:t>
      </w:r>
    </w:p>
    <w:p w:rsidR="00670F34" w:rsidRDefault="00CD1D8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09:38 15.03.2018 </w:t>
      </w:r>
      <w:r w:rsidR="00B05FE8">
        <w:rPr>
          <w:rFonts w:ascii="Truetypewriter PolyglOTT" w:hAnsi="Truetypewriter PolyglOTT" w:cs="Truetypewriter PolyglOTT"/>
          <w:sz w:val="28"/>
          <w:szCs w:val="28"/>
        </w:rPr>
        <w:t>*Ли и Со были доставлены на К</w:t>
      </w:r>
      <w:r w:rsidR="00B05FE8" w:rsidRPr="00B05FE8">
        <w:rPr>
          <w:rFonts w:ascii="Truetypewriter PolyglOTT" w:hAnsi="Truetypewriter PolyglOTT" w:cs="Truetypewriter PolyglOTT"/>
          <w:sz w:val="28"/>
          <w:szCs w:val="28"/>
        </w:rPr>
        <w:t>’</w:t>
      </w:r>
      <w:r w:rsidR="00B05FE8">
        <w:rPr>
          <w:rFonts w:ascii="Truetypewriter PolyglOTT" w:hAnsi="Truetypewriter PolyglOTT" w:cs="Truetypewriter PolyglOTT"/>
          <w:sz w:val="28"/>
          <w:szCs w:val="28"/>
        </w:rPr>
        <w:t xml:space="preserve">бинст. О том, кто это знали немногие, потому их отправили в обыкновенную колонию для военнопленных. </w:t>
      </w:r>
    </w:p>
    <w:p w:rsidR="00B05FE8" w:rsidRDefault="00B05FE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Лагерь представлял собой огромный бетонный бункер. Металлические решётки камер, скудное питание и двенадцатичасовой рабочий день…*</w:t>
      </w:r>
    </w:p>
    <w:p w:rsidR="00CD1D8C" w:rsidRDefault="00CD1D8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-Да уж, не так я хотела отдохнуть, ещё и почти всё конфисковали…</w:t>
      </w:r>
    </w:p>
    <w:p w:rsidR="00CD1D8C" w:rsidRDefault="00CD1D8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посмотрел на неё и протянул ей шприц*</w:t>
      </w:r>
    </w:p>
    <w:p w:rsidR="00B05FE8" w:rsidRDefault="00B05FE8"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w:t>
      </w:r>
      <w:r w:rsidR="00E10831">
        <w:rPr>
          <w:rFonts w:ascii="Truetypewriter PolyglOTT" w:hAnsi="Truetypewriter PolyglOTT" w:cs="Truetypewriter PolyglOTT"/>
          <w:sz w:val="28"/>
          <w:szCs w:val="28"/>
        </w:rPr>
        <w:t>Со, держи…</w:t>
      </w:r>
    </w:p>
    <w:p w:rsidR="00E10831" w:rsidRDefault="00E1083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-Эниси, я думаю тебе это нужнее… </w:t>
      </w:r>
    </w:p>
    <w:p w:rsidR="00E10831" w:rsidRDefault="00E1083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-Нет, Со… У нас осталось инсулина в лучшем случае на неделю…</w:t>
      </w:r>
    </w:p>
    <w:p w:rsidR="00E10831" w:rsidRDefault="00E1083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-Но это не означает, что ты должен жертвовать собой…</w:t>
      </w:r>
    </w:p>
    <w:p w:rsidR="00E10831" w:rsidRDefault="00E1083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-Я не знаю сколько мы здесь проторчим… А детям нужен хотя бы один из родителей…</w:t>
      </w:r>
    </w:p>
    <w:p w:rsidR="00E10831" w:rsidRDefault="00E1083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-Я не могу, Ли… И ты не можешь, я это знаю… Давай тянуть жребий…</w:t>
      </w:r>
    </w:p>
    <w:p w:rsidR="00E10831" w:rsidRDefault="00E1083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*Она взяла соломинку и разломила её на две  неравные части, затем отвернулась и выровняла концы…*</w:t>
      </w:r>
    </w:p>
    <w:p w:rsidR="00E10831" w:rsidRDefault="00E1083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-Тяни, Эни… Короткая – счастливая</w:t>
      </w:r>
    </w:p>
    <w:p w:rsidR="00E10831" w:rsidRDefault="00E1083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потянул: длинная. Сонет нехотя взяла из его руки шприц и приготовилась вколоть… Тут неожиданно в комнату влетел охранник и забрал шприц*</w:t>
      </w:r>
    </w:p>
    <w:p w:rsidR="00E10831" w:rsidRDefault="00E1083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Охранник: -Колюще-режущее запрещено</w:t>
      </w:r>
    </w:p>
    <w:p w:rsidR="00E10831" w:rsidRDefault="00E1083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-Это лекарство, а не оружие…</w:t>
      </w:r>
    </w:p>
    <w:p w:rsidR="00E10831" w:rsidRDefault="00E1083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Охранник: -Колюще-режущее запрещено…</w:t>
      </w:r>
    </w:p>
    <w:p w:rsidR="00E10831" w:rsidRDefault="00CD1D8C"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15:21 01.05.2018 </w:t>
      </w:r>
      <w:r w:rsidR="00E10831">
        <w:rPr>
          <w:rFonts w:ascii="Truetypewriter PolyglOTT" w:hAnsi="Truetypewriter PolyglOTT" w:cs="Truetypewriter PolyglOTT"/>
          <w:sz w:val="28"/>
          <w:szCs w:val="28"/>
        </w:rPr>
        <w:t xml:space="preserve">*Неделя… Месяц… Супруги не могли встать с кровати… А местный лекарь разводил руками и говорил, что ничем не может помочь… Не знали в Федерации, как решить их проблему… Спустя полтора месяца в тюрьму приехал </w:t>
      </w:r>
      <w:r w:rsidR="00F30ACD">
        <w:rPr>
          <w:rFonts w:ascii="Truetypewriter PolyglOTT" w:hAnsi="Truetypewriter PolyglOTT" w:cs="Truetypewriter PolyglOTT"/>
          <w:sz w:val="28"/>
          <w:szCs w:val="28"/>
        </w:rPr>
        <w:t>Ламан</w:t>
      </w:r>
      <w:r w:rsidR="00E10831">
        <w:rPr>
          <w:rFonts w:ascii="Truetypewriter PolyglOTT" w:hAnsi="Truetypewriter PolyglOTT" w:cs="Truetypewriter PolyglOTT"/>
          <w:sz w:val="28"/>
          <w:szCs w:val="28"/>
        </w:rPr>
        <w:t>. Это не было связано с супругами Ли, просто был обычный смотр. И наконец в коридоре послышались голоса*</w:t>
      </w:r>
    </w:p>
    <w:p w:rsidR="00E10831" w:rsidRDefault="00E10831"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Администратор: -Да, ваше высочество, это </w:t>
      </w:r>
      <w:r w:rsidR="00F30ACD">
        <w:rPr>
          <w:rFonts w:ascii="Truetypewriter PolyglOTT" w:hAnsi="Truetypewriter PolyglOTT" w:cs="Truetypewriter PolyglOTT"/>
          <w:sz w:val="28"/>
          <w:szCs w:val="28"/>
        </w:rPr>
        <w:t>казармы…</w:t>
      </w:r>
    </w:p>
    <w:p w:rsidR="00F30ACD" w:rsidRDefault="00F30A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-Клетки все битком… Постойте, а почему в той только двое?</w:t>
      </w:r>
    </w:p>
    <w:p w:rsidR="00F30ACD" w:rsidRDefault="00F30A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Администратор: -Они похоже чем-то больны, мы стараемся к ним не подходить и никого не заводить…</w:t>
      </w:r>
    </w:p>
    <w:p w:rsidR="00F30ACD" w:rsidRDefault="00F30A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-Дайте взглянуть… *Он подъехал ближе* Ли!? Администратор, вы знайте кто это?</w:t>
      </w:r>
    </w:p>
    <w:p w:rsidR="00F30ACD" w:rsidRDefault="00F30A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Администратор: -Очередные пимбазенские повстанцы</w:t>
      </w:r>
    </w:p>
    <w:p w:rsidR="00F30ACD" w:rsidRDefault="00F30A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w:t>
      </w:r>
      <w:r w:rsidRPr="00F30ACD">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Ламан дал ему пощёчину *</w:t>
      </w:r>
    </w:p>
    <w:p w:rsidR="00F30ACD" w:rsidRDefault="00F30A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w:t>
      </w:r>
      <w:r w:rsidRPr="00F30ACD">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 xml:space="preserve">Икранель, срочно подготовь корабль, куда угодно, хоть в Пимбазен… </w:t>
      </w:r>
    </w:p>
    <w:p w:rsidR="00F30ACD" w:rsidRDefault="00F30A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Икранель: -Но это же… </w:t>
      </w:r>
    </w:p>
    <w:p w:rsidR="00F30ACD" w:rsidRDefault="00F30A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Ламан: -Я знаю кто это, а вот Фонсту об этом знать не обязательно… </w:t>
      </w:r>
    </w:p>
    <w:p w:rsidR="00F30ACD" w:rsidRDefault="00F30A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-Шприц…</w:t>
      </w:r>
    </w:p>
    <w:p w:rsidR="00F30ACD" w:rsidRDefault="00F30A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-Какой шприц?</w:t>
      </w:r>
    </w:p>
    <w:p w:rsidR="00F30ACD" w:rsidRDefault="00F30A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Администратор: -Да полтора месяца назад изъяли у них шприц</w:t>
      </w:r>
    </w:p>
    <w:p w:rsidR="00F30ACD" w:rsidRDefault="00F30A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Ламан: -Идиоты… Это не инфекция, это диабет… </w:t>
      </w:r>
    </w:p>
    <w:p w:rsidR="00F30ACD" w:rsidRDefault="00F30A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Икранель: -А вы так уверены в этом? Хотя… Да, похоже на него… Администратор, а сколько у вас классов образования?</w:t>
      </w:r>
    </w:p>
    <w:p w:rsidR="00A67C90" w:rsidRDefault="00F30ACD" w:rsidP="00994F2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*Наступило молчание… В тюрьмах Федерации работал крайне неквалифицированный и глупый персонал. </w:t>
      </w:r>
    </w:p>
    <w:p w:rsidR="00A67C90" w:rsidRDefault="00A67C90" w:rsidP="00A67C90">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итоге Ламан всё же отправил двоих полуживых Пимбазенцев в Магвиль, а сам принялся устраивать полнейший разнос в тюрьме…</w:t>
      </w:r>
    </w:p>
    <w:p w:rsidR="006E0C93" w:rsidRDefault="00A67C90" w:rsidP="006E0C93">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 ещё не знал, что это, казалось бы, глупое с точки зрение тактики, но милосердное решение спасёт ему жизнь. Он просто знал, что Ли, в отличии от Ши и Эниси уже не воевал. Они просто тихо и мирно с Сонет жили на Магвиле…</w:t>
      </w:r>
      <w:r w:rsidR="006E0C93">
        <w:rPr>
          <w:rFonts w:ascii="Truetypewriter PolyglOTT" w:hAnsi="Truetypewriter PolyglOTT" w:cs="Truetypewriter PolyglOTT"/>
          <w:sz w:val="28"/>
          <w:szCs w:val="28"/>
        </w:rPr>
        <w:t xml:space="preserve"> </w:t>
      </w:r>
    </w:p>
    <w:p w:rsidR="00E10831" w:rsidRDefault="006E0C93" w:rsidP="006E0C93">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Да и не до них ему было. Фонст готовил поход к Бетельгейзе. Он хотел организовать генеральное сражение, которое бы разбило в пух и прах Пимбазенский флот… И Ламан уже готовился к отправлению. </w:t>
      </w:r>
      <w:r w:rsidR="00F30ACD">
        <w:rPr>
          <w:rFonts w:ascii="Truetypewriter PolyglOTT" w:hAnsi="Truetypewriter PolyglOTT" w:cs="Truetypewriter PolyglOTT"/>
          <w:sz w:val="28"/>
          <w:szCs w:val="28"/>
        </w:rPr>
        <w:t>*</w:t>
      </w:r>
    </w:p>
    <w:p w:rsidR="003D58D4" w:rsidRDefault="00CD1D8C" w:rsidP="003D58D4">
      <w:pPr>
        <w:shd w:val="clear" w:color="auto" w:fill="FFFFFF" w:themeFill="background1"/>
        <w:spacing w:before="240" w:line="240" w:lineRule="auto"/>
        <w:jc w:val="center"/>
        <w:rPr>
          <w:rFonts w:ascii="Truetypewriter PolyglOTT" w:hAnsi="Truetypewriter PolyglOTT" w:cs="Truetypewriter PolyglOTT"/>
          <w:b/>
          <w:sz w:val="36"/>
          <w:szCs w:val="28"/>
        </w:rPr>
      </w:pPr>
      <w:r>
        <w:rPr>
          <w:rFonts w:ascii="Truetypewriter PolyglOTT" w:hAnsi="Truetypewriter PolyglOTT" w:cs="Truetypewriter PolyglOTT"/>
          <w:b/>
          <w:sz w:val="36"/>
          <w:szCs w:val="28"/>
        </w:rPr>
        <w:t>Глава 70</w:t>
      </w:r>
      <w:r w:rsidR="003D58D4">
        <w:rPr>
          <w:rFonts w:ascii="Truetypewriter PolyglOTT" w:hAnsi="Truetypewriter PolyglOTT" w:cs="Truetypewriter PolyglOTT"/>
          <w:b/>
          <w:sz w:val="36"/>
          <w:szCs w:val="28"/>
        </w:rPr>
        <w:t>. Бойня при Бетельгейзе.</w:t>
      </w:r>
    </w:p>
    <w:p w:rsidR="00440914" w:rsidRDefault="0044091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было известно о том, что Фонст что-то затевает, потому флот Пимбазена был в боевой готовности. Когда же вечером первого мая на Сильву сели два челнока, Эниси был в шоке увидев истощённых Ли и Сонет. Они были экстренно перенаправлены в самый современный корабль. Квантовый генератор, ионно-плазменные двигатели, новая версия МдКдС, броня из нитронтина, а главное – 4 ядерные ракеты.</w:t>
      </w:r>
    </w:p>
    <w:p w:rsidR="00440914" w:rsidRDefault="00440914" w:rsidP="00440914">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Тем не менее прошло чуть меньше недели и с границы поступило срочное сообщение о том, что войска Федерации пересекли границу. Потому к 7-му мая войска Пимбазена были готовы вылететь навстречу.</w:t>
      </w:r>
    </w:p>
    <w:p w:rsidR="003D58D4" w:rsidRDefault="00440914" w:rsidP="00440914">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же встал на орбите Бетельгейзе. Не выдержал их варп-двигатель, что было нестранным, но стало неожиданным. Тем временем на Сильве готовилась ко взлёту флотилия*</w:t>
      </w:r>
    </w:p>
    <w:p w:rsidR="003D58D4" w:rsidRDefault="00F25365"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07:33 07.05.2018 </w:t>
      </w:r>
      <w:r w:rsidR="003D58D4">
        <w:rPr>
          <w:rFonts w:ascii="Truetypewriter PolyglOTT" w:hAnsi="Truetypewriter PolyglOTT" w:cs="Truetypewriter PolyglOTT"/>
          <w:sz w:val="28"/>
          <w:szCs w:val="28"/>
        </w:rPr>
        <w:t>Солдат: -Корабль №234 готов к отправлению. Вы уверены, что хотите, чтобы это был флагман? Если так, то я предлагаю дать ему название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-Уверен. А что касательно названия, пока это лишнее. Загружайте ракеты</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-Есть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-Я так и не понял, что это за ракеты</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-Это ядерные ракеты, Федералы хотят выставить что-то бронированное и нам нужно эту броню пробить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-Это Ядерные ракеты. Внутри каждой содержится несколько зарядов плутония и ещё дви</w:t>
      </w:r>
      <w:r w:rsidR="005238DA">
        <w:rPr>
          <w:rFonts w:ascii="Truetypewriter PolyglOTT" w:hAnsi="Truetypewriter PolyglOTT" w:cs="Truetypewriter PolyglOTT"/>
          <w:sz w:val="28"/>
          <w:szCs w:val="28"/>
        </w:rPr>
        <w:t>гатель. Их корабль покрыт «Пимбазенитом</w:t>
      </w:r>
      <w:r>
        <w:rPr>
          <w:rFonts w:ascii="Truetypewriter PolyglOTT" w:hAnsi="Truetypewriter PolyglOTT" w:cs="Truetypewriter PolyglOTT"/>
          <w:sz w:val="28"/>
          <w:szCs w:val="28"/>
        </w:rPr>
        <w:t>»</w:t>
      </w:r>
      <w:r w:rsidR="005238DA">
        <w:rPr>
          <w:rFonts w:ascii="Truetypewriter PolyglOTT" w:hAnsi="Truetypewriter PolyglOTT" w:cs="Truetypewriter PolyglOTT"/>
          <w:sz w:val="28"/>
          <w:szCs w:val="28"/>
        </w:rPr>
        <w:t xml:space="preserve"> (чем-то вроде нашего нитранитна)</w:t>
      </w:r>
      <w:r>
        <w:rPr>
          <w:rFonts w:ascii="Truetypewriter PolyglOTT" w:hAnsi="Truetypewriter PolyglOTT" w:cs="Truetypewriter PolyglOTT"/>
          <w:sz w:val="28"/>
          <w:szCs w:val="28"/>
        </w:rPr>
        <w:t xml:space="preserve"> но даже он не устоит против этих ракет</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Ши: -А почему их нельзя отправить на другом корабле, и почему этот «клоп»</w:t>
      </w:r>
      <w:r w:rsidR="005238DA">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 xml:space="preserve"> флагман?</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Пибура: -Ракеты опасные, а у этого корабля самая прочная броня, если покрыть ею больший корабль, то он не сможет взлететь. Пошли уже, нас ждут на мостике.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*Корабль федерального флота Бубастъер, капитанский мостик. Орбита вокруг Бетельгейзе*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-Прекрасное зрелище,</w:t>
      </w:r>
      <w:r w:rsidR="00444C6D">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не так ли?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-Соглашусь, но мне кажется, что это территория Пимбазена. Причём они клялись, что если мы заявимся сюда, то нам не поздоровится</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-Лам, мальчик мой, всё будет хорошо. Это самый лучший корабль во вселенной</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*Сообщение по рации*-Сэр, есть 2 новости, обе плохие: пимбазенцы на подходе и варп двигатель вышел из строя</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-Фонст, на всякий случай поезжайте к спасательным шлю</w:t>
      </w:r>
      <w:r w:rsidR="00444C6D">
        <w:rPr>
          <w:rFonts w:ascii="Truetypewriter PolyglOTT" w:hAnsi="Truetypewriter PolyglOTT" w:cs="Truetypewriter PolyglOTT"/>
          <w:sz w:val="28"/>
          <w:szCs w:val="28"/>
        </w:rPr>
        <w:t>пкам, я останусь командовать от</w:t>
      </w:r>
      <w:r>
        <w:rPr>
          <w:rFonts w:ascii="Truetypewriter PolyglOTT" w:hAnsi="Truetypewriter PolyglOTT" w:cs="Truetypewriter PolyglOTT"/>
          <w:sz w:val="28"/>
          <w:szCs w:val="28"/>
        </w:rPr>
        <w:t>сюда. Ребята, разберитесь с варпом, на одном дистабилизаторе мы от Пимбазенцев не уйдём</w:t>
      </w:r>
      <w:r w:rsidR="00444C6D">
        <w:rPr>
          <w:rFonts w:ascii="Truetypewriter PolyglOTT" w:hAnsi="Truetypewriter PolyglOTT" w:cs="Truetypewriter PolyglOTT"/>
          <w:sz w:val="28"/>
          <w:szCs w:val="28"/>
        </w:rPr>
        <w:t>.</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*12:00 07.05.2018, орбита вокруг Бетельгейзе*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*Пимбазенский корабль*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-Сэр, ракеты готовы, мы готовы ударить по мостику</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-Подожди, нам нужно ударить не по мостику, а по Фонсту. Он цель номер 1</w:t>
      </w:r>
    </w:p>
    <w:p w:rsidR="003D58D4" w:rsidRDefault="00444C6D"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-Принял, при</w:t>
      </w:r>
      <w:r w:rsidR="003D58D4">
        <w:rPr>
          <w:rFonts w:ascii="Truetypewriter PolyglOTT" w:hAnsi="Truetypewriter PolyglOTT" w:cs="Truetypewriter PolyglOTT"/>
          <w:sz w:val="28"/>
          <w:szCs w:val="28"/>
        </w:rPr>
        <w:t>ступаю к поиску</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*Бубастъер*</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-Этот малыш идёт впереди, неужели флагман? Ладно нет времени разбираться. Открыть огонь из всех орудий!!!</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*В этот момент со всей площади Бубастъера в сторону Пимбазенцев полетели снаряды. Но большое расстояние, </w:t>
      </w:r>
      <w:r w:rsidR="00444C6D">
        <w:rPr>
          <w:rFonts w:ascii="Truetypewriter PolyglOTT" w:hAnsi="Truetypewriter PolyglOTT" w:cs="Truetypewriter PolyglOTT"/>
          <w:sz w:val="28"/>
          <w:szCs w:val="28"/>
        </w:rPr>
        <w:t>отменная Пимбазенская броня и ма</w:t>
      </w:r>
      <w:r>
        <w:rPr>
          <w:rFonts w:ascii="Truetypewriter PolyglOTT" w:hAnsi="Truetypewriter PolyglOTT" w:cs="Truetypewriter PolyglOTT"/>
          <w:sz w:val="28"/>
          <w:szCs w:val="28"/>
        </w:rPr>
        <w:t>лый размер Пимбазенских кораблей не позволили поразить какой-либо корабль*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*Корабль №234*</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-Команда кораблю: огонь не открывать! Команда флоту: Огонь из всех орудий!!!</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*В ту же секунду корабли Пимбазенцев начали стрелят</w:t>
      </w:r>
      <w:r w:rsidR="00444C6D">
        <w:rPr>
          <w:rFonts w:ascii="Truetypewriter PolyglOTT" w:hAnsi="Truetypewriter PolyglOTT" w:cs="Truetypewriter PolyglOTT"/>
          <w:sz w:val="28"/>
          <w:szCs w:val="28"/>
        </w:rPr>
        <w:t>ь из пушек и выпускать ракеты. В</w:t>
      </w:r>
      <w:r>
        <w:rPr>
          <w:rFonts w:ascii="Truetypewriter PolyglOTT" w:hAnsi="Truetypewriter PolyglOTT" w:cs="Truetypewriter PolyglOTT"/>
          <w:sz w:val="28"/>
          <w:szCs w:val="28"/>
        </w:rPr>
        <w:t xml:space="preserve"> скором времени остался лишь Бубастъер, броню которого не смогло взять ни что*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w:t>
      </w:r>
      <w:r w:rsidRPr="00971C26">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Бубастъер*</w:t>
      </w:r>
    </w:p>
    <w:p w:rsidR="003D58D4" w:rsidRDefault="007C338B"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w:t>
      </w:r>
      <w:r w:rsidR="003D58D4">
        <w:rPr>
          <w:rFonts w:ascii="Truetypewriter PolyglOTT" w:hAnsi="Truetypewriter PolyglOTT" w:cs="Truetypewriter PolyglOTT"/>
          <w:sz w:val="28"/>
          <w:szCs w:val="28"/>
        </w:rPr>
        <w:t>ман: -Запрашиваю рапорт о состоянии двигателей</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-Двигатель не готов</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Ломан по рации: -Фонст, мы не можем пока отступить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Фонст: -Это и не требуется, я слежу за боем, ни царапины на нашем корабле и это меня радует</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*Корабль №243*</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-Сэр, я засёк радиопередачу между мостиком и шлюпкой в правом крыле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-Просканируй всем, что у нас есть</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-Обнаружена некая сигнатура, состояние сидящее, но там кресел нету</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-Это Фонст!!! Корабль, команда: Залп Всеми ядерными ракетами в указанную точку!!!</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*Корабль №234 открыл 4 пусковые шахты по углам корпу</w:t>
      </w:r>
      <w:r w:rsidR="007C338B">
        <w:rPr>
          <w:rFonts w:ascii="Truetypewriter PolyglOTT" w:hAnsi="Truetypewriter PolyglOTT" w:cs="Truetypewriter PolyglOTT"/>
          <w:sz w:val="28"/>
          <w:szCs w:val="28"/>
        </w:rPr>
        <w:t>са. Из них</w:t>
      </w:r>
      <w:r w:rsidR="00444C6D">
        <w:rPr>
          <w:rFonts w:ascii="Truetypewriter PolyglOTT" w:hAnsi="Truetypewriter PolyglOTT" w:cs="Truetypewriter PolyglOTT"/>
          <w:sz w:val="28"/>
          <w:szCs w:val="28"/>
        </w:rPr>
        <w:t xml:space="preserve"> вылетели 4 ракеты и</w:t>
      </w:r>
      <w:r>
        <w:rPr>
          <w:rFonts w:ascii="Truetypewriter PolyglOTT" w:hAnsi="Truetypewriter PolyglOTT" w:cs="Truetypewriter PolyglOTT"/>
          <w:sz w:val="28"/>
          <w:szCs w:val="28"/>
        </w:rPr>
        <w:t xml:space="preserve"> устремились в сторону одной точки. Через 20 секунд произошёл взрыв. В точке попадания зияла пробоина</w:t>
      </w:r>
      <w:r w:rsidR="00444C6D">
        <w:rPr>
          <w:rFonts w:ascii="Truetypewriter PolyglOTT" w:hAnsi="Truetypewriter PolyglOTT" w:cs="Truetypewriter PolyglOTT"/>
          <w:sz w:val="28"/>
          <w:szCs w:val="28"/>
        </w:rPr>
        <w:t>. К</w:t>
      </w:r>
      <w:r>
        <w:rPr>
          <w:rFonts w:ascii="Truetypewriter PolyglOTT" w:hAnsi="Truetypewriter PolyglOTT" w:cs="Truetypewriter PolyglOTT"/>
          <w:sz w:val="28"/>
          <w:szCs w:val="28"/>
        </w:rPr>
        <w:t>орабля</w:t>
      </w:r>
      <w:r w:rsidR="00444C6D">
        <w:rPr>
          <w:rFonts w:ascii="Truetypewriter PolyglOTT" w:hAnsi="Truetypewriter PolyglOTT" w:cs="Truetypewriter PolyglOTT"/>
          <w:sz w:val="28"/>
          <w:szCs w:val="28"/>
        </w:rPr>
        <w:t xml:space="preserve"> был пробит</w:t>
      </w:r>
      <w:r>
        <w:rPr>
          <w:rFonts w:ascii="Truetypewriter PolyglOTT" w:hAnsi="Truetypewriter PolyglOTT" w:cs="Truetypewriter PolyglOTT"/>
          <w:sz w:val="28"/>
          <w:szCs w:val="28"/>
        </w:rPr>
        <w:t xml:space="preserve"> насквозь. Правое крыло Бубастъера отвалилось. В этот момент весь мостик Пимбазенского флагмана ликовал, весь, кроме Эниси*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*Командный мостик Бубастъера*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-Все живы? Фонст, ответьте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*Тишина*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-Состояние корабля</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Система компьютерного оповещения: -Ошибка! Ошибка!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этот момент на мостике погас свет и Ламан увидел правое крыло своего корабля, которое летело куда-то в неизвестном направлении. Для него всё было кончено. Так же как и для всей Федерации. На арену вышел новый Ритирстрой и имя ему: Пимбазен*</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*Мостик Корабля №234*</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-Эниси, почему ты не рад?</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-Как-то раз Фонст спросил у меня чем я лучше его, оказалось, что я не лучше, хуже его. Там были не тысячи, не со</w:t>
      </w:r>
      <w:r w:rsidR="003D3988">
        <w:rPr>
          <w:rFonts w:ascii="Truetypewriter PolyglOTT" w:hAnsi="Truetypewriter PolyglOTT" w:cs="Truetypewriter PolyglOTT"/>
          <w:sz w:val="28"/>
          <w:szCs w:val="28"/>
        </w:rPr>
        <w:t>тни тысяч, там были миллионы не</w:t>
      </w:r>
      <w:r>
        <w:rPr>
          <w:rFonts w:ascii="Truetypewriter PolyglOTT" w:hAnsi="Truetypewriter PolyglOTT" w:cs="Truetypewriter PolyglOTT"/>
          <w:sz w:val="28"/>
          <w:szCs w:val="28"/>
        </w:rPr>
        <w:t>винных Федералов. Я предлагаю назвать корабль «Антээр» (Вечное противостояние)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-Эниси, ты не тот пимбур, за которого я предал Федерацию, не тот, что точно знал, точно верил в победу и внушал это. На корабле были исключительно военн</w:t>
      </w:r>
      <w:r w:rsidR="003D3988">
        <w:rPr>
          <w:rFonts w:ascii="Truetypewriter PolyglOTT" w:hAnsi="Truetypewriter PolyglOTT" w:cs="Truetypewriter PolyglOTT"/>
          <w:sz w:val="28"/>
          <w:szCs w:val="28"/>
        </w:rPr>
        <w:t>ые. И они выполняли свой долг. Т</w:t>
      </w:r>
      <w:r>
        <w:rPr>
          <w:rFonts w:ascii="Truetypewriter PolyglOTT" w:hAnsi="Truetypewriter PolyglOTT" w:cs="Truetypewriter PolyglOTT"/>
          <w:sz w:val="28"/>
          <w:szCs w:val="28"/>
        </w:rPr>
        <w:t xml:space="preserve">ак скажите мне, </w:t>
      </w:r>
      <w:r w:rsidRPr="00181DA4">
        <w:rPr>
          <w:rFonts w:ascii="Truetypewriter PolyglOTT" w:hAnsi="Truetypewriter PolyglOTT" w:cs="Truetypewriter PolyglOTT"/>
          <w:sz w:val="28"/>
          <w:szCs w:val="28"/>
        </w:rPr>
        <w:t xml:space="preserve">Эниси Фирцино Нильс </w:t>
      </w:r>
      <w:r w:rsidR="00FF3669">
        <w:rPr>
          <w:rFonts w:ascii="Truetypewriter PolyglOTT" w:hAnsi="Truetypewriter PolyglOTT" w:cs="Truetypewriter PolyglOTT"/>
          <w:sz w:val="28"/>
          <w:szCs w:val="28"/>
        </w:rPr>
        <w:t>Зофе</w:t>
      </w:r>
      <w:r>
        <w:rPr>
          <w:rFonts w:ascii="Truetypewriter PolyglOTT" w:hAnsi="Truetypewriter PolyglOTT" w:cs="Truetypewriter PolyglOTT"/>
          <w:sz w:val="28"/>
          <w:szCs w:val="28"/>
        </w:rPr>
        <w:t>, где ваша ярость, где ваша цель, где вы сами, что стало с вами?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-Ты прав, Ши. Я слаб. Теклар, форсировать работу над криокапсулой!</w:t>
      </w:r>
      <w:r w:rsidR="003D3988">
        <w:rPr>
          <w:rFonts w:ascii="Truetypewriter PolyglOTT" w:hAnsi="Truetypewriter PolyglOTT" w:cs="Truetypewriter PolyglOTT"/>
          <w:sz w:val="28"/>
          <w:szCs w:val="28"/>
        </w:rPr>
        <w:t xml:space="preserve"> </w:t>
      </w:r>
    </w:p>
    <w:p w:rsidR="003D3988" w:rsidRPr="002532B5" w:rsidRDefault="003D3988"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Тэклар: -Уже не нужно, всё готово к разморозке…</w:t>
      </w:r>
    </w:p>
    <w:p w:rsidR="003D58D4" w:rsidRDefault="003D58D4" w:rsidP="003D58D4">
      <w:pPr>
        <w:shd w:val="clear" w:color="auto" w:fill="FFFFFF" w:themeFill="background1"/>
        <w:spacing w:before="240" w:line="240" w:lineRule="auto"/>
        <w:jc w:val="center"/>
        <w:rPr>
          <w:rFonts w:ascii="Truetypewriter PolyglOTT" w:hAnsi="Truetypewriter PolyglOTT" w:cs="Truetypewriter PolyglOTT"/>
          <w:b/>
          <w:sz w:val="36"/>
          <w:szCs w:val="28"/>
        </w:rPr>
      </w:pPr>
      <w:r w:rsidRPr="00223F19">
        <w:rPr>
          <w:rFonts w:ascii="Truetypewriter PolyglOTT" w:hAnsi="Truetypewriter PolyglOTT" w:cs="Truetypewriter PolyglOTT"/>
          <w:b/>
          <w:sz w:val="36"/>
          <w:szCs w:val="28"/>
        </w:rPr>
        <w:t>Глава</w:t>
      </w:r>
      <w:r w:rsidR="00F25365">
        <w:rPr>
          <w:rFonts w:ascii="Truetypewriter PolyglOTT" w:hAnsi="Truetypewriter PolyglOTT" w:cs="Truetypewriter PolyglOTT"/>
          <w:b/>
          <w:sz w:val="36"/>
          <w:szCs w:val="28"/>
        </w:rPr>
        <w:t xml:space="preserve"> 71</w:t>
      </w:r>
      <w:r>
        <w:rPr>
          <w:rFonts w:ascii="Truetypewriter PolyglOTT" w:hAnsi="Truetypewriter PolyglOTT" w:cs="Truetypewriter PolyglOTT"/>
          <w:b/>
          <w:sz w:val="36"/>
          <w:szCs w:val="28"/>
        </w:rPr>
        <w:t>. Отец и сын…</w:t>
      </w:r>
    </w:p>
    <w:p w:rsidR="003D58D4" w:rsidRDefault="00F25365"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17:49 07.05.2018 </w:t>
      </w:r>
      <w:r w:rsidR="003D58D4">
        <w:rPr>
          <w:rFonts w:ascii="Truetypewriter PolyglOTT" w:hAnsi="Truetypewriter PolyglOTT" w:cs="Truetypewriter PolyglOTT"/>
          <w:sz w:val="28"/>
          <w:szCs w:val="28"/>
        </w:rPr>
        <w:t>*Корабль «Антээр» Пимбазэнского флота. Медицинский отсек с бронестеклом. Посередине криокапсула*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-Пимбура, вы уверены, что это он? У вашего сына карие глаза, а тут зелёные, это клон.</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-Это не важно, преступайте. Главное его не убейте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Доктор: -Так точно</w:t>
      </w:r>
    </w:p>
    <w:p w:rsidR="003D58D4" w:rsidRPr="00223F19" w:rsidRDefault="00944E3A"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-Ш</w:t>
      </w:r>
      <w:r w:rsidR="003D58D4">
        <w:rPr>
          <w:rFonts w:ascii="Truetypewriter PolyglOTT" w:hAnsi="Truetypewriter PolyglOTT" w:cs="Truetypewriter PolyglOTT"/>
          <w:sz w:val="28"/>
          <w:szCs w:val="28"/>
        </w:rPr>
        <w:t>и, я думаю ты захочешь на это посмотреть, приходи в мед отсек №7</w:t>
      </w:r>
    </w:p>
    <w:p w:rsidR="003D58D4" w:rsidRDefault="00944E3A"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w:t>
      </w:r>
      <w:r w:rsidR="003D58D4" w:rsidRPr="00223F19">
        <w:rPr>
          <w:rFonts w:ascii="Truetypewriter PolyglOTT" w:hAnsi="Truetypewriter PolyglOTT" w:cs="Truetypewriter PolyglOTT"/>
          <w:sz w:val="28"/>
          <w:szCs w:val="28"/>
        </w:rPr>
        <w:t>и: -</w:t>
      </w:r>
      <w:r w:rsidR="003D58D4">
        <w:rPr>
          <w:rFonts w:ascii="Truetypewriter PolyglOTT" w:hAnsi="Truetypewriter PolyglOTT" w:cs="Truetypewriter PolyglOTT"/>
          <w:sz w:val="28"/>
          <w:szCs w:val="28"/>
        </w:rPr>
        <w:t>Через 4 минуты буду, мы будем, все…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-Я думаю не стоит звать всех</w:t>
      </w:r>
    </w:p>
    <w:p w:rsidR="003D58D4" w:rsidRDefault="00944E3A"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w:t>
      </w:r>
      <w:r w:rsidR="003D58D4">
        <w:rPr>
          <w:rFonts w:ascii="Truetypewriter PolyglOTT" w:hAnsi="Truetypewriter PolyglOTT" w:cs="Truetypewriter PolyglOTT"/>
          <w:sz w:val="28"/>
          <w:szCs w:val="28"/>
        </w:rPr>
        <w:t>и: -Я знаю насколько это для тебя важно, Исаак наконец-то будет с нами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*Спустя некоторое время процесс декрионизации был завершён, Исаак Зофэ сделал первые вдохи, открыл глаза. Первое, что он увидел – доктора, стоящего перед ним. В ту же секунду с криком: «Дев мез!!!» попытался придушить того. Но за пару сантиметров до горла доктора его сбила с ног какая-то облачённая в униформу фигура. Это явно была униформа Пимбазенской элиты, так говорил символ на плече, но Исаак в ту секунду подумал, что элита подчиняется Федерации. Из-за чего попытался применить удар, которому его когда-то научил Тао, что подсмотрел его у Эниси Зофэ. Воин перехватил удар и ответил зеркально, но Исаак аналогично уклонился. Выхватив отцовский кинжал Исаак попытался нанести удар по воину, но тот выхватил копию кинжала Эниси Зофэ, и воспользовавшись недоумением Исаака, повалил того на пол. *</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w:t>
      </w:r>
      <w:r w:rsidR="00F25365">
        <w:rPr>
          <w:rFonts w:ascii="Truetypewriter PolyglOTT" w:hAnsi="Truetypewriter PolyglOTT" w:cs="Truetypewriter PolyglOTT"/>
          <w:sz w:val="28"/>
          <w:szCs w:val="28"/>
        </w:rPr>
        <w:t>бура: -Ш</w:t>
      </w:r>
      <w:r>
        <w:rPr>
          <w:rFonts w:ascii="Truetypewriter PolyglOTT" w:hAnsi="Truetypewriter PolyglOTT" w:cs="Truetypewriter PolyglOTT"/>
          <w:sz w:val="28"/>
          <w:szCs w:val="28"/>
        </w:rPr>
        <w:t>и, мать твою, хватит стоять на месте</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-Кто вы? Я спрашиваю кто вы?</w:t>
      </w:r>
    </w:p>
    <w:p w:rsidR="003D58D4" w:rsidRDefault="00944E3A"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Ши</w:t>
      </w:r>
      <w:r w:rsidR="003D58D4">
        <w:rPr>
          <w:rFonts w:ascii="Truetypewriter PolyglOTT" w:hAnsi="Truetypewriter PolyglOTT" w:cs="Truetypewriter PolyglOTT"/>
          <w:sz w:val="28"/>
          <w:szCs w:val="28"/>
        </w:rPr>
        <w:t>: -Это… Это он, Эниси…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-Эниси</w:t>
      </w:r>
      <w:r w:rsidR="00FF3669">
        <w:rPr>
          <w:rFonts w:ascii="Truetypewriter PolyglOTT" w:hAnsi="Truetypewriter PolyglOTT" w:cs="Truetypewriter PolyglOTT"/>
          <w:sz w:val="28"/>
          <w:szCs w:val="28"/>
        </w:rPr>
        <w:t xml:space="preserve"> Нильс Фи</w:t>
      </w:r>
      <w:r>
        <w:rPr>
          <w:rFonts w:ascii="Truetypewriter PolyglOTT" w:hAnsi="Truetypewriter PolyglOTT" w:cs="Truetypewriter PolyglOTT"/>
          <w:sz w:val="28"/>
          <w:szCs w:val="28"/>
        </w:rPr>
        <w:t>рцино Зофэ, если быть точным. А</w:t>
      </w:r>
      <w:r w:rsidR="003455D6">
        <w:rPr>
          <w:rFonts w:ascii="Truetypewriter PolyglOTT" w:hAnsi="Truetypewriter PolyglOTT" w:cs="Truetypewriter PolyglOTT"/>
          <w:sz w:val="28"/>
          <w:szCs w:val="28"/>
        </w:rPr>
        <w:t xml:space="preserve"> ты</w:t>
      </w:r>
      <w:r>
        <w:rPr>
          <w:rFonts w:ascii="Truetypewriter PolyglOTT" w:hAnsi="Truetypewriter PolyglOTT" w:cs="Truetypewriter PolyglOTT"/>
          <w:sz w:val="28"/>
          <w:szCs w:val="28"/>
        </w:rPr>
        <w:t xml:space="preserve"> стало быть Исаак Эниси Нильс Зофэ?</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-Исаак, хм… меня так могли называ</w:t>
      </w:r>
      <w:r w:rsidR="00CD750E">
        <w:rPr>
          <w:rFonts w:ascii="Truetypewriter PolyglOTT" w:hAnsi="Truetypewriter PolyglOTT" w:cs="Truetypewriter PolyglOTT"/>
          <w:sz w:val="28"/>
          <w:szCs w:val="28"/>
        </w:rPr>
        <w:t>т</w:t>
      </w:r>
      <w:r w:rsidR="00944E3A">
        <w:rPr>
          <w:rFonts w:ascii="Truetypewriter PolyglOTT" w:hAnsi="Truetypewriter PolyglOTT" w:cs="Truetypewriter PolyglOTT"/>
          <w:sz w:val="28"/>
          <w:szCs w:val="28"/>
        </w:rPr>
        <w:t>ь лишь Тао и Ш</w:t>
      </w:r>
      <w:r>
        <w:rPr>
          <w:rFonts w:ascii="Truetypewriter PolyglOTT" w:hAnsi="Truetypewriter PolyglOTT" w:cs="Truetypewriter PolyglOTT"/>
          <w:sz w:val="28"/>
          <w:szCs w:val="28"/>
        </w:rPr>
        <w:t>и. Моё имя Исааи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отпусти</w:t>
      </w:r>
      <w:r w:rsidR="00CD750E">
        <w:rPr>
          <w:rFonts w:ascii="Truetypewriter PolyglOTT" w:hAnsi="Truetypewriter PolyglOTT" w:cs="Truetypewriter PolyglOTT"/>
          <w:sz w:val="28"/>
          <w:szCs w:val="28"/>
        </w:rPr>
        <w:t>л его и спрятал в ножны кинжал.</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Пимбура: -Я 200 оборотов мечтал встретиться с тобой, хоть услышать. Я очень рад и при этом сожалею, что не смог защитить. Я давно понял, что не достоин управлять Пимбазеном. Я не смог защитить ни себя, ни свою семью, не тебя, Исаак, ни Ниссэ. Я пойму, если ты меня не простишь. Я всё пойму</w:t>
      </w:r>
      <w:r w:rsidR="00944E3A">
        <w:rPr>
          <w:rFonts w:ascii="Truetypewriter PolyglOTT" w:hAnsi="Truetypewriter PolyglOTT" w:cs="Truetypewriter PolyglOTT"/>
          <w:sz w:val="28"/>
          <w:szCs w:val="28"/>
        </w:rPr>
        <w:t>…</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*Пока </w:t>
      </w:r>
      <w:r w:rsidR="00944E3A">
        <w:rPr>
          <w:rFonts w:ascii="Truetypewriter PolyglOTT" w:hAnsi="Truetypewriter PolyglOTT" w:cs="Truetypewriter PolyglOTT"/>
          <w:sz w:val="28"/>
          <w:szCs w:val="28"/>
        </w:rPr>
        <w:t>Ш</w:t>
      </w:r>
      <w:r>
        <w:rPr>
          <w:rFonts w:ascii="Truetypewriter PolyglOTT" w:hAnsi="Truetypewriter PolyglOTT" w:cs="Truetypewriter PolyglOTT"/>
          <w:sz w:val="28"/>
          <w:szCs w:val="28"/>
        </w:rPr>
        <w:t xml:space="preserve">и собирался </w:t>
      </w:r>
      <w:r w:rsidR="00944E3A">
        <w:rPr>
          <w:rFonts w:ascii="Truetypewriter PolyglOTT" w:hAnsi="Truetypewriter PolyglOTT" w:cs="Truetypewriter PolyglOTT"/>
          <w:sz w:val="28"/>
          <w:szCs w:val="28"/>
        </w:rPr>
        <w:t>с мыслями Исаак кинулся в ж</w:t>
      </w:r>
      <w:r>
        <w:rPr>
          <w:rFonts w:ascii="Truetypewriter PolyglOTT" w:hAnsi="Truetypewriter PolyglOTT" w:cs="Truetypewriter PolyglOTT"/>
          <w:sz w:val="28"/>
          <w:szCs w:val="28"/>
        </w:rPr>
        <w:t>аркие объятия с Эниси*</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-Отец, я не сержусь. Если бы ты не был достоин освободил ли б ты меня? Смог бы ты стоять сейчас предо мною? Где мама?</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обнял Исаака в ответ, и по его щеке в первые за много лет покатилась скупая слеза. Он пытался выговорить что-то, но в конце сказал*</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-Она… Мы не можем её вызволить из ле</w:t>
      </w:r>
      <w:r w:rsidR="003D3988">
        <w:rPr>
          <w:rFonts w:ascii="Truetypewriter PolyglOTT" w:hAnsi="Truetypewriter PolyglOTT" w:cs="Truetypewriter PolyglOTT"/>
          <w:sz w:val="28"/>
          <w:szCs w:val="28"/>
        </w:rPr>
        <w:t xml:space="preserve">дяного плена, мы не можем… Я </w:t>
      </w:r>
      <w:r>
        <w:rPr>
          <w:rFonts w:ascii="Truetypewriter PolyglOTT" w:hAnsi="Truetypewriter PolyglOTT" w:cs="Truetypewriter PolyglOTT"/>
          <w:sz w:val="28"/>
          <w:szCs w:val="28"/>
        </w:rPr>
        <w:t>столько лет не мог отделаться от мысли, что ты не простишь меня, теперь я боюсь, что не простит меня она… Мне нужно тебе обо всём рассказать… У нас много времени, бесконечно много…</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*Отец повёл сына взяв свою трость*</w:t>
      </w:r>
    </w:p>
    <w:p w:rsidR="00D63673" w:rsidRPr="00D63673" w:rsidRDefault="00D63673" w:rsidP="00D63673">
      <w:pPr>
        <w:ind w:firstLine="708"/>
        <w:jc w:val="center"/>
        <w:rPr>
          <w:rFonts w:ascii="Truetypewriter PolyglOTT" w:hAnsi="Truetypewriter PolyglOTT" w:cs="Truetypewriter PolyglOTT"/>
          <w:b/>
          <w:sz w:val="32"/>
          <w:szCs w:val="28"/>
        </w:rPr>
      </w:pPr>
      <w:r w:rsidRPr="00D63673">
        <w:rPr>
          <w:rFonts w:ascii="Truetypewriter PolyglOTT" w:hAnsi="Truetypewriter PolyglOTT" w:cs="Truetypewriter PolyglOTT"/>
          <w:b/>
          <w:sz w:val="32"/>
          <w:szCs w:val="28"/>
        </w:rPr>
        <w:t>Глава 72. «Сон, ставший явью»</w:t>
      </w:r>
    </w:p>
    <w:p w:rsidR="00D63673" w:rsidRPr="00D63673" w:rsidRDefault="00D63673" w:rsidP="00D63673">
      <w:pPr>
        <w:ind w:firstLine="708"/>
        <w:rPr>
          <w:rFonts w:ascii="Truetypewriter PolyglOTT" w:hAnsi="Truetypewriter PolyglOTT" w:cs="Truetypewriter PolyglOTT"/>
          <w:sz w:val="28"/>
          <w:szCs w:val="28"/>
        </w:rPr>
      </w:pPr>
      <w:r>
        <w:rPr>
          <w:rFonts w:ascii="Truetypewriter PolyglOTT" w:hAnsi="Truetypewriter PolyglOTT" w:cs="Truetypewriter PolyglOTT"/>
          <w:sz w:val="28"/>
          <w:szCs w:val="28"/>
        </w:rPr>
        <w:t>*</w:t>
      </w:r>
      <w:r w:rsidRPr="00D63673">
        <w:rPr>
          <w:rFonts w:ascii="Truetypewriter PolyglOTT" w:hAnsi="Truetypewriter PolyglOTT" w:cs="Truetypewriter PolyglOTT"/>
          <w:sz w:val="28"/>
          <w:szCs w:val="28"/>
        </w:rPr>
        <w:t xml:space="preserve">Наши мысли – наши главные враги. Вы можете возражать мне сколько угодно, но от фактов не убежишь. С другой стороны, вы можете не поверить мне или назвать меня идиотом, и я вас пойму. Но учтите, что мир не делится на белое и чёрное, никогда не бывает чего-то хорошего без чего-то плохого. Но и чего-то плохого без чего-то хорошего. Моё имя Исаак, Исаак Зофэ... </w:t>
      </w:r>
      <w:r>
        <w:rPr>
          <w:rFonts w:ascii="Truetypewriter PolyglOTT" w:hAnsi="Truetypewriter PolyglOTT" w:cs="Truetypewriter PolyglOTT"/>
          <w:sz w:val="28"/>
          <w:szCs w:val="28"/>
        </w:rPr>
        <w:t>*</w:t>
      </w:r>
    </w:p>
    <w:p w:rsidR="00D63673" w:rsidRPr="00D63673" w:rsidRDefault="00D63673" w:rsidP="00D63673">
      <w:pPr>
        <w:rPr>
          <w:rFonts w:ascii="Truetypewriter PolyglOTT" w:hAnsi="Truetypewriter PolyglOTT" w:cs="Truetypewriter PolyglOTT"/>
          <w:sz w:val="28"/>
          <w:szCs w:val="28"/>
        </w:rPr>
      </w:pPr>
      <w:r w:rsidRPr="00D63673">
        <w:rPr>
          <w:rFonts w:ascii="Truetypewriter PolyglOTT" w:hAnsi="Truetypewriter PolyglOTT" w:cs="Truetypewriter PolyglOTT"/>
          <w:sz w:val="28"/>
          <w:szCs w:val="28"/>
        </w:rPr>
        <w:t>Эниси: -Я проделал такой путь и наконец-то получил хоть что-то</w:t>
      </w:r>
    </w:p>
    <w:p w:rsidR="00D63673" w:rsidRPr="00D63673" w:rsidRDefault="00D63673" w:rsidP="00D63673">
      <w:pPr>
        <w:rPr>
          <w:rFonts w:ascii="Truetypewriter PolyglOTT" w:hAnsi="Truetypewriter PolyglOTT" w:cs="Truetypewriter PolyglOTT"/>
          <w:sz w:val="28"/>
          <w:szCs w:val="28"/>
        </w:rPr>
      </w:pPr>
      <w:r w:rsidRPr="00D63673">
        <w:rPr>
          <w:rFonts w:ascii="Truetypewriter PolyglOTT" w:hAnsi="Truetypewriter PolyglOTT" w:cs="Truetypewriter PolyglOTT"/>
          <w:sz w:val="28"/>
          <w:szCs w:val="28"/>
        </w:rPr>
        <w:t>Исаак: - Пап, ты всё ещё думаешь, что я сержусь. Не терзай себя этим, я понимаю, что тогда происходило. У тебя не было другого пути</w:t>
      </w:r>
    </w:p>
    <w:p w:rsidR="00D63673" w:rsidRPr="00D63673" w:rsidRDefault="00D63673" w:rsidP="00D63673">
      <w:pPr>
        <w:rPr>
          <w:rFonts w:ascii="Truetypewriter PolyglOTT" w:hAnsi="Truetypewriter PolyglOTT" w:cs="Truetypewriter PolyglOTT"/>
          <w:sz w:val="28"/>
          <w:szCs w:val="28"/>
        </w:rPr>
      </w:pPr>
      <w:r w:rsidRPr="00D63673">
        <w:rPr>
          <w:rFonts w:ascii="Truetypewriter PolyglOTT" w:hAnsi="Truetypewriter PolyglOTT" w:cs="Truetypewriter PolyglOTT"/>
          <w:sz w:val="28"/>
          <w:szCs w:val="28"/>
        </w:rPr>
        <w:t>Эниси: -Возможно, но я размяк. Размяк и устал, я больше не могу руководить Пимбазеном</w:t>
      </w:r>
    </w:p>
    <w:p w:rsidR="00D63673" w:rsidRPr="00D63673" w:rsidRDefault="00D63673" w:rsidP="00D63673">
      <w:pPr>
        <w:rPr>
          <w:rFonts w:ascii="Truetypewriter PolyglOTT" w:hAnsi="Truetypewriter PolyglOTT" w:cs="Truetypewriter PolyglOTT"/>
          <w:sz w:val="28"/>
          <w:szCs w:val="28"/>
        </w:rPr>
      </w:pPr>
      <w:r w:rsidRPr="00D63673">
        <w:rPr>
          <w:rFonts w:ascii="Truetypewriter PolyglOTT" w:hAnsi="Truetypewriter PolyglOTT" w:cs="Truetypewriter PolyglOTT"/>
          <w:sz w:val="28"/>
          <w:szCs w:val="28"/>
        </w:rPr>
        <w:t>Исаак: -Да брось, ты занимаешься этим всю жизнь, по рассказам дяди Тао, это была твоя мечта</w:t>
      </w:r>
    </w:p>
    <w:p w:rsidR="00D63673" w:rsidRPr="00D63673" w:rsidRDefault="00D63673" w:rsidP="00D63673">
      <w:pPr>
        <w:rPr>
          <w:rFonts w:ascii="Truetypewriter PolyglOTT" w:hAnsi="Truetypewriter PolyglOTT" w:cs="Truetypewriter PolyglOTT"/>
          <w:sz w:val="28"/>
          <w:szCs w:val="28"/>
        </w:rPr>
      </w:pPr>
      <w:r w:rsidRPr="00D63673">
        <w:rPr>
          <w:rFonts w:ascii="Truetypewriter PolyglOTT" w:hAnsi="Truetypewriter PolyglOTT" w:cs="Truetypewriter PolyglOTT"/>
          <w:sz w:val="28"/>
          <w:szCs w:val="28"/>
        </w:rPr>
        <w:t xml:space="preserve">Эниси: -И опять… Исаак, ты многого не знаешь. Я давно перестал считать себя достойным. Я привёл народ к тому, что нужно было народу, но какой ценой? </w:t>
      </w:r>
      <w:r w:rsidRPr="00D63673">
        <w:rPr>
          <w:rFonts w:ascii="Truetypewriter PolyglOTT" w:hAnsi="Truetypewriter PolyglOTT" w:cs="Truetypewriter PolyglOTT"/>
          <w:sz w:val="28"/>
          <w:szCs w:val="28"/>
        </w:rPr>
        <w:lastRenderedPageBreak/>
        <w:t>Погибли миллиарды невинных Пимбазенцев и триллионы врагов Пимбазена. А итог? Я за всё это время понял, что главное - не звание, не богатство и даже не власть. Главное - это жизнь твоя или врага не имеет смысла. Жизнь – уникальная единица, и мы не в праве забирать её у других, даже если другие хотят отнять нашу. Исаак, я уезжаю на Сильву, заезжай ко мне, Пимбазен твой…</w:t>
      </w:r>
    </w:p>
    <w:p w:rsidR="00D63673" w:rsidRPr="00D63673" w:rsidRDefault="00D63673" w:rsidP="00D63673">
      <w:pPr>
        <w:rPr>
          <w:rFonts w:ascii="Truetypewriter PolyglOTT" w:hAnsi="Truetypewriter PolyglOTT" w:cs="Truetypewriter PolyglOTT"/>
          <w:sz w:val="28"/>
          <w:szCs w:val="28"/>
        </w:rPr>
      </w:pPr>
      <w:r w:rsidRPr="00D63673">
        <w:rPr>
          <w:rFonts w:ascii="Truetypewriter PolyglOTT" w:hAnsi="Truetypewriter PolyglOTT" w:cs="Truetypewriter PolyglOTT"/>
          <w:sz w:val="28"/>
          <w:szCs w:val="28"/>
        </w:rPr>
        <w:t>Исаак: -А ты?</w:t>
      </w:r>
    </w:p>
    <w:p w:rsidR="00D63673" w:rsidRDefault="00D63673" w:rsidP="00D63673">
      <w:pPr>
        <w:rPr>
          <w:rFonts w:ascii="Truetypewriter PolyglOTT" w:hAnsi="Truetypewriter PolyglOTT" w:cs="Truetypewriter PolyglOTT"/>
          <w:sz w:val="28"/>
          <w:szCs w:val="28"/>
        </w:rPr>
      </w:pPr>
      <w:r w:rsidRPr="00D63673">
        <w:rPr>
          <w:rFonts w:ascii="Truetypewriter PolyglOTT" w:hAnsi="Truetypewriter PolyglOTT" w:cs="Truetypewriter PolyglOTT"/>
          <w:sz w:val="28"/>
          <w:szCs w:val="28"/>
        </w:rPr>
        <w:t>Эниси: -А я не вернусь до тех пор, пока не верну к жизни Ниссэ.</w:t>
      </w:r>
      <w:r>
        <w:rPr>
          <w:rFonts w:ascii="Truetypewriter PolyglOTT" w:hAnsi="Truetypewriter PolyglOTT" w:cs="Truetypewriter PolyglOTT"/>
          <w:sz w:val="28"/>
          <w:szCs w:val="28"/>
        </w:rPr>
        <w:t xml:space="preserve"> И, будто, всё идёт так, как должно</w:t>
      </w:r>
      <w:r w:rsidR="009813CC">
        <w:rPr>
          <w:rFonts w:ascii="Truetypewriter PolyglOTT" w:hAnsi="Truetypewriter PolyglOTT" w:cs="Truetypewriter PolyglOTT"/>
          <w:sz w:val="28"/>
          <w:szCs w:val="28"/>
        </w:rPr>
        <w:t>.</w:t>
      </w:r>
    </w:p>
    <w:p w:rsidR="009813CC" w:rsidRPr="00D63673" w:rsidRDefault="009813CC" w:rsidP="00D63673">
      <w:pPr>
        <w:rPr>
          <w:rFonts w:ascii="Truetypewriter PolyglOTT" w:hAnsi="Truetypewriter PolyglOTT" w:cs="Truetypewriter PolyglOTT"/>
          <w:sz w:val="28"/>
          <w:szCs w:val="28"/>
        </w:rPr>
      </w:pPr>
    </w:p>
    <w:p w:rsidR="00D63673" w:rsidRDefault="00D63673" w:rsidP="00D63673">
      <w:pPr>
        <w:rPr>
          <w:rFonts w:ascii="Truetypewriter PolyglOTT" w:hAnsi="Truetypewriter PolyglOTT" w:cs="Truetypewriter PolyglOTT"/>
          <w:sz w:val="28"/>
          <w:szCs w:val="28"/>
        </w:rPr>
      </w:pPr>
      <w:r w:rsidRPr="00D63673">
        <w:rPr>
          <w:rFonts w:ascii="Truetypewriter PolyglOTT" w:hAnsi="Truetypewriter PolyglOTT" w:cs="Truetypewriter PolyglOTT"/>
          <w:sz w:val="28"/>
          <w:szCs w:val="28"/>
        </w:rPr>
        <w:tab/>
      </w:r>
    </w:p>
    <w:p w:rsidR="00D63673" w:rsidRDefault="00D63673" w:rsidP="00D63673">
      <w:pPr>
        <w:rPr>
          <w:rFonts w:ascii="Truetypewriter PolyglOTT" w:hAnsi="Truetypewriter PolyglOTT" w:cs="Truetypewriter PolyglOTT"/>
          <w:sz w:val="28"/>
          <w:szCs w:val="28"/>
        </w:rPr>
      </w:pPr>
    </w:p>
    <w:p w:rsidR="00D63673" w:rsidRDefault="00D63673" w:rsidP="00D63673">
      <w:pPr>
        <w:rPr>
          <w:rFonts w:ascii="Truetypewriter PolyglOTT" w:hAnsi="Truetypewriter PolyglOTT" w:cs="Truetypewriter PolyglOTT"/>
          <w:sz w:val="28"/>
          <w:szCs w:val="28"/>
        </w:rPr>
      </w:pPr>
    </w:p>
    <w:p w:rsidR="00D63673" w:rsidRDefault="00D63673" w:rsidP="00D63673">
      <w:pPr>
        <w:rPr>
          <w:rFonts w:ascii="Truetypewriter PolyglOTT" w:hAnsi="Truetypewriter PolyglOTT" w:cs="Truetypewriter PolyglOTT"/>
          <w:sz w:val="28"/>
          <w:szCs w:val="28"/>
        </w:rPr>
      </w:pPr>
    </w:p>
    <w:p w:rsidR="00D63673" w:rsidRDefault="00D63673" w:rsidP="00D63673">
      <w:pPr>
        <w:rPr>
          <w:rFonts w:ascii="Truetypewriter PolyglOTT" w:hAnsi="Truetypewriter PolyglOTT" w:cs="Truetypewriter PolyglOTT"/>
          <w:sz w:val="28"/>
          <w:szCs w:val="28"/>
        </w:rPr>
      </w:pPr>
    </w:p>
    <w:p w:rsidR="00D63673" w:rsidRDefault="00D63673" w:rsidP="00D63673">
      <w:pPr>
        <w:rPr>
          <w:rFonts w:ascii="Truetypewriter PolyglOTT" w:hAnsi="Truetypewriter PolyglOTT" w:cs="Truetypewriter PolyglOTT"/>
          <w:sz w:val="28"/>
          <w:szCs w:val="28"/>
        </w:rPr>
      </w:pPr>
    </w:p>
    <w:p w:rsidR="00D63673" w:rsidRPr="00D63673" w:rsidRDefault="00D63673" w:rsidP="00D63673">
      <w:pPr>
        <w:rPr>
          <w:rFonts w:ascii="Truetypewriter PolyglOTT" w:hAnsi="Truetypewriter PolyglOTT" w:cs="Truetypewriter PolyglOTT"/>
          <w:sz w:val="28"/>
          <w:szCs w:val="28"/>
        </w:rPr>
      </w:pPr>
    </w:p>
    <w:p w:rsidR="00D63673" w:rsidRDefault="00D63673" w:rsidP="003D58D4">
      <w:pPr>
        <w:shd w:val="clear" w:color="auto" w:fill="FFFFFF" w:themeFill="background1"/>
        <w:spacing w:before="240" w:line="240" w:lineRule="auto"/>
        <w:jc w:val="both"/>
        <w:rPr>
          <w:rFonts w:ascii="Truetypewriter PolyglOTT" w:hAnsi="Truetypewriter PolyglOTT" w:cs="Truetypewriter PolyglOTT"/>
          <w:sz w:val="28"/>
          <w:szCs w:val="28"/>
        </w:rPr>
      </w:pPr>
    </w:p>
    <w:p w:rsidR="00C757AA" w:rsidRDefault="00C757AA" w:rsidP="003D58D4">
      <w:pPr>
        <w:shd w:val="clear" w:color="auto" w:fill="FFFFFF" w:themeFill="background1"/>
        <w:spacing w:before="240" w:line="240" w:lineRule="auto"/>
        <w:jc w:val="both"/>
        <w:rPr>
          <w:rFonts w:ascii="Truetypewriter PolyglOTT" w:hAnsi="Truetypewriter PolyglOTT" w:cs="Truetypewriter PolyglOTT"/>
          <w:sz w:val="28"/>
          <w:szCs w:val="28"/>
        </w:rPr>
      </w:pPr>
    </w:p>
    <w:p w:rsidR="00C757AA" w:rsidRDefault="00C757AA" w:rsidP="003D58D4">
      <w:pPr>
        <w:shd w:val="clear" w:color="auto" w:fill="FFFFFF" w:themeFill="background1"/>
        <w:spacing w:before="240" w:line="240" w:lineRule="auto"/>
        <w:jc w:val="both"/>
        <w:rPr>
          <w:rFonts w:ascii="Truetypewriter PolyglOTT" w:hAnsi="Truetypewriter PolyglOTT" w:cs="Truetypewriter PolyglOTT"/>
          <w:sz w:val="28"/>
          <w:szCs w:val="28"/>
        </w:rPr>
      </w:pPr>
    </w:p>
    <w:p w:rsidR="00C757AA" w:rsidRDefault="00C757AA" w:rsidP="003D58D4">
      <w:pPr>
        <w:shd w:val="clear" w:color="auto" w:fill="FFFFFF" w:themeFill="background1"/>
        <w:spacing w:before="240" w:line="240" w:lineRule="auto"/>
        <w:jc w:val="both"/>
        <w:rPr>
          <w:rFonts w:ascii="Truetypewriter PolyglOTT" w:hAnsi="Truetypewriter PolyglOTT" w:cs="Truetypewriter PolyglOTT"/>
          <w:sz w:val="28"/>
          <w:szCs w:val="28"/>
        </w:rPr>
      </w:pPr>
    </w:p>
    <w:p w:rsidR="00BE2964" w:rsidRDefault="00BE2964" w:rsidP="003D58D4">
      <w:pPr>
        <w:shd w:val="clear" w:color="auto" w:fill="FFFFFF" w:themeFill="background1"/>
        <w:spacing w:before="240" w:line="240" w:lineRule="auto"/>
        <w:jc w:val="both"/>
        <w:rPr>
          <w:rFonts w:ascii="Truetypewriter PolyglOTT" w:hAnsi="Truetypewriter PolyglOTT" w:cs="Truetypewriter PolyglOTT"/>
          <w:sz w:val="28"/>
          <w:szCs w:val="28"/>
        </w:rPr>
      </w:pPr>
    </w:p>
    <w:p w:rsidR="00DE38FD" w:rsidRDefault="00DE38FD" w:rsidP="003D58D4">
      <w:pPr>
        <w:shd w:val="clear" w:color="auto" w:fill="FFFFFF" w:themeFill="background1"/>
        <w:spacing w:before="240" w:line="240" w:lineRule="auto"/>
        <w:jc w:val="both"/>
        <w:rPr>
          <w:rFonts w:ascii="Truetypewriter PolyglOTT" w:hAnsi="Truetypewriter PolyglOTT" w:cs="Truetypewriter PolyglOTT"/>
          <w:sz w:val="28"/>
          <w:szCs w:val="28"/>
        </w:rPr>
      </w:pPr>
    </w:p>
    <w:p w:rsidR="00ED008F" w:rsidRPr="00C757AA" w:rsidRDefault="00C757AA" w:rsidP="00C757AA">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Ден Жун</w:t>
      </w:r>
      <w:r w:rsidR="001958BF">
        <w:rPr>
          <w:rFonts w:ascii="Truetypewriter PolyglOTT" w:hAnsi="Truetypewriter PolyglOTT" w:cs="Truetypewriter PolyglOTT"/>
          <w:b/>
          <w:sz w:val="36"/>
          <w:szCs w:val="28"/>
        </w:rPr>
        <w:t>, Пимбура! Дев моз, Майтираа Ритиртсой! Дев мез, Пимбазен!</w:t>
      </w:r>
      <w:r>
        <w:rPr>
          <w:rFonts w:ascii="Truetypewriter PolyglOTT" w:hAnsi="Truetypewriter PolyglOTT" w:cs="Truetypewriter PolyglOTT"/>
          <w:b/>
          <w:sz w:val="36"/>
          <w:szCs w:val="28"/>
        </w:rPr>
        <w:t xml:space="preserve"> 3-ий акт.</w:t>
      </w:r>
      <w:r>
        <w:rPr>
          <w:rFonts w:ascii="Truetypewriter PolyglOTT" w:hAnsi="Truetypewriter PolyglOTT" w:cs="Truetypewriter PolyglOTT"/>
          <w:sz w:val="28"/>
          <w:szCs w:val="28"/>
        </w:rPr>
        <w:t xml:space="preserve"> </w:t>
      </w:r>
      <w:r w:rsidR="00ED008F" w:rsidRPr="00223F19">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1</w:t>
      </w:r>
      <w:r w:rsidR="00AB21C9">
        <w:rPr>
          <w:rFonts w:ascii="Truetypewriter PolyglOTT" w:hAnsi="Truetypewriter PolyglOTT" w:cs="Truetypewriter PolyglOTT"/>
          <w:b/>
          <w:sz w:val="36"/>
          <w:szCs w:val="28"/>
        </w:rPr>
        <w:t>. Серебряная птица в золотой короне</w:t>
      </w:r>
      <w:r w:rsidR="00ED008F">
        <w:rPr>
          <w:rFonts w:ascii="Truetypewriter PolyglOTT" w:hAnsi="Truetypewriter PolyglOTT" w:cs="Truetypewriter PolyglOTT"/>
          <w:b/>
          <w:sz w:val="36"/>
          <w:szCs w:val="28"/>
        </w:rPr>
        <w:t>…</w:t>
      </w:r>
    </w:p>
    <w:p w:rsidR="00AB21C9" w:rsidRDefault="00F25365"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11:25 08.05.2018 </w:t>
      </w:r>
      <w:r w:rsidR="00AB21C9">
        <w:rPr>
          <w:rFonts w:ascii="Truetypewriter PolyglOTT" w:hAnsi="Truetypewriter PolyglOTT" w:cs="Truetypewriter PolyglOTT"/>
          <w:sz w:val="28"/>
          <w:szCs w:val="28"/>
        </w:rPr>
        <w:t xml:space="preserve">*Корабли победителей вернулись с Бетельгейзе. Ли и Со также уже пришли в себя. Эниси отдал распоряжение подготовить коронацию Исаака, причём чем скорее, тем лучше. </w:t>
      </w:r>
    </w:p>
    <w:p w:rsidR="00ED008F" w:rsidRDefault="00AB21C9" w:rsidP="00AB21C9">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Через два часа площадь правительства, перед тремя башнями была установлена сцена. Огромное количество пимбазенцев собрались вокруг. И вот </w:t>
      </w:r>
      <w:r>
        <w:rPr>
          <w:rFonts w:ascii="Truetypewriter PolyglOTT" w:hAnsi="Truetypewriter PolyglOTT" w:cs="Truetypewriter PolyglOTT"/>
          <w:sz w:val="28"/>
          <w:szCs w:val="28"/>
        </w:rPr>
        <w:lastRenderedPageBreak/>
        <w:t>заиграл оркестр и на площадь маршем стали выходить солдаты элиты. За кулисами же в это время стояли Эниси и Исаак. *</w:t>
      </w:r>
    </w:p>
    <w:p w:rsidR="00AB21C9" w:rsidRDefault="00AB21C9" w:rsidP="00AB21C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-Мантии не было, но королевская броня тебе идёт, Исаак</w:t>
      </w:r>
    </w:p>
    <w:p w:rsidR="00AB21C9" w:rsidRDefault="00AB21C9" w:rsidP="00AB21C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-Отец… А мог бы ты?</w:t>
      </w:r>
    </w:p>
    <w:p w:rsidR="00AB21C9" w:rsidRDefault="00AB21C9" w:rsidP="00AB21C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-Мог бы что?</w:t>
      </w:r>
    </w:p>
    <w:p w:rsidR="00AB21C9" w:rsidRDefault="00AB21C9" w:rsidP="00AB21C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-Не называть меня моим именем на публику. Я не говорю, что оно плохое, но Исаак… Не звучит по-пимбазенски… Прошу, назови меня Исааи…</w:t>
      </w:r>
    </w:p>
    <w:p w:rsidR="00AB21C9" w:rsidRDefault="00AB21C9" w:rsidP="00AB21C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-Как пожелаешь…</w:t>
      </w:r>
    </w:p>
    <w:p w:rsidR="00AB21C9" w:rsidRDefault="00AB21C9" w:rsidP="00AB21C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*За кулисы с тростью зашёл Ли…*</w:t>
      </w:r>
    </w:p>
    <w:p w:rsidR="00E52427" w:rsidRDefault="00E52427" w:rsidP="00AB21C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-Теперь мы похожи, брат</w:t>
      </w:r>
    </w:p>
    <w:p w:rsidR="00AB21C9" w:rsidRDefault="00E52427" w:rsidP="00AB21C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-Ли, как я рад тебя видеть…</w:t>
      </w:r>
    </w:p>
    <w:p w:rsidR="00E52427" w:rsidRDefault="00E52427" w:rsidP="00AB21C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бросился в объятия*</w:t>
      </w:r>
    </w:p>
    <w:p w:rsidR="00E52427" w:rsidRDefault="00E52427" w:rsidP="00AB21C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-Ли, что же с тобой случилось… </w:t>
      </w:r>
    </w:p>
    <w:p w:rsidR="00E52427" w:rsidRDefault="00E52427" w:rsidP="00AB21C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-Я тоже рад вас видеть. Но вам пора</w:t>
      </w:r>
    </w:p>
    <w:p w:rsidR="00E52427" w:rsidRDefault="00E52427" w:rsidP="00AB21C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 сцену вышли два пох</w:t>
      </w:r>
      <w:r w:rsidR="00944E3A">
        <w:rPr>
          <w:rFonts w:ascii="Truetypewriter PolyglOTT" w:hAnsi="Truetypewriter PolyglOTT" w:cs="Truetypewriter PolyglOTT"/>
          <w:sz w:val="28"/>
          <w:szCs w:val="28"/>
        </w:rPr>
        <w:t>ожих Пимбазенца. Волосы Эниси</w:t>
      </w:r>
      <w:r>
        <w:rPr>
          <w:rFonts w:ascii="Truetypewriter PolyglOTT" w:hAnsi="Truetypewriter PolyglOTT" w:cs="Truetypewriter PolyglOTT"/>
          <w:sz w:val="28"/>
          <w:szCs w:val="28"/>
        </w:rPr>
        <w:t xml:space="preserve"> были зачёсаны назад</w:t>
      </w:r>
      <w:r w:rsidR="00944E3A">
        <w:rPr>
          <w:rFonts w:ascii="Truetypewriter PolyglOTT" w:hAnsi="Truetypewriter PolyglOTT" w:cs="Truetypewriter PolyglOTT"/>
          <w:sz w:val="28"/>
          <w:szCs w:val="28"/>
        </w:rPr>
        <w:t>, а Исаака свисали побокам</w:t>
      </w:r>
      <w:r>
        <w:rPr>
          <w:rFonts w:ascii="Truetypewriter PolyglOTT" w:hAnsi="Truetypewriter PolyglOTT" w:cs="Truetypewriter PolyglOTT"/>
          <w:sz w:val="28"/>
          <w:szCs w:val="28"/>
        </w:rPr>
        <w:t>, на обоих была похожая форма. Из далека Эниси выдавала лишь трость, в близи же, голубые глаза и черты Ниссэ в лице Исаака. Ли вышел следом</w:t>
      </w:r>
      <w:r w:rsidR="00944E3A">
        <w:rPr>
          <w:rFonts w:ascii="Truetypewriter PolyglOTT" w:hAnsi="Truetypewriter PolyglOTT" w:cs="Truetypewriter PolyglOTT"/>
          <w:sz w:val="28"/>
          <w:szCs w:val="28"/>
        </w:rPr>
        <w:t>. В</w:t>
      </w:r>
      <w:r>
        <w:rPr>
          <w:rFonts w:ascii="Truetypewriter PolyglOTT" w:hAnsi="Truetypewriter PolyglOTT" w:cs="Truetypewriter PolyglOTT"/>
          <w:sz w:val="28"/>
          <w:szCs w:val="28"/>
        </w:rPr>
        <w:t xml:space="preserve"> руках он держал тот самый свёрток, который был найден в развалинах тюрьмы на Сильве.*</w:t>
      </w:r>
    </w:p>
    <w:p w:rsidR="006F3672" w:rsidRDefault="006F3672" w:rsidP="00AB21C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-Народ Пимбазена, долгие годы я, Эниси Нильс Фирцино Зофэ вёл вас… Но я никогда не был полноправным королём… Теперь же пришло время вернуть власть истинной династии Зофэ. Для меня это отдельный праздник, ведь наконец, спустя столько лет я встретил своего сына. И так, я представляю вам нового короля Пимбазена: Исааи Эниси Нильса Зофэ. </w:t>
      </w:r>
      <w:r w:rsidR="001D419E">
        <w:rPr>
          <w:rFonts w:ascii="Truetypewriter PolyglOTT" w:hAnsi="Truetypewriter PolyglOTT" w:cs="Truetypewriter PolyglOTT"/>
          <w:sz w:val="28"/>
          <w:szCs w:val="28"/>
        </w:rPr>
        <w:t xml:space="preserve">Генерал </w:t>
      </w:r>
      <w:r>
        <w:rPr>
          <w:rFonts w:ascii="Truetypewriter PolyglOTT" w:hAnsi="Truetypewriter PolyglOTT" w:cs="Truetypewriter PolyglOTT"/>
          <w:sz w:val="28"/>
          <w:szCs w:val="28"/>
        </w:rPr>
        <w:t>Ли</w:t>
      </w:r>
      <w:r w:rsidR="001D419E">
        <w:rPr>
          <w:rFonts w:ascii="Truetypewriter PolyglOTT" w:hAnsi="Truetypewriter PolyglOTT" w:cs="Truetypewriter PolyglOTT"/>
          <w:sz w:val="28"/>
          <w:szCs w:val="28"/>
        </w:rPr>
        <w:t>, ваш</w:t>
      </w:r>
      <w:r>
        <w:rPr>
          <w:rFonts w:ascii="Truetypewriter PolyglOTT" w:hAnsi="Truetypewriter PolyglOTT" w:cs="Truetypewriter PolyglOTT"/>
          <w:sz w:val="28"/>
          <w:szCs w:val="28"/>
        </w:rPr>
        <w:t xml:space="preserve"> выход.</w:t>
      </w:r>
    </w:p>
    <w:p w:rsidR="006F3672" w:rsidRDefault="006F3672" w:rsidP="00AB21C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поднёс</w:t>
      </w:r>
      <w:r w:rsidR="001D419E">
        <w:rPr>
          <w:rFonts w:ascii="Truetypewriter PolyglOTT" w:hAnsi="Truetypewriter PolyglOTT" w:cs="Truetypewriter PolyglOTT"/>
          <w:sz w:val="28"/>
          <w:szCs w:val="28"/>
        </w:rPr>
        <w:t xml:space="preserve"> корону. Эниси взял её и надел на голову Исаака. Бойцы элиты приклонили колено и прижали к груди ножи. Их нитронтин-графеновая </w:t>
      </w:r>
      <w:r w:rsidR="00777E59">
        <w:rPr>
          <w:rFonts w:ascii="Truetypewriter PolyglOTT" w:hAnsi="Truetypewriter PolyglOTT" w:cs="Truetypewriter PolyglOTT"/>
          <w:sz w:val="28"/>
          <w:szCs w:val="28"/>
        </w:rPr>
        <w:t>броня отливала прекрасным зелёны</w:t>
      </w:r>
      <w:r w:rsidR="001D419E">
        <w:rPr>
          <w:rFonts w:ascii="Truetypewriter PolyglOTT" w:hAnsi="Truetypewriter PolyglOTT" w:cs="Truetypewriter PolyglOTT"/>
          <w:sz w:val="28"/>
          <w:szCs w:val="28"/>
        </w:rPr>
        <w:t>м оттенком на солнце, но несмотря на свою прозрачность, была символом надёжной защиты</w:t>
      </w:r>
      <w:r w:rsidR="0001225E">
        <w:rPr>
          <w:rFonts w:ascii="Truetypewriter PolyglOTT" w:hAnsi="Truetypewriter PolyglOTT" w:cs="Truetypewriter PolyglOTT"/>
          <w:sz w:val="28"/>
          <w:szCs w:val="28"/>
        </w:rPr>
        <w:t xml:space="preserve">. Толпа ликовала, Эниси также был рад. Исаак взял копьё и подошёл к микрофону встав в достаточно воинственную позу. </w:t>
      </w:r>
      <w:r>
        <w:rPr>
          <w:rFonts w:ascii="Truetypewriter PolyglOTT" w:hAnsi="Truetypewriter PolyglOTT" w:cs="Truetypewriter PolyglOTT"/>
          <w:sz w:val="28"/>
          <w:szCs w:val="28"/>
        </w:rPr>
        <w:t>*</w:t>
      </w:r>
    </w:p>
    <w:p w:rsidR="0001225E" w:rsidRPr="00EF4B3C" w:rsidRDefault="0001225E" w:rsidP="00AB21C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-Моё имя Исааи Зофэ. Я знаю, что меня не было тогда, когда ты, свободный народ Пимбазена, восстал. И я хочу сказать спасибо моему отцу, боровшемуся за свободу Пимбазена, за нашу независимость, за моё возвращение.</w:t>
      </w:r>
      <w:r w:rsidR="00DA7E86">
        <w:rPr>
          <w:rFonts w:ascii="Truetypewriter PolyglOTT" w:hAnsi="Truetypewriter PolyglOTT" w:cs="Truetypewriter PolyglOTT"/>
          <w:sz w:val="28"/>
          <w:szCs w:val="28"/>
        </w:rPr>
        <w:t xml:space="preserve"> </w:t>
      </w:r>
      <w:r w:rsidR="00DA7E86">
        <w:rPr>
          <w:rFonts w:ascii="Truetypewriter PolyglOTT" w:hAnsi="Truetypewriter PolyglOTT" w:cs="Truetypewriter PolyglOTT"/>
          <w:sz w:val="28"/>
          <w:szCs w:val="28"/>
        </w:rPr>
        <w:lastRenderedPageBreak/>
        <w:t xml:space="preserve">Генералам Ли, Кришлау, Тао, Косдацу, адмиралам </w:t>
      </w:r>
      <w:r w:rsidR="00EF4B3C">
        <w:rPr>
          <w:rFonts w:ascii="Truetypewriter PolyglOTT" w:hAnsi="Truetypewriter PolyglOTT" w:cs="Truetypewriter PolyglOTT"/>
          <w:sz w:val="28"/>
          <w:szCs w:val="28"/>
        </w:rPr>
        <w:t>Грасу и Тородэ… И, конечно же, вечному Пимбазену…</w:t>
      </w:r>
    </w:p>
    <w:p w:rsidR="000A76EC" w:rsidRDefault="0001225E" w:rsidP="00AB21C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w:t>
      </w:r>
      <w:r w:rsidR="000A76EC">
        <w:rPr>
          <w:rFonts w:ascii="Truetypewriter PolyglOTT" w:hAnsi="Truetypewriter PolyglOTT" w:cs="Truetypewriter PolyglOTT"/>
          <w:sz w:val="28"/>
          <w:szCs w:val="28"/>
        </w:rPr>
        <w:t>Толпа скандировала</w:t>
      </w:r>
      <w:r w:rsidR="000A76EC" w:rsidRPr="000A76EC">
        <w:rPr>
          <w:rFonts w:ascii="Truetypewriter PolyglOTT" w:hAnsi="Truetypewriter PolyglOTT" w:cs="Truetypewriter PolyglOTT"/>
          <w:sz w:val="28"/>
          <w:szCs w:val="28"/>
        </w:rPr>
        <w:t>:</w:t>
      </w:r>
      <w:r w:rsidR="000A76EC">
        <w:rPr>
          <w:rFonts w:ascii="Truetypewriter PolyglOTT" w:hAnsi="Truetypewriter PolyglOTT" w:cs="Truetypewriter PolyglOTT"/>
          <w:sz w:val="28"/>
          <w:szCs w:val="28"/>
        </w:rPr>
        <w:t xml:space="preserve"> «</w:t>
      </w:r>
      <w:r w:rsidR="000A76EC" w:rsidRPr="000A76EC">
        <w:rPr>
          <w:rFonts w:ascii="Truetypewriter PolyglOTT" w:hAnsi="Truetypewriter PolyglOTT" w:cs="Truetypewriter PolyglOTT"/>
          <w:sz w:val="28"/>
          <w:szCs w:val="28"/>
        </w:rPr>
        <w:t>Ден Жун, Пимбура! Дев моз, Майтираа Ритиртсой! Дев мез, Пимбазен!</w:t>
      </w:r>
      <w:r w:rsidR="000A76EC">
        <w:rPr>
          <w:rFonts w:ascii="Truetypewriter PolyglOTT" w:hAnsi="Truetypewriter PolyglOTT" w:cs="Truetypewriter PolyglOTT"/>
          <w:sz w:val="28"/>
          <w:szCs w:val="28"/>
        </w:rPr>
        <w:t xml:space="preserve">» (За истинного правителя! За победу Нового Ритиртсоя! </w:t>
      </w:r>
      <w:r w:rsidR="00A379D9">
        <w:rPr>
          <w:rFonts w:ascii="Truetypewriter PolyglOTT" w:hAnsi="Truetypewriter PolyglOTT" w:cs="Truetypewriter PolyglOTT"/>
          <w:sz w:val="28"/>
          <w:szCs w:val="28"/>
        </w:rPr>
        <w:t>За свободный Пимбазен!</w:t>
      </w:r>
      <w:r w:rsidR="000A76EC">
        <w:rPr>
          <w:rFonts w:ascii="Truetypewriter PolyglOTT" w:hAnsi="Truetypewriter PolyglOTT" w:cs="Truetypewriter PolyglOTT"/>
          <w:sz w:val="28"/>
          <w:szCs w:val="28"/>
        </w:rPr>
        <w:t>)</w:t>
      </w:r>
    </w:p>
    <w:p w:rsidR="0001225E" w:rsidRDefault="000A76EC" w:rsidP="000A76EC">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sidRPr="000A76EC">
        <w:rPr>
          <w:rFonts w:ascii="Truetypewriter PolyglOTT" w:hAnsi="Truetypewriter PolyglOTT" w:cs="Truetypewriter PolyglOTT"/>
          <w:sz w:val="28"/>
          <w:szCs w:val="28"/>
        </w:rPr>
        <w:t xml:space="preserve"> </w:t>
      </w:r>
      <w:r w:rsidR="0001225E">
        <w:rPr>
          <w:rFonts w:ascii="Truetypewriter PolyglOTT" w:hAnsi="Truetypewriter PolyglOTT" w:cs="Truetypewriter PolyglOTT"/>
          <w:sz w:val="28"/>
          <w:szCs w:val="28"/>
        </w:rPr>
        <w:t>Эниси подошёл к микрофону и дал отмашку в сторону кулис*</w:t>
      </w:r>
    </w:p>
    <w:p w:rsidR="0001225E" w:rsidRDefault="0001225E" w:rsidP="00AB21C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-Но не закончиться на этом всё. Так же мы вернули вторую ветвь семьи З</w:t>
      </w:r>
      <w:r w:rsidR="00043512">
        <w:rPr>
          <w:rFonts w:ascii="Truetypewriter PolyglOTT" w:hAnsi="Truetypewriter PolyglOTT" w:cs="Truetypewriter PolyglOTT"/>
          <w:sz w:val="28"/>
          <w:szCs w:val="28"/>
        </w:rPr>
        <w:t>офэ</w:t>
      </w:r>
    </w:p>
    <w:p w:rsidR="00043512" w:rsidRDefault="0001225E" w:rsidP="00AB21C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*Из-за кулис вышли дядя Эниси: </w:t>
      </w:r>
      <w:r w:rsidR="00043512">
        <w:rPr>
          <w:rFonts w:ascii="Truetypewriter PolyglOTT" w:hAnsi="Truetypewriter PolyglOTT" w:cs="Truetypewriter PolyglOTT"/>
          <w:sz w:val="28"/>
          <w:szCs w:val="28"/>
        </w:rPr>
        <w:t>Фирцино Вист Зофе, его</w:t>
      </w:r>
      <w:r w:rsidR="00EF4B3C">
        <w:rPr>
          <w:rFonts w:ascii="Truetypewriter PolyglOTT" w:hAnsi="Truetypewriter PolyglOTT" w:cs="Truetypewriter PolyglOTT"/>
          <w:sz w:val="28"/>
          <w:szCs w:val="28"/>
        </w:rPr>
        <w:t xml:space="preserve"> жена Фисарэ</w:t>
      </w:r>
      <w:r w:rsidR="00043512">
        <w:rPr>
          <w:rFonts w:ascii="Truetypewriter PolyglOTT" w:hAnsi="Truetypewriter PolyglOTT" w:cs="Truetypewriter PolyglOTT"/>
          <w:sz w:val="28"/>
          <w:szCs w:val="28"/>
        </w:rPr>
        <w:t xml:space="preserve"> </w:t>
      </w:r>
      <w:r w:rsidR="00EF4B3C">
        <w:rPr>
          <w:rFonts w:ascii="Truetypewriter PolyglOTT" w:hAnsi="Truetypewriter PolyglOTT" w:cs="Truetypewriter PolyglOTT"/>
          <w:sz w:val="28"/>
          <w:szCs w:val="28"/>
        </w:rPr>
        <w:t xml:space="preserve"> с </w:t>
      </w:r>
      <w:r w:rsidR="00043512">
        <w:rPr>
          <w:rFonts w:ascii="Truetypewriter PolyglOTT" w:hAnsi="Truetypewriter PolyglOTT" w:cs="Truetypewriter PolyglOTT"/>
          <w:sz w:val="28"/>
          <w:szCs w:val="28"/>
        </w:rPr>
        <w:t>сын</w:t>
      </w:r>
      <w:r w:rsidR="00EF4B3C">
        <w:rPr>
          <w:rFonts w:ascii="Truetypewriter PolyglOTT" w:hAnsi="Truetypewriter PolyglOTT" w:cs="Truetypewriter PolyglOTT"/>
          <w:sz w:val="28"/>
          <w:szCs w:val="28"/>
        </w:rPr>
        <w:t>ом</w:t>
      </w:r>
      <w:r w:rsidR="00043512">
        <w:rPr>
          <w:rFonts w:ascii="Truetypewriter PolyglOTT" w:hAnsi="Truetypewriter PolyglOTT" w:cs="Truetypewriter PolyglOTT"/>
          <w:sz w:val="28"/>
          <w:szCs w:val="28"/>
        </w:rPr>
        <w:t xml:space="preserve"> </w:t>
      </w:r>
      <w:r w:rsidR="009A7DC9">
        <w:rPr>
          <w:rFonts w:ascii="Truetypewriter PolyglOTT" w:hAnsi="Truetypewriter PolyglOTT" w:cs="Truetypewriter PolyglOTT"/>
          <w:sz w:val="28"/>
          <w:szCs w:val="28"/>
        </w:rPr>
        <w:t>Эниси</w:t>
      </w:r>
      <w:r w:rsidR="00043512">
        <w:rPr>
          <w:rFonts w:ascii="Truetypewriter PolyglOTT" w:hAnsi="Truetypewriter PolyglOTT" w:cs="Truetypewriter PolyglOTT"/>
          <w:sz w:val="28"/>
          <w:szCs w:val="28"/>
        </w:rPr>
        <w:t xml:space="preserve">. </w:t>
      </w:r>
    </w:p>
    <w:p w:rsidR="00783CF2" w:rsidRDefault="00043512" w:rsidP="00043512">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Толпа ахнула</w:t>
      </w:r>
      <w:r w:rsidR="00783CF2">
        <w:rPr>
          <w:rFonts w:ascii="Truetypewriter PolyglOTT" w:hAnsi="Truetypewriter PolyglOTT" w:cs="Truetypewriter PolyglOTT"/>
          <w:sz w:val="28"/>
          <w:szCs w:val="28"/>
        </w:rPr>
        <w:t>: королевская династия Зофэ на их глазах восстала из пепла. Не хватало лишь одного: Ниссэ.</w:t>
      </w:r>
    </w:p>
    <w:p w:rsidR="0001225E" w:rsidRDefault="00783CF2" w:rsidP="00043512">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По окончании церемоний между Эниси и Исааком случился разговор. </w:t>
      </w:r>
      <w:r w:rsidR="0001225E">
        <w:rPr>
          <w:rFonts w:ascii="Truetypewriter PolyglOTT" w:hAnsi="Truetypewriter PolyglOTT" w:cs="Truetypewriter PolyglOTT"/>
          <w:sz w:val="28"/>
          <w:szCs w:val="28"/>
        </w:rPr>
        <w:t>*</w:t>
      </w:r>
    </w:p>
    <w:p w:rsidR="00783CF2" w:rsidRDefault="00783CF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-Знаешь, Исаак, я думаю, что мне нужно уйти</w:t>
      </w:r>
    </w:p>
    <w:p w:rsidR="00783CF2" w:rsidRDefault="00783CF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-В каком смысле уйти?</w:t>
      </w:r>
    </w:p>
    <w:p w:rsidR="00783CF2" w:rsidRDefault="00783CF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-Теперь у Пимбазена есть истинный правитель… А я могу уйти на покой и посветить всё время Ниссэ… Я хочу вернуть её, Исаак…</w:t>
      </w:r>
    </w:p>
    <w:p w:rsidR="00783CF2" w:rsidRDefault="00783CF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-Я никогда не видел её, какая она была?</w:t>
      </w:r>
    </w:p>
    <w:p w:rsidR="00783CF2" w:rsidRDefault="00783CF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-Высокая, голубоглазая и черноволосая… Очень во многом похожая на тебя, по характеру. Я верну её, Исаак, но для этого нужно время…</w:t>
      </w:r>
    </w:p>
    <w:p w:rsidR="00783CF2" w:rsidRDefault="00783CF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-Я понимаю…  Но…</w:t>
      </w:r>
    </w:p>
    <w:p w:rsidR="00783CF2" w:rsidRDefault="00783CF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-Ли поможет тебе, наставит на верный путь… А тем временем, мне пора, если понадоблюсь, я буду на Сильве.</w:t>
      </w:r>
    </w:p>
    <w:p w:rsidR="00F25365" w:rsidRDefault="00A379D9" w:rsidP="00A379D9">
      <w:pPr>
        <w:shd w:val="clear" w:color="auto" w:fill="FFFFFF" w:themeFill="background1"/>
        <w:spacing w:before="240" w:line="240" w:lineRule="auto"/>
        <w:jc w:val="center"/>
        <w:rPr>
          <w:rFonts w:ascii="Truetypewriter PolyglOTT" w:hAnsi="Truetypewriter PolyglOTT" w:cs="Truetypewriter PolyglOTT"/>
          <w:sz w:val="28"/>
          <w:szCs w:val="28"/>
        </w:rPr>
      </w:pPr>
      <w:r w:rsidRPr="00223F19">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2. Последнее дело…</w:t>
      </w:r>
    </w:p>
    <w:p w:rsidR="005E4098" w:rsidRDefault="005E4098" w:rsidP="005E4098">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10:37 09.05.2018 *Исаак постепенно обживал Квампессинскую централь. А у Эниси оставалось ровно одно незаконченное дело…</w:t>
      </w:r>
    </w:p>
    <w:p w:rsidR="00F25365" w:rsidRDefault="005E4098" w:rsidP="005E4098">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Ламана в кандалах вели по подземельям Пимбдъасвера. После смерти Бумбастъера военнопленных было крайне много, в том числе и высшие офицеры Федерации. Ши шёл домой после ночного застолья. Конвой, как и полагалось встал и пропустил генерала. И взору Ламана открылось лицо с явно федеральными чертами… И он заговорил на федеральном*</w:t>
      </w:r>
    </w:p>
    <w:p w:rsidR="00F25365" w:rsidRDefault="005E4098"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-Куда меня ведут?</w:t>
      </w:r>
      <w:r w:rsidR="00392E7C">
        <w:rPr>
          <w:rFonts w:ascii="Truetypewriter PolyglOTT" w:hAnsi="Truetypewriter PolyglOTT" w:cs="Truetypewriter PolyglOTT"/>
          <w:sz w:val="28"/>
          <w:szCs w:val="28"/>
        </w:rPr>
        <w:t xml:space="preserve"> Если на смерть, то мне нужно кое-что сказать…</w:t>
      </w:r>
    </w:p>
    <w:p w:rsidR="00392E7C" w:rsidRDefault="00392E7C"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*Один из конвоиров, крикнул ему по-Пимбазенски*</w:t>
      </w:r>
    </w:p>
    <w:p w:rsidR="00392E7C" w:rsidRDefault="00392E7C"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-Молчать</w:t>
      </w:r>
    </w:p>
    <w:p w:rsidR="00392E7C" w:rsidRDefault="00392E7C"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-Вольно, отведите его в камеру для допросов, я думаю, что это моя головная боль…</w:t>
      </w:r>
    </w:p>
    <w:p w:rsidR="00F25365" w:rsidRDefault="00392E7C"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-Принято</w:t>
      </w:r>
    </w:p>
    <w:p w:rsidR="00F25365" w:rsidRDefault="00392E7C"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*Ламана отвели в комнату, куда через пятнадцать минут зашёл Ши*</w:t>
      </w:r>
    </w:p>
    <w:p w:rsidR="00F25365" w:rsidRDefault="00392E7C"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Ши*используя пимбазенский язык*: -И что ты хотел мне сказать?</w:t>
      </w:r>
    </w:p>
    <w:p w:rsidR="00392E7C" w:rsidRDefault="00392E7C"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-Вы должно быть гражданин Федерации, Шрин Кришлао, если я правильно помню… Мне правда есть, что сказать, но не вам… Фонст просил передать сообщение лично господину Зофэ…</w:t>
      </w:r>
    </w:p>
    <w:p w:rsidR="00392E7C" w:rsidRDefault="00392E7C"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Ши*первое слово на федеральном*: -Дурак… Тебе не на виселицу вели, а лично к нему… Ты думаешь, что кому-то здесь есть дело до того, кто ты?</w:t>
      </w:r>
    </w:p>
    <w:p w:rsidR="00392E7C" w:rsidRDefault="00392E7C"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-Вы давали…</w:t>
      </w:r>
    </w:p>
    <w:p w:rsidR="00392E7C" w:rsidRDefault="00392E7C"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-Клятву предавшему меня государству… Федералы меня оставили умирать на Сильве, потом взяли в плен Пимбазенцы… И вообще никто не удосужился найти ритиртца создавшего тактику атаки… Если нечего сказать, то я за охраной…</w:t>
      </w:r>
    </w:p>
    <w:p w:rsidR="00392E7C" w:rsidRDefault="00392E7C"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-Вы…</w:t>
      </w:r>
    </w:p>
    <w:p w:rsidR="00392E7C" w:rsidRDefault="00392E7C"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этот момент в комнату зашли Ли и Сонет… *</w:t>
      </w:r>
    </w:p>
    <w:p w:rsidR="00392E7C" w:rsidRDefault="00392E7C"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-Ши, Эниси рвёт и мечет. Ты перехватил у него какого-то очень важного военнопленного… Девштраль… Это же…</w:t>
      </w:r>
    </w:p>
    <w:p w:rsidR="00510E84" w:rsidRDefault="00510E84"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-Он самый, хочешь врезать? Я бить не буду, он всё же мальчишка…</w:t>
      </w:r>
    </w:p>
    <w:p w:rsidR="00510E84" w:rsidRDefault="00510E84"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-Зачем? Ты хочешь, чтоб я его убил? Он не столь плох, как ты думаешь…  Нам с Сонет нужно с ним поговорить, а потом мы вместе отведём его к Эниси…</w:t>
      </w:r>
    </w:p>
    <w:p w:rsidR="00510E84" w:rsidRDefault="00510E84"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*Ши вышел, а Ли и Со сели за стол*</w:t>
      </w:r>
    </w:p>
    <w:p w:rsidR="00510E84" w:rsidRDefault="00510E84"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-Тоже пришли поиздеваться?</w:t>
      </w:r>
    </w:p>
    <w:p w:rsidR="00510E84" w:rsidRDefault="00510E84"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-А ты знаешь кто мы?</w:t>
      </w:r>
    </w:p>
    <w:p w:rsidR="00510E84" w:rsidRDefault="00510E84"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-Супруги Ли… Эниси и Сонет, кажется… Вы тогда были на К</w:t>
      </w:r>
      <w:r w:rsidRPr="00510E84">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бинсте</w:t>
      </w:r>
    </w:p>
    <w:p w:rsidR="00510E84" w:rsidRDefault="00510E84"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-Да, мы помним… </w:t>
      </w:r>
      <w:r w:rsidR="008E76A5">
        <w:rPr>
          <w:rFonts w:ascii="Truetypewriter PolyglOTT" w:hAnsi="Truetypewriter PolyglOTT" w:cs="Truetypewriter PolyglOTT"/>
          <w:sz w:val="28"/>
          <w:szCs w:val="28"/>
        </w:rPr>
        <w:t xml:space="preserve">И искренне тебе благодарны. </w:t>
      </w:r>
      <w:r>
        <w:rPr>
          <w:rFonts w:ascii="Truetypewriter PolyglOTT" w:hAnsi="Truetypewriter PolyglOTT" w:cs="Truetypewriter PolyglOTT"/>
          <w:sz w:val="28"/>
          <w:szCs w:val="28"/>
        </w:rPr>
        <w:t>За Эниси можешь не волноваться, Ши перегибает палку…</w:t>
      </w:r>
    </w:p>
    <w:p w:rsidR="00510E84" w:rsidRDefault="00510E84"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-Ты знал, что мы родственники?</w:t>
      </w:r>
    </w:p>
    <w:p w:rsidR="00510E84" w:rsidRDefault="00510E84"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Ламан: -Нет…</w:t>
      </w:r>
    </w:p>
    <w:p w:rsidR="00510E84" w:rsidRDefault="00510E84"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-Твоя прабабушка была моей тётей… Так что знай, у тебя есть семья…</w:t>
      </w:r>
    </w:p>
    <w:p w:rsidR="00510E84" w:rsidRDefault="00510E84"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-И… Хотя ладно, я думаю, что об этом скажет Эниси… </w:t>
      </w:r>
    </w:p>
    <w:p w:rsidR="00510E84" w:rsidRDefault="00924FD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*Ламана вывели из комнаты и привели к Эниси… Он сидел за огромным столом, а в руках его были перо и лист бумаги.*</w:t>
      </w:r>
    </w:p>
    <w:p w:rsidR="00510E84" w:rsidRDefault="00924FD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-Ну наконец-то, а то уже пора улетать… </w:t>
      </w:r>
    </w:p>
    <w:p w:rsidR="00BB7358" w:rsidRDefault="00DB490B" w:rsidP="00BB7358">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-Мне вам есть, что сказать…</w:t>
      </w:r>
      <w:r w:rsidR="00BB7358">
        <w:rPr>
          <w:rFonts w:ascii="Truetypewriter PolyglOTT" w:hAnsi="Truetypewriter PolyglOTT" w:cs="Truetypewriter PolyglOTT"/>
          <w:sz w:val="28"/>
          <w:szCs w:val="28"/>
        </w:rPr>
        <w:t xml:space="preserve"> Хотя вы, наверное, уже знаете… Но тем не менее клятва есть клятва… Фонс просил вам передать, что Жифэ…</w:t>
      </w:r>
    </w:p>
    <w:p w:rsidR="00BB7358" w:rsidRDefault="00BB7358" w:rsidP="00BB7358">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-Знаю я про Жифэ… Лучше скажи мне, как так вышло, что ты убил Норста? </w:t>
      </w:r>
    </w:p>
    <w:p w:rsidR="00BB7358" w:rsidRDefault="00BB7358" w:rsidP="00BB7358">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-Он мёртв?</w:t>
      </w:r>
    </w:p>
    <w:p w:rsidR="00BB7358" w:rsidRDefault="00BB7358" w:rsidP="00BB7358">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побледнел и рухнул на колени… *</w:t>
      </w:r>
    </w:p>
    <w:p w:rsidR="00DB490B" w:rsidRDefault="00BB7358"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-Но он же… Да я же…</w:t>
      </w:r>
    </w:p>
    <w:p w:rsidR="00BB7358" w:rsidRDefault="00BB7358"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-Успокойтесь, Ламан Каале. Да, вы убили отца, но есть нечто важнее…</w:t>
      </w:r>
    </w:p>
    <w:p w:rsidR="00BB7358" w:rsidRDefault="00BB7358"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-Довольно проницательно, Со… Снимите с него цепи</w:t>
      </w:r>
    </w:p>
    <w:p w:rsidR="00BB7358" w:rsidRDefault="00BB7358"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-Что вы собирайтесь делать?</w:t>
      </w:r>
    </w:p>
    <w:p w:rsidR="00BB7358" w:rsidRDefault="00BB7358"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-Подойди к столу…</w:t>
      </w:r>
    </w:p>
    <w:p w:rsidR="00BB7358" w:rsidRDefault="00BB7358"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 столе лежал лист бумаги, Ламан начал его читать. И в какой-то момент замер*</w:t>
      </w:r>
    </w:p>
    <w:p w:rsidR="00BB7358" w:rsidRDefault="00BB7358"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Ламан: -Никто ничего не теряет? </w:t>
      </w:r>
    </w:p>
    <w:p w:rsidR="00BB7358" w:rsidRDefault="00BB7358"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-Нет, а зачем… Федерация станет союзником Пимбазена. А большее… А зачем кому-то знать, что Федерация </w:t>
      </w:r>
      <w:r w:rsidR="008E76A5">
        <w:rPr>
          <w:rFonts w:ascii="Truetypewriter PolyglOTT" w:hAnsi="Truetypewriter PolyglOTT" w:cs="Truetypewriter PolyglOTT"/>
          <w:sz w:val="28"/>
          <w:szCs w:val="28"/>
        </w:rPr>
        <w:t>ослаблена? Всегда найдётся тот, кто захочет этим воспользоваться, так что да… Нам ничего не нужно, да и не потеряли мы ничего…</w:t>
      </w:r>
    </w:p>
    <w:p w:rsidR="008E76A5" w:rsidRDefault="008E76A5"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-Не может быть всё так просто…</w:t>
      </w:r>
    </w:p>
    <w:p w:rsidR="008E76A5" w:rsidRDefault="008E76A5"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-Ты просто представления не имеешь, наивный, насколько мы устали воевать… Это ты, мальчишка, ещё не столь давно в руках оружие держишь… А каждый из нас навоевал уже минимум лет 20…</w:t>
      </w:r>
    </w:p>
    <w:p w:rsidR="008E76A5" w:rsidRDefault="008E76A5"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Ламан: -Лет? </w:t>
      </w:r>
    </w:p>
    <w:p w:rsidR="008E76A5" w:rsidRDefault="008E76A5"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-Оборотов, по-вашему. Мы перешли на другое, более удобное летоисчисление…</w:t>
      </w:r>
    </w:p>
    <w:p w:rsidR="008E76A5" w:rsidRDefault="008E76A5"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*Ламан ничего не стал говорить… Ещё раз перечитал текст мирного договора и расписался… После чего отправился на К</w:t>
      </w:r>
      <w:r w:rsidRPr="008E76A5">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бинст, где, как единственный наследник, занял престол. </w:t>
      </w:r>
    </w:p>
    <w:p w:rsidR="008E76A5" w:rsidRDefault="008E76A5" w:rsidP="008E76A5">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же, довольный тем, что, всё закончилось отправился на Сильву* </w:t>
      </w:r>
    </w:p>
    <w:p w:rsidR="004164E8" w:rsidRDefault="004164E8" w:rsidP="004164E8">
      <w:pPr>
        <w:shd w:val="clear" w:color="auto" w:fill="FFFFFF" w:themeFill="background1"/>
        <w:spacing w:before="240" w:line="240" w:lineRule="auto"/>
        <w:jc w:val="center"/>
        <w:rPr>
          <w:rFonts w:ascii="Truetypewriter PolyglOTT" w:hAnsi="Truetypewriter PolyglOTT" w:cs="Truetypewriter PolyglOTT"/>
          <w:sz w:val="28"/>
          <w:szCs w:val="28"/>
        </w:rPr>
      </w:pPr>
      <w:r w:rsidRPr="00223F19">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3. Прошлое</w:t>
      </w:r>
      <w:r w:rsidR="00090742">
        <w:rPr>
          <w:rFonts w:ascii="Truetypewriter PolyglOTT" w:hAnsi="Truetypewriter PolyglOTT" w:cs="Truetypewriter PolyglOTT"/>
          <w:b/>
          <w:sz w:val="36"/>
          <w:szCs w:val="28"/>
        </w:rPr>
        <w:t xml:space="preserve"> не вернуть</w:t>
      </w:r>
      <w:r>
        <w:rPr>
          <w:rFonts w:ascii="Truetypewriter PolyglOTT" w:hAnsi="Truetypewriter PolyglOTT" w:cs="Truetypewriter PolyglOTT"/>
          <w:b/>
          <w:sz w:val="36"/>
          <w:szCs w:val="28"/>
        </w:rPr>
        <w:t>…</w:t>
      </w:r>
    </w:p>
    <w:p w:rsidR="00510E84" w:rsidRDefault="004164E8" w:rsidP="00783CF2">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8"/>
        </w:rPr>
        <w:t xml:space="preserve">08:25 10.05.2018 *Ли и Сонэт спустя долгое время наконец вернулись домой: </w:t>
      </w:r>
      <w:r w:rsidR="00CB72D4">
        <w:rPr>
          <w:rFonts w:ascii="Truetypewriter PolyglOTT" w:hAnsi="Truetypewriter PolyglOTT" w:cs="Truetypewriter PolyglOTT"/>
          <w:sz w:val="28"/>
          <w:szCs w:val="24"/>
        </w:rPr>
        <w:t>Миронейсаарэ 10, корпус Рима, этаж 14, квартира 5709… Совершенно обыденная трёхкомнатная квартира: гостиная, две спальные комнаты, кухня, коридор и санузел… Ли плавно отворил дверь и прошёл по коридору… Дети ещё спали, в гостиной же дремала Силь, которая и присматривала за детьми всё это время… *</w:t>
      </w:r>
    </w:p>
    <w:p w:rsidR="00CB72D4" w:rsidRDefault="00CB72D4" w:rsidP="00783CF2">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Сонет*аккуратно толкая подругу за плечо*: -Си… Си…</w:t>
      </w:r>
    </w:p>
    <w:p w:rsidR="00CB72D4" w:rsidRDefault="00CB72D4" w:rsidP="00783CF2">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Силь: -Ой, нет… Я не сплю…. Сонет, Ли? Вы вернулись… Что ж такого произошло?</w:t>
      </w:r>
    </w:p>
    <w:p w:rsidR="00CB72D4" w:rsidRDefault="00CB72D4" w:rsidP="00783CF2">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Ли: -Лучше даже не думать…</w:t>
      </w:r>
    </w:p>
    <w:p w:rsidR="003D57A0" w:rsidRDefault="003D57A0" w:rsidP="00783CF2">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Сонет: -Прости, что так вышло…</w:t>
      </w:r>
    </w:p>
    <w:p w:rsidR="002A6235" w:rsidRDefault="003D57A0" w:rsidP="00783CF2">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Силь: -Да ладно, Ши не сильно разозлился</w:t>
      </w:r>
      <w:r w:rsidR="002A6235">
        <w:rPr>
          <w:rFonts w:ascii="Truetypewriter PolyglOTT" w:hAnsi="Truetypewriter PolyglOTT" w:cs="Truetypewriter PolyglOTT"/>
          <w:sz w:val="28"/>
          <w:szCs w:val="24"/>
        </w:rPr>
        <w:t>… Они предполагали, что Федерация нападёт… Потому сами были в подготовке… Ладно, раз вы вернулись…</w:t>
      </w:r>
    </w:p>
    <w:p w:rsidR="002A6235" w:rsidRDefault="002A6235" w:rsidP="00783CF2">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Ли: -Да ладно, мы не гоним… </w:t>
      </w:r>
    </w:p>
    <w:p w:rsidR="002A6235" w:rsidRDefault="002A6235" w:rsidP="00783CF2">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Силь: -Да нет, правда пора… Тут уже господин Кришлау будет в замешательстве…</w:t>
      </w:r>
    </w:p>
    <w:p w:rsidR="002A6235" w:rsidRDefault="002A6235" w:rsidP="00783CF2">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Ли: -Ладно, дело твоё… Если хочешь, могу проводить…</w:t>
      </w:r>
    </w:p>
    <w:p w:rsidR="002A6235" w:rsidRDefault="002A6235" w:rsidP="00783CF2">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Силь: -До соседнего дома? Брось, Ли… Сама дойду…</w:t>
      </w:r>
    </w:p>
    <w:p w:rsidR="002A6235" w:rsidRDefault="002A6235" w:rsidP="00783CF2">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Ли: -Как знаешь…</w:t>
      </w:r>
    </w:p>
    <w:p w:rsidR="002A6235" w:rsidRDefault="002A6235" w:rsidP="00783CF2">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*Силь собралась и вышла… А Ли и Сонет остались ждать пробуждения детей… </w:t>
      </w:r>
      <w:r w:rsidR="005A5EC7">
        <w:rPr>
          <w:rFonts w:ascii="Truetypewriter PolyglOTT" w:hAnsi="Truetypewriter PolyglOTT" w:cs="Truetypewriter PolyglOTT"/>
          <w:sz w:val="28"/>
          <w:szCs w:val="24"/>
        </w:rPr>
        <w:t>Магвиль был крупнее К</w:t>
      </w:r>
      <w:r w:rsidR="005A5EC7" w:rsidRPr="005A5EC7">
        <w:rPr>
          <w:rFonts w:ascii="Truetypewriter PolyglOTT" w:hAnsi="Truetypewriter PolyglOTT" w:cs="Truetypewriter PolyglOTT"/>
          <w:sz w:val="28"/>
          <w:szCs w:val="24"/>
        </w:rPr>
        <w:t>’</w:t>
      </w:r>
      <w:r w:rsidR="005A5EC7">
        <w:rPr>
          <w:rFonts w:ascii="Truetypewriter PolyglOTT" w:hAnsi="Truetypewriter PolyglOTT" w:cs="Truetypewriter PolyglOTT"/>
          <w:sz w:val="28"/>
          <w:szCs w:val="24"/>
        </w:rPr>
        <w:t>бинста, потому ход времени на нём был другим. Где-то через 2 часа проснулись дети…</w:t>
      </w:r>
      <w:r>
        <w:rPr>
          <w:rFonts w:ascii="Truetypewriter PolyglOTT" w:hAnsi="Truetypewriter PolyglOTT" w:cs="Truetypewriter PolyglOTT"/>
          <w:sz w:val="28"/>
          <w:szCs w:val="24"/>
        </w:rPr>
        <w:t>*</w:t>
      </w:r>
    </w:p>
    <w:p w:rsidR="005A5EC7" w:rsidRDefault="005A5EC7" w:rsidP="005A5EC7">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Эрвельс: -Нэ, родители вернулись…</w:t>
      </w:r>
    </w:p>
    <w:p w:rsidR="00CB72D4" w:rsidRDefault="005A5EC7"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Нэкрия: -Что? Мама, папа, где вы были?</w:t>
      </w:r>
    </w:p>
    <w:p w:rsidR="00090742" w:rsidRDefault="005A5EC7"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-Долгая история, пойдёмте, завтрак уже готов…</w:t>
      </w:r>
    </w:p>
    <w:p w:rsidR="005A5EC7" w:rsidRDefault="0009074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*Они сели за стол, и тут в дверь позвонили… Ли встал и, подойдя, открыл дверь…*</w:t>
      </w:r>
      <w:r w:rsidR="005A5EC7">
        <w:rPr>
          <w:rFonts w:ascii="Truetypewriter PolyglOTT" w:hAnsi="Truetypewriter PolyglOTT" w:cs="Truetypewriter PolyglOTT"/>
          <w:sz w:val="28"/>
          <w:szCs w:val="28"/>
        </w:rPr>
        <w:t xml:space="preserve"> </w:t>
      </w:r>
    </w:p>
    <w:p w:rsidR="005A5EC7" w:rsidRDefault="0009074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-Вам что-то ну….</w:t>
      </w:r>
    </w:p>
    <w:p w:rsidR="00090742" w:rsidRDefault="0009074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Исаак: -Я хотел предупредить, потом вспомнил, что могу разбудить детей…</w:t>
      </w:r>
    </w:p>
    <w:p w:rsidR="00090742" w:rsidRDefault="0009074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-Какими судьбами?</w:t>
      </w:r>
    </w:p>
    <w:p w:rsidR="00090742" w:rsidRDefault="0009074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-Просто поговорить хотел, как в старые добрые…</w:t>
      </w:r>
    </w:p>
    <w:p w:rsidR="00090742" w:rsidRDefault="0009074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-Ну проходи…</w:t>
      </w:r>
    </w:p>
    <w:p w:rsidR="00090742" w:rsidRDefault="004919FC"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сел за стол*</w:t>
      </w:r>
    </w:p>
    <w:p w:rsidR="004919FC" w:rsidRDefault="004919FC"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-Здравствуйте…</w:t>
      </w:r>
    </w:p>
    <w:p w:rsidR="004919FC" w:rsidRDefault="004919FC"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-Эрвельс и Нэкрия, в честь родителей Эниси…</w:t>
      </w:r>
    </w:p>
    <w:p w:rsidR="004919FC" w:rsidRDefault="004919FC"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-Да уж, все в вас: </w:t>
      </w:r>
      <w:r w:rsidR="00AB6444">
        <w:rPr>
          <w:rFonts w:ascii="Truetypewriter PolyglOTT" w:hAnsi="Truetypewriter PolyglOTT" w:cs="Truetypewriter PolyglOTT"/>
          <w:sz w:val="28"/>
          <w:szCs w:val="28"/>
        </w:rPr>
        <w:t>ваши глаза и волосы, как у Ли…</w:t>
      </w:r>
    </w:p>
    <w:p w:rsidR="00AB6444" w:rsidRDefault="00AB6444"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Эрвельс: -А вы кто?</w:t>
      </w:r>
    </w:p>
    <w:p w:rsidR="00AB6444" w:rsidRDefault="00AB6444"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-Исаак, мой ученик…</w:t>
      </w:r>
    </w:p>
    <w:p w:rsidR="00AB6444" w:rsidRDefault="00AB6444"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посмотрел на Ли и показал скрещенные указательные пальцы, что означало знак вопроса. На самом деле элитные бойцы часто общались подобным образом. Собственно, так Ли и объяснил Исааку, что дети могут не очень хорошо принять то, что их троюродный брат</w:t>
      </w:r>
      <w:r w:rsidR="009B4488">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 xml:space="preserve"> император…*</w:t>
      </w:r>
    </w:p>
    <w:p w:rsidR="005A5EC7" w:rsidRDefault="00AB6444"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-Да, так и есть… Ли мне стал кем-то родным</w:t>
      </w:r>
    </w:p>
    <w:p w:rsidR="004164E8" w:rsidRDefault="007B2A3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-Со…</w:t>
      </w:r>
    </w:p>
    <w:p w:rsidR="007B2A32" w:rsidRDefault="007B2A3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-Да… Эр, Нэ, я думаю, что вам пора собираться на учёбу…</w:t>
      </w:r>
    </w:p>
    <w:p w:rsidR="007B2A32" w:rsidRDefault="007B2A3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*Дети убежали, а Исаак, Сонет и Ли остались на кухне…*</w:t>
      </w:r>
    </w:p>
    <w:p w:rsidR="007B2A32" w:rsidRDefault="007B2A3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-Ты повзрослел…</w:t>
      </w:r>
    </w:p>
    <w:p w:rsidR="007B2A32" w:rsidRDefault="007B2A3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-Да ты тоже не стал моложе…</w:t>
      </w:r>
    </w:p>
    <w:p w:rsidR="007B2A32" w:rsidRDefault="007B2A3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-Вы мне кого-то очень сильно напоминаете… Прям вылитая копия госпожи Шэн…</w:t>
      </w:r>
    </w:p>
    <w:p w:rsidR="007B2A32" w:rsidRDefault="007B2A3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-Я и есть госпожа Шэн… Теперь уже Ли…</w:t>
      </w:r>
    </w:p>
    <w:p w:rsidR="007B2A32" w:rsidRDefault="007B2A3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-Ли? </w:t>
      </w:r>
    </w:p>
    <w:p w:rsidR="004164E8" w:rsidRDefault="007B2A3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-Со не врёт, но… Но тут, всё сложнее. Та госпожа Шэн, которую ты имеешь ввиду сейчас в ссылке на Сильве… Перед тобой же сейчас пимбур, стоявший у истоков сопротивления…</w:t>
      </w:r>
    </w:p>
    <w:p w:rsidR="007B2A32" w:rsidRDefault="007B2A3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-Как интересна порою судьба…</w:t>
      </w:r>
    </w:p>
    <w:p w:rsidR="007B2A32" w:rsidRDefault="001F193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-У тебя ведь нет отношений</w:t>
      </w:r>
      <w:r w:rsidR="007B2A32">
        <w:rPr>
          <w:rFonts w:ascii="Truetypewriter PolyglOTT" w:hAnsi="Truetypewriter PolyglOTT" w:cs="Truetypewriter PolyglOTT"/>
          <w:sz w:val="28"/>
          <w:szCs w:val="28"/>
        </w:rPr>
        <w:t>?</w:t>
      </w:r>
    </w:p>
    <w:p w:rsidR="007B2A32" w:rsidRDefault="007B2A3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Исаак: -Какое там, мне только недавно восемнадцать исполнилось… </w:t>
      </w:r>
      <w:r w:rsidR="001F193D">
        <w:rPr>
          <w:rFonts w:ascii="Truetypewriter PolyglOTT" w:hAnsi="Truetypewriter PolyglOTT" w:cs="Truetypewriter PolyglOTT"/>
          <w:sz w:val="28"/>
          <w:szCs w:val="28"/>
        </w:rPr>
        <w:t>А к чему вопрос?</w:t>
      </w:r>
    </w:p>
    <w:p w:rsidR="001F193D" w:rsidRDefault="001F193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-Не к чему. Просто интерес, выглядишь подавленно, ваше высочество…</w:t>
      </w:r>
    </w:p>
    <w:p w:rsidR="001F193D" w:rsidRDefault="001F193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-Я просто думаю… Отец улетел… Я не осуждаю его, но… Будто бы можно было бы на годик остаться…</w:t>
      </w:r>
    </w:p>
    <w:p w:rsidR="001F193D" w:rsidRDefault="001F193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-Ему было столько же сколько тебе сейчас, когда всё пошло по Дэв…</w:t>
      </w:r>
    </w:p>
    <w:p w:rsidR="00510E84" w:rsidRDefault="001F193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-Ли! Дети могут услышать…</w:t>
      </w:r>
    </w:p>
    <w:p w:rsidR="001F193D" w:rsidRDefault="001F193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-Всё пошло не по плану… Я думаю, что это сильно ранило его тогда… И он две</w:t>
      </w:r>
      <w:r w:rsidR="009E299E">
        <w:rPr>
          <w:rFonts w:ascii="Truetypewriter PolyglOTT" w:hAnsi="Truetypewriter PolyglOTT" w:cs="Truetypewriter PolyglOTT"/>
          <w:sz w:val="28"/>
          <w:szCs w:val="28"/>
        </w:rPr>
        <w:t xml:space="preserve">сти лет пытался тебя вернуть… </w:t>
      </w:r>
      <w:r>
        <w:rPr>
          <w:rFonts w:ascii="Truetypewriter PolyglOTT" w:hAnsi="Truetypewriter PolyglOTT" w:cs="Truetypewriter PolyglOTT"/>
          <w:sz w:val="28"/>
          <w:szCs w:val="28"/>
        </w:rPr>
        <w:t>Ниссэ…</w:t>
      </w:r>
    </w:p>
    <w:p w:rsidR="001F193D" w:rsidRDefault="001F193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-Я ничуть не умоляю того, что он сделал и делает… Мне просто обидно, знаю, чувство слабого, но… Ли, сам-то подумай…</w:t>
      </w:r>
    </w:p>
    <w:p w:rsidR="001F193D" w:rsidRDefault="001F193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-Да я понимаю… Но…</w:t>
      </w:r>
    </w:p>
    <w:p w:rsidR="001F193D" w:rsidRDefault="001F193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-Относись к этому проще… Ли, прости, что перебила… </w:t>
      </w:r>
    </w:p>
    <w:p w:rsidR="001F193D" w:rsidRDefault="001F193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-Ничего…</w:t>
      </w:r>
    </w:p>
    <w:p w:rsidR="00D86E1D" w:rsidRDefault="001F193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-Знаешь, я родилась в очень богатой, знаменитой и влиятельной семье… Мы родились… Мать умерла при родах, а отец… Отец ушёл в руководство концерном Шэн… Ему не было дела до нас: Незес пошёл по пути сотрудника спецназа, а я… Я решила, что </w:t>
      </w:r>
      <w:r w:rsidR="00D86E1D">
        <w:rPr>
          <w:rFonts w:ascii="Truetypewriter PolyglOTT" w:hAnsi="Truetypewriter PolyglOTT" w:cs="Truetypewriter PolyglOTT"/>
          <w:sz w:val="28"/>
          <w:szCs w:val="28"/>
        </w:rPr>
        <w:t>Нильс Шэн, мой отец, - лишь жертва Федерации, потому ушла… Даже не так, организовала подполье… Мой учитель по нейробиологии смог совершить чудо…</w:t>
      </w:r>
    </w:p>
    <w:p w:rsidR="00D86E1D" w:rsidRDefault="00D86E1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-Я знаю, что он сделал, отец рассказал…</w:t>
      </w:r>
    </w:p>
    <w:p w:rsidR="00D86E1D" w:rsidRDefault="00D86E1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-Понимаешь… Вся проблема в том, что ты – единственный ключ к спасению семейства Шэн…</w:t>
      </w:r>
    </w:p>
    <w:p w:rsidR="00D86E1D" w:rsidRDefault="00D86E1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-Я тебе больше скажу, к новому Ритиртсою…</w:t>
      </w:r>
    </w:p>
    <w:p w:rsidR="00D86E1D" w:rsidRDefault="00D86E1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 Но я не Моар Лэ…</w:t>
      </w:r>
    </w:p>
    <w:p w:rsidR="00D86E1D" w:rsidRDefault="00D86E1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-Верно, т</w:t>
      </w:r>
      <w:r w:rsidR="009E299E">
        <w:rPr>
          <w:rFonts w:ascii="Truetypewriter PolyglOTT" w:hAnsi="Truetypewriter PolyglOTT" w:cs="Truetypewriter PolyglOTT"/>
          <w:sz w:val="28"/>
          <w:szCs w:val="28"/>
        </w:rPr>
        <w:t>ы Исаак Эниси Нильс Фирцино</w:t>
      </w:r>
      <w:r>
        <w:rPr>
          <w:rFonts w:ascii="Truetypewriter PolyglOTT" w:hAnsi="Truetypewriter PolyglOTT" w:cs="Truetypewriter PolyglOTT"/>
          <w:sz w:val="28"/>
          <w:szCs w:val="28"/>
        </w:rPr>
        <w:t xml:space="preserve"> Зофэ…</w:t>
      </w:r>
    </w:p>
    <w:p w:rsidR="001F193D" w:rsidRDefault="00DB727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-Последние имя – лишне</w:t>
      </w:r>
      <w:r w:rsidR="00D86E1D">
        <w:rPr>
          <w:rFonts w:ascii="Truetypewriter PolyglOTT" w:hAnsi="Truetypewriter PolyglOTT" w:cs="Truetypewriter PolyglOTT"/>
          <w:sz w:val="28"/>
          <w:szCs w:val="28"/>
        </w:rPr>
        <w:t>е…</w:t>
      </w:r>
    </w:p>
    <w:p w:rsidR="00D86E1D" w:rsidRDefault="00D86E1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w:t>
      </w:r>
      <w:r w:rsidR="00DB727D">
        <w:rPr>
          <w:rFonts w:ascii="Truetypewriter PolyglOTT" w:hAnsi="Truetypewriter PolyglOTT" w:cs="Truetypewriter PolyglOTT"/>
          <w:sz w:val="28"/>
          <w:szCs w:val="28"/>
        </w:rPr>
        <w:t>: -Да брось, Фирцино был великим правитееям</w:t>
      </w:r>
      <w:r>
        <w:rPr>
          <w:rFonts w:ascii="Truetypewriter PolyglOTT" w:hAnsi="Truetypewriter PolyglOTT" w:cs="Truetypewriter PolyglOTT"/>
          <w:sz w:val="28"/>
          <w:szCs w:val="28"/>
        </w:rPr>
        <w:t xml:space="preserve"> Пимбазена… </w:t>
      </w:r>
    </w:p>
    <w:p w:rsidR="00D86E1D" w:rsidRDefault="00D86E1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-Я знаю, что Вист Фирц</w:t>
      </w:r>
      <w:r w:rsidR="00661E95">
        <w:rPr>
          <w:rFonts w:ascii="Truetypewriter PolyglOTT" w:hAnsi="Truetypewriter PolyglOTT" w:cs="Truetypewriter PolyglOTT"/>
          <w:sz w:val="28"/>
          <w:szCs w:val="28"/>
        </w:rPr>
        <w:t>ино Зофэ был первым правителем П</w:t>
      </w:r>
      <w:r>
        <w:rPr>
          <w:rFonts w:ascii="Truetypewriter PolyglOTT" w:hAnsi="Truetypewriter PolyglOTT" w:cs="Truetypewriter PolyglOTT"/>
          <w:sz w:val="28"/>
          <w:szCs w:val="28"/>
        </w:rPr>
        <w:t>имбазена, а кто такой Фирцино Зофэ</w:t>
      </w:r>
    </w:p>
    <w:p w:rsidR="00D86E1D" w:rsidRDefault="00D86E1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-А я не рассказывал? </w:t>
      </w:r>
    </w:p>
    <w:p w:rsidR="00D86E1D" w:rsidRDefault="00D86E1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Исаак: -Нет…</w:t>
      </w:r>
    </w:p>
    <w:p w:rsidR="001F193D" w:rsidRDefault="00D86E1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Сонэт: -А это случаем не?</w:t>
      </w:r>
    </w:p>
    <w:p w:rsidR="00D86E1D" w:rsidRDefault="00D86E1D"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-Фирцино Зофэ </w:t>
      </w:r>
      <w:r w:rsidR="009145BF">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 </w:t>
      </w:r>
      <w:r w:rsidR="00975056">
        <w:rPr>
          <w:rFonts w:ascii="Truetypewriter PolyglOTT" w:hAnsi="Truetypewriter PolyglOTT" w:cs="Truetypewriter PolyglOTT"/>
          <w:sz w:val="28"/>
          <w:szCs w:val="28"/>
        </w:rPr>
        <w:t xml:space="preserve">первый губернатор Пимбазена в Ритиртсое, </w:t>
      </w:r>
      <w:r w:rsidR="009145BF">
        <w:rPr>
          <w:rFonts w:ascii="Truetypewriter PolyglOTT" w:hAnsi="Truetypewriter PolyglOTT" w:cs="Truetypewriter PolyglOTT"/>
          <w:sz w:val="28"/>
          <w:szCs w:val="28"/>
        </w:rPr>
        <w:t>отец Виста и Ниссэ Зофэ</w:t>
      </w:r>
      <w:r w:rsidR="00975056">
        <w:rPr>
          <w:rFonts w:ascii="Truetypewriter PolyglOTT" w:hAnsi="Truetypewriter PolyglOTT" w:cs="Truetypewriter PolyglOTT"/>
          <w:sz w:val="28"/>
          <w:szCs w:val="28"/>
        </w:rPr>
        <w:t xml:space="preserve">… И родной брат Моара Лэ, урождённого Аролэ Амо… </w:t>
      </w:r>
    </w:p>
    <w:p w:rsidR="00975056" w:rsidRDefault="00975056"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-А Зофэ?</w:t>
      </w:r>
    </w:p>
    <w:p w:rsidR="00975056" w:rsidRDefault="00975056"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В переводе с ритирского – «Брат»… У домов Каале и Зофэ – общий предок, и только эти два дома являются по-настоящему королевскими… Остальные – лишь отпрыски крупных феодалов Ритиртсоя… </w:t>
      </w:r>
    </w:p>
    <w:p w:rsidR="00975056" w:rsidRDefault="00975056"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-А всё же, Ли, чем был Ритиртсой?</w:t>
      </w:r>
    </w:p>
    <w:p w:rsidR="00975056" w:rsidRDefault="00975056"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-Во истину это не знает никто… Был и был, сейчас его нету… Лишь маленькие кусочки остались нам…</w:t>
      </w:r>
    </w:p>
    <w:p w:rsidR="00975056" w:rsidRDefault="00975056"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-Так кто же мы? Если мы живём без истории, если мы не знаем откуда мы?</w:t>
      </w:r>
    </w:p>
    <w:p w:rsidR="00975056" w:rsidRDefault="00975056"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-Скорее всего с К</w:t>
      </w:r>
      <w:r w:rsidRPr="00975056">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бинста, хотя может и от куда-нибудь ещё…</w:t>
      </w:r>
    </w:p>
    <w:p w:rsidR="00975056" w:rsidRDefault="00975056"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-Вообще, быть может Эниси знает об этом больше… Ведь только на Сильве ещё сохранились малюсенькие кусочки истории…</w:t>
      </w:r>
    </w:p>
    <w:p w:rsidR="00975056" w:rsidRDefault="00975056"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-А как же чёрный замок?</w:t>
      </w:r>
    </w:p>
    <w:p w:rsidR="00795527" w:rsidRDefault="00795527"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-Нету чёрного замка, Фонст приказал его разрушить… На его месте сейчас «Анкорэ конкарэ» - парк развлечений…</w:t>
      </w:r>
    </w:p>
    <w:p w:rsidR="00795527" w:rsidRDefault="00795527"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-Давно это было?</w:t>
      </w:r>
    </w:p>
    <w:p w:rsidR="00795527" w:rsidRDefault="00795527"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-Несколько лет назад…</w:t>
      </w:r>
    </w:p>
    <w:p w:rsidR="00795527" w:rsidRDefault="00795527" w:rsidP="00795527">
      <w:pPr>
        <w:shd w:val="clear" w:color="auto" w:fill="FFFFFF" w:themeFill="background1"/>
        <w:spacing w:before="240" w:line="240" w:lineRule="auto"/>
        <w:jc w:val="center"/>
        <w:rPr>
          <w:rFonts w:ascii="Truetypewriter PolyglOTT" w:hAnsi="Truetypewriter PolyglOTT" w:cs="Truetypewriter PolyglOTT"/>
          <w:sz w:val="28"/>
          <w:szCs w:val="28"/>
        </w:rPr>
      </w:pPr>
      <w:r w:rsidRPr="00223F19">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4. Реквием</w:t>
      </w:r>
    </w:p>
    <w:p w:rsidR="00795527" w:rsidRDefault="00795527" w:rsidP="00795527">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15:38 10.05.2018 *Война для Федерации закончилась плачевно… Казалось бы, какая война? Одна битва, одно поражение, без аннексий, без контрибуций… Но… Но потеря главного идеолога, главной фигуры стала шокирующей… Ламан видел застой, бюрократию, богатых вельмож и нищих крестьян, пролетариев: стоило ещё чуть-чуть подлить масло, и Федерация бы </w:t>
      </w:r>
      <w:r w:rsidR="001467E6">
        <w:rPr>
          <w:rFonts w:ascii="Truetypewriter PolyglOTT" w:hAnsi="Truetypewriter PolyglOTT" w:cs="Truetypewriter PolyglOTT"/>
          <w:sz w:val="28"/>
          <w:szCs w:val="28"/>
        </w:rPr>
        <w:t>сама стала, как Пимбазен в 6000</w:t>
      </w:r>
      <w:r>
        <w:rPr>
          <w:rFonts w:ascii="Truetypewriter PolyglOTT" w:hAnsi="Truetypewriter PolyglOTT" w:cs="Truetypewriter PolyglOTT"/>
          <w:sz w:val="28"/>
          <w:szCs w:val="28"/>
        </w:rPr>
        <w:t>-ом (</w:t>
      </w:r>
      <w:r w:rsidR="001467E6">
        <w:rPr>
          <w:rFonts w:ascii="Truetypewriter PolyglOTT" w:hAnsi="Truetypewriter PolyglOTT" w:cs="Truetypewriter PolyglOTT"/>
          <w:sz w:val="28"/>
          <w:szCs w:val="28"/>
        </w:rPr>
        <w:t>2006</w:t>
      </w:r>
      <w:r>
        <w:rPr>
          <w:rFonts w:ascii="Truetypewriter PolyglOTT" w:hAnsi="Truetypewriter PolyglOTT" w:cs="Truetypewriter PolyglOTT"/>
          <w:sz w:val="28"/>
          <w:szCs w:val="28"/>
        </w:rPr>
        <w:t xml:space="preserve">)… </w:t>
      </w:r>
      <w:r w:rsidR="001467E6">
        <w:rPr>
          <w:rFonts w:ascii="Truetypewriter PolyglOTT" w:hAnsi="Truetypewriter PolyglOTT" w:cs="Truetypewriter PolyglOTT"/>
          <w:sz w:val="28"/>
          <w:szCs w:val="28"/>
        </w:rPr>
        <w:t xml:space="preserve">Требовались реформы, требовались ресурсы… </w:t>
      </w:r>
    </w:p>
    <w:p w:rsidR="001467E6" w:rsidRDefault="001467E6" w:rsidP="00795527">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В этот день тело Фонста доставили во дворец. Ламан восседал на том троне, не котором Жифэ вёл беседу с учёным об устройстве МдКдС… Наконец он встал и пошёл на улицу, где был расположен гроб…*</w:t>
      </w:r>
    </w:p>
    <w:p w:rsidR="001467E6" w:rsidRDefault="001467E6" w:rsidP="00795527">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-Мы не будем его хоронить, как все… Это великий войн, и он заслуживает древнего обряда</w:t>
      </w:r>
      <w:r w:rsidR="004D5BC6">
        <w:rPr>
          <w:rFonts w:ascii="Truetypewriter PolyglOTT" w:hAnsi="Truetypewriter PolyglOTT" w:cs="Truetypewriter PolyglOTT"/>
          <w:sz w:val="28"/>
          <w:szCs w:val="28"/>
        </w:rPr>
        <w:t xml:space="preserve"> Штрохаф гелаэ</w:t>
      </w:r>
      <w:r>
        <w:rPr>
          <w:rFonts w:ascii="Truetypewriter PolyglOTT" w:hAnsi="Truetypewriter PolyglOTT" w:cs="Truetypewriter PolyglOTT"/>
          <w:sz w:val="28"/>
          <w:szCs w:val="28"/>
        </w:rPr>
        <w:t>…</w:t>
      </w:r>
    </w:p>
    <w:p w:rsidR="003441C2" w:rsidRDefault="003441C2" w:rsidP="00795527">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Советник: -Вы уверены?</w:t>
      </w:r>
    </w:p>
    <w:p w:rsidR="003441C2" w:rsidRDefault="003441C2" w:rsidP="00795527">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-Для Пимбазена Фонст – это зло в чистом виде… Но я знаю, чего он хотел… Фонст хотел создать новый Ритиртсой, создать единый, невероятно мощный кластер… Вернуть силу К</w:t>
      </w:r>
      <w:r w:rsidRPr="003441C2">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бинсту… Я думаю, что он этого достоин</w:t>
      </w:r>
      <w:r w:rsidR="004D5BC6">
        <w:rPr>
          <w:rFonts w:ascii="Truetypewriter PolyglOTT" w:hAnsi="Truetypewriter PolyglOTT" w:cs="Truetypewriter PolyglOTT"/>
          <w:sz w:val="28"/>
          <w:szCs w:val="28"/>
        </w:rPr>
        <w:t xml:space="preserve"> быть похоронен, как хоронили Ритирских воинов</w:t>
      </w:r>
      <w:r>
        <w:rPr>
          <w:rFonts w:ascii="Truetypewriter PolyglOTT" w:hAnsi="Truetypewriter PolyglOTT" w:cs="Truetypewriter PolyglOTT"/>
          <w:sz w:val="28"/>
          <w:szCs w:val="28"/>
        </w:rPr>
        <w:t>…</w:t>
      </w:r>
    </w:p>
    <w:p w:rsidR="00756642" w:rsidRDefault="003441C2" w:rsidP="00795527">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*Через несколько часов на площади перед замком был сложен огромный костёр. Перед ним </w:t>
      </w:r>
      <w:r w:rsidR="00651D09">
        <w:rPr>
          <w:rFonts w:ascii="Truetypewriter PolyglOTT" w:hAnsi="Truetypewriter PolyglOTT" w:cs="Truetypewriter PolyglOTT"/>
          <w:sz w:val="28"/>
          <w:szCs w:val="28"/>
        </w:rPr>
        <w:t>были выложены два костра по краям</w:t>
      </w:r>
      <w:r w:rsidR="00651D09" w:rsidRPr="00651D09">
        <w:rPr>
          <w:rFonts w:ascii="Truetypewriter PolyglOTT" w:hAnsi="Truetypewriter PolyglOTT" w:cs="Truetypewriter PolyglOTT"/>
          <w:sz w:val="28"/>
          <w:szCs w:val="28"/>
        </w:rPr>
        <w:t xml:space="preserve"> </w:t>
      </w:r>
      <w:r w:rsidR="00651D09">
        <w:rPr>
          <w:rFonts w:ascii="Truetypewriter PolyglOTT" w:hAnsi="Truetypewriter PolyglOTT" w:cs="Truetypewriter PolyglOTT"/>
          <w:sz w:val="28"/>
          <w:szCs w:val="28"/>
        </w:rPr>
        <w:t>встала королевская гвардия, которую в своё время муштровал Фонст… Солдаты</w:t>
      </w:r>
      <w:r w:rsidR="00756642">
        <w:rPr>
          <w:rFonts w:ascii="Truetypewriter PolyglOTT" w:hAnsi="Truetypewriter PolyglOTT" w:cs="Truetypewriter PolyglOTT"/>
          <w:sz w:val="28"/>
          <w:szCs w:val="28"/>
        </w:rPr>
        <w:t xml:space="preserve"> вскинули копья под 45 градусов. Подожгли боковые костры, из которых начали выкидывать тропинку 100 метров красных углей… Через какое-то время углей скопилось достаточно.</w:t>
      </w:r>
    </w:p>
    <w:p w:rsidR="003441C2" w:rsidRDefault="00756642" w:rsidP="00756642">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Погода была не лучшая: шёл ливень, но разве это могло помешать? Нет… Ламан снял обувь и поднял тело Фонста…</w:t>
      </w:r>
      <w:r w:rsidR="003441C2">
        <w:rPr>
          <w:rFonts w:ascii="Truetypewriter PolyglOTT" w:hAnsi="Truetypewriter PolyglOTT" w:cs="Truetypewriter PolyglOTT"/>
          <w:sz w:val="28"/>
          <w:szCs w:val="28"/>
        </w:rPr>
        <w:t>*</w:t>
      </w:r>
    </w:p>
    <w:p w:rsidR="00756642" w:rsidRDefault="00756642" w:rsidP="0075664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-Я убил отца, так пускай хоть деда я смогу похоронить с почестями…</w:t>
      </w:r>
    </w:p>
    <w:p w:rsidR="00756642" w:rsidRPr="003441C2" w:rsidRDefault="00756642" w:rsidP="0075664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 вступил на угли: боль была адская, и чтобы не кричать без повода, Ламан начал выкрикивать строчки, рифмующиеся на ходу….*</w:t>
      </w:r>
    </w:p>
    <w:p w:rsidR="00510E84" w:rsidRDefault="0075664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w:t>
      </w:r>
      <w:r w:rsidR="00143107">
        <w:rPr>
          <w:rFonts w:ascii="Truetypewriter PolyglOTT" w:hAnsi="Truetypewriter PolyglOTT" w:cs="Truetypewriter PolyglOTT"/>
          <w:sz w:val="28"/>
          <w:szCs w:val="28"/>
        </w:rPr>
        <w:t>Корлеваль, омирес, коминорэн(</w:t>
      </w:r>
      <w:r>
        <w:rPr>
          <w:rFonts w:ascii="Truetypewriter PolyglOTT" w:hAnsi="Truetypewriter PolyglOTT" w:cs="Truetypewriter PolyglOTT"/>
          <w:sz w:val="28"/>
          <w:szCs w:val="28"/>
        </w:rPr>
        <w:t>Я – убийца, один, недостоин…</w:t>
      </w:r>
      <w:r w:rsidR="00143107">
        <w:rPr>
          <w:rFonts w:ascii="Truetypewriter PolyglOTT" w:hAnsi="Truetypewriter PolyglOTT" w:cs="Truetypewriter PolyglOTT"/>
          <w:sz w:val="28"/>
          <w:szCs w:val="28"/>
        </w:rPr>
        <w:t>)</w:t>
      </w:r>
    </w:p>
    <w:p w:rsidR="00756642" w:rsidRDefault="00143107"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Лекотран. Орлевоз, хейменэ (</w:t>
      </w:r>
      <w:r w:rsidR="00756642">
        <w:rPr>
          <w:rFonts w:ascii="Truetypewriter PolyglOTT" w:hAnsi="Truetypewriter PolyglOTT" w:cs="Truetypewriter PolyglOTT"/>
          <w:sz w:val="28"/>
          <w:szCs w:val="28"/>
        </w:rPr>
        <w:t>Я ничтожен… Я скован, в узде…</w:t>
      </w:r>
      <w:r>
        <w:rPr>
          <w:rFonts w:ascii="Truetypewriter PolyglOTT" w:hAnsi="Truetypewriter PolyglOTT" w:cs="Truetypewriter PolyglOTT"/>
          <w:sz w:val="28"/>
          <w:szCs w:val="28"/>
        </w:rPr>
        <w:t>)</w:t>
      </w:r>
    </w:p>
    <w:p w:rsidR="00756642" w:rsidRDefault="00461735"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Жин кемано, о</w:t>
      </w:r>
      <w:r w:rsidRPr="00461735">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путро… Хейпонэ </w:t>
      </w:r>
      <w:r w:rsidR="00143107">
        <w:rPr>
          <w:rFonts w:ascii="Truetypewriter PolyglOTT" w:hAnsi="Truetypewriter PolyglOTT" w:cs="Truetypewriter PolyglOTT"/>
          <w:sz w:val="28"/>
          <w:szCs w:val="28"/>
        </w:rPr>
        <w:t>(</w:t>
      </w:r>
      <w:r w:rsidR="00756642">
        <w:rPr>
          <w:rFonts w:ascii="Truetypewriter PolyglOTT" w:hAnsi="Truetypewriter PolyglOTT" w:cs="Truetypewriter PolyglOTT"/>
          <w:sz w:val="28"/>
          <w:szCs w:val="28"/>
        </w:rPr>
        <w:t>Я утратил, что было… Покоен,</w:t>
      </w:r>
      <w:r w:rsidR="00143107">
        <w:rPr>
          <w:rFonts w:ascii="Truetypewriter PolyglOTT" w:hAnsi="Truetypewriter PolyglOTT" w:cs="Truetypewriter PolyglOTT"/>
          <w:sz w:val="28"/>
          <w:szCs w:val="28"/>
        </w:rPr>
        <w:t>)</w:t>
      </w:r>
    </w:p>
    <w:p w:rsidR="00756642" w:rsidRDefault="00461735"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Жён лифаго, о гото номэ…(</w:t>
      </w:r>
      <w:r w:rsidR="00756642">
        <w:rPr>
          <w:rFonts w:ascii="Truetypewriter PolyglOTT" w:hAnsi="Truetypewriter PolyglOTT" w:cs="Truetypewriter PolyglOTT"/>
          <w:sz w:val="28"/>
          <w:szCs w:val="28"/>
        </w:rPr>
        <w:t>Шанс последний о завтрашнем дне…</w:t>
      </w:r>
      <w:r>
        <w:rPr>
          <w:rFonts w:ascii="Truetypewriter PolyglOTT" w:hAnsi="Truetypewriter PolyglOTT" w:cs="Truetypewriter PolyglOTT"/>
          <w:sz w:val="28"/>
          <w:szCs w:val="28"/>
        </w:rPr>
        <w:t>)</w:t>
      </w:r>
    </w:p>
    <w:p w:rsidR="00756642" w:rsidRDefault="00756642"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*Боль усиливалась, он плакал, но продолжал*</w:t>
      </w:r>
    </w:p>
    <w:p w:rsidR="00F25365" w:rsidRDefault="00461735"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Жин хомадос, апрост, ног енаро(</w:t>
      </w:r>
      <w:r w:rsidR="00756642">
        <w:rPr>
          <w:rFonts w:ascii="Truetypewriter PolyglOTT" w:hAnsi="Truetypewriter PolyglOTT" w:cs="Truetypewriter PolyglOTT"/>
          <w:sz w:val="28"/>
          <w:szCs w:val="28"/>
        </w:rPr>
        <w:t>Я пою и мне грустно, но так уж,</w:t>
      </w:r>
      <w:r>
        <w:rPr>
          <w:rFonts w:ascii="Truetypewriter PolyglOTT" w:hAnsi="Truetypewriter PolyglOTT" w:cs="Truetypewriter PolyglOTT"/>
          <w:sz w:val="28"/>
          <w:szCs w:val="28"/>
        </w:rPr>
        <w:t>)</w:t>
      </w:r>
    </w:p>
    <w:p w:rsidR="00756642" w:rsidRDefault="00461735"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Опикрос жин лефаго фрое,(</w:t>
      </w:r>
      <w:r w:rsidR="00756642">
        <w:rPr>
          <w:rFonts w:ascii="Truetypewriter PolyglOTT" w:hAnsi="Truetypewriter PolyglOTT" w:cs="Truetypewriter PolyglOTT"/>
          <w:sz w:val="28"/>
          <w:szCs w:val="28"/>
        </w:rPr>
        <w:t>Суждено мне остаться в огне…</w:t>
      </w:r>
      <w:r>
        <w:rPr>
          <w:rFonts w:ascii="Truetypewriter PolyglOTT" w:hAnsi="Truetypewriter PolyglOTT" w:cs="Truetypewriter PolyglOTT"/>
          <w:sz w:val="28"/>
          <w:szCs w:val="28"/>
        </w:rPr>
        <w:t>)</w:t>
      </w:r>
    </w:p>
    <w:p w:rsidR="00756642" w:rsidRDefault="00461735"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Хармо ёмстэ, апрост жин хейпонэ (</w:t>
      </w:r>
      <w:r w:rsidR="00756642">
        <w:rPr>
          <w:rFonts w:ascii="Truetypewriter PolyglOTT" w:hAnsi="Truetypewriter PolyglOTT" w:cs="Truetypewriter PolyglOTT"/>
          <w:sz w:val="28"/>
          <w:szCs w:val="28"/>
        </w:rPr>
        <w:t>Будто всё решено, и я в усмерть,</w:t>
      </w:r>
      <w:r>
        <w:rPr>
          <w:rFonts w:ascii="Truetypewriter PolyglOTT" w:hAnsi="Truetypewriter PolyglOTT" w:cs="Truetypewriter PolyglOTT"/>
          <w:sz w:val="28"/>
          <w:szCs w:val="28"/>
        </w:rPr>
        <w:t>)</w:t>
      </w:r>
    </w:p>
    <w:p w:rsidR="00756642" w:rsidRDefault="00F678FF"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Комикронэс бистольто айнэ…(</w:t>
      </w:r>
      <w:r w:rsidR="00756642">
        <w:rPr>
          <w:rFonts w:ascii="Truetypewriter PolyglOTT" w:hAnsi="Truetypewriter PolyglOTT" w:cs="Truetypewriter PolyglOTT"/>
          <w:sz w:val="28"/>
          <w:szCs w:val="28"/>
        </w:rPr>
        <w:t>Упиваюсь оставшись в вине…</w:t>
      </w:r>
      <w:r>
        <w:rPr>
          <w:rFonts w:ascii="Truetypewriter PolyglOTT" w:hAnsi="Truetypewriter PolyglOTT" w:cs="Truetypewriter PolyglOTT"/>
          <w:sz w:val="28"/>
          <w:szCs w:val="28"/>
        </w:rPr>
        <w:t>)</w:t>
      </w:r>
    </w:p>
    <w:p w:rsidR="00756642" w:rsidRDefault="00F678FF"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Жин атрольд, корлева, а</w:t>
      </w:r>
      <w:r w:rsidRPr="00F678FF">
        <w:rPr>
          <w:rFonts w:ascii="Truetypewriter PolyglOTT" w:hAnsi="Truetypewriter PolyglOTT" w:cs="Truetypewriter PolyglOTT"/>
          <w:sz w:val="28"/>
          <w:szCs w:val="28"/>
        </w:rPr>
        <w:t>’</w:t>
      </w:r>
      <w:r>
        <w:rPr>
          <w:rFonts w:ascii="Truetypewriter PolyglOTT" w:hAnsi="Truetypewriter PolyglOTT" w:cs="Truetypewriter PolyglOTT"/>
          <w:sz w:val="28"/>
          <w:szCs w:val="28"/>
        </w:rPr>
        <w:t>льконтротес (</w:t>
      </w:r>
      <w:r w:rsidR="00756642">
        <w:rPr>
          <w:rFonts w:ascii="Truetypewriter PolyglOTT" w:hAnsi="Truetypewriter PolyglOTT" w:cs="Truetypewriter PolyglOTT"/>
          <w:sz w:val="28"/>
          <w:szCs w:val="28"/>
        </w:rPr>
        <w:t>Я разрушил, убил, изнечтожил…</w:t>
      </w:r>
      <w:r>
        <w:rPr>
          <w:rFonts w:ascii="Truetypewriter PolyglOTT" w:hAnsi="Truetypewriter PolyglOTT" w:cs="Truetypewriter PolyglOTT"/>
          <w:sz w:val="28"/>
          <w:szCs w:val="28"/>
        </w:rPr>
        <w:t>)</w:t>
      </w:r>
      <w:r w:rsidR="00756642">
        <w:rPr>
          <w:rFonts w:ascii="Truetypewriter PolyglOTT" w:hAnsi="Truetypewriter PolyglOTT" w:cs="Truetypewriter PolyglOTT"/>
          <w:sz w:val="28"/>
          <w:szCs w:val="28"/>
        </w:rPr>
        <w:t xml:space="preserve"> </w:t>
      </w:r>
    </w:p>
    <w:p w:rsidR="00756642" w:rsidRDefault="00F678FF"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Жин модорос жино отэнрэ(</w:t>
      </w:r>
      <w:r w:rsidR="00756642">
        <w:rPr>
          <w:rFonts w:ascii="Truetypewriter PolyglOTT" w:hAnsi="Truetypewriter PolyglOTT" w:cs="Truetypewriter PolyglOTT"/>
          <w:sz w:val="28"/>
          <w:szCs w:val="28"/>
        </w:rPr>
        <w:t>И не в силах себя я простить</w:t>
      </w:r>
      <w:r>
        <w:rPr>
          <w:rFonts w:ascii="Truetypewriter PolyglOTT" w:hAnsi="Truetypewriter PolyglOTT" w:cs="Truetypewriter PolyglOTT"/>
          <w:sz w:val="28"/>
          <w:szCs w:val="28"/>
        </w:rPr>
        <w:t>)</w:t>
      </w:r>
      <w:r w:rsidR="00756642">
        <w:rPr>
          <w:rFonts w:ascii="Truetypewriter PolyglOTT" w:hAnsi="Truetypewriter PolyglOTT" w:cs="Truetypewriter PolyglOTT"/>
          <w:sz w:val="28"/>
          <w:szCs w:val="28"/>
        </w:rPr>
        <w:t>…</w:t>
      </w:r>
    </w:p>
    <w:p w:rsidR="00756642" w:rsidRDefault="00F678FF"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Порлеворэ, атрольд орнижинос</w:t>
      </w:r>
      <w:r w:rsidR="00756642">
        <w:rPr>
          <w:rFonts w:ascii="Truetypewriter PolyglOTT" w:hAnsi="Truetypewriter PolyglOTT" w:cs="Truetypewriter PolyglOTT"/>
          <w:sz w:val="28"/>
          <w:szCs w:val="28"/>
        </w:rPr>
        <w:t>,</w:t>
      </w:r>
      <w:r w:rsidR="00143107">
        <w:rPr>
          <w:rFonts w:ascii="Truetypewriter PolyglOTT" w:hAnsi="Truetypewriter PolyglOTT" w:cs="Truetypewriter PolyglOTT"/>
          <w:sz w:val="28"/>
          <w:szCs w:val="28"/>
        </w:rPr>
        <w:t xml:space="preserve"> (И мой дом разрушается, может)</w:t>
      </w:r>
    </w:p>
    <w:p w:rsidR="00756642" w:rsidRDefault="00F678FF"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Корлеворэ корфальт хейпонэ…</w:t>
      </w:r>
      <w:r w:rsidR="00143107">
        <w:rPr>
          <w:rFonts w:ascii="Truetypewriter PolyglOTT" w:hAnsi="Truetypewriter PolyglOTT" w:cs="Truetypewriter PolyglOTT"/>
          <w:sz w:val="28"/>
          <w:szCs w:val="28"/>
        </w:rPr>
        <w:t xml:space="preserve"> (То, что сгинуло, трудно убить…)</w:t>
      </w:r>
    </w:p>
    <w:p w:rsidR="00F25365" w:rsidRDefault="008139B7"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дошёл до главного костра и положил тело Фонста на пьедестал*</w:t>
      </w:r>
    </w:p>
    <w:p w:rsidR="008139B7" w:rsidRDefault="008139B7"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-Мы видимся в последний раз… И да, я сдержал обещание… Штрохаф гелаэ!!!</w:t>
      </w:r>
    </w:p>
    <w:p w:rsidR="008139B7" w:rsidRDefault="008139B7"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*В этот момент огонь был перекинут на костёр и тело Фонста объяло пламя… В голове Ламана был лишь монолог: «А зачем вся эта вечная война? Она забирает жизнь за жизнь, грабит каждый дом, в который заходит… Зачем всё это? Уже более 7000 оборотов идёт вечная война… Мы же ведь один народ… Мы – братья и сёстры, ритиртцы… Не важно кто ты: федерал, пимбазенец, листо, жистонесцес… Мы произошли от одного народа…» Ламан сидел перед костром, будто в трансе… Он не заметил, как его взяли и положили на носилки, как отнесли в тронный зал. Он очнулся лишь к следующему дню, от звонка по «Зеркалу»… Он подполз к кнопке и нажал на неё… Из зеркала послышался голос*</w:t>
      </w:r>
    </w:p>
    <w:p w:rsidR="008139B7" w:rsidRDefault="008139B7"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-К</w:t>
      </w:r>
      <w:r w:rsidRPr="00664A3F">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w:t>
      </w:r>
    </w:p>
    <w:p w:rsidR="008139B7" w:rsidRDefault="008139B7"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Ламан: -Да, </w:t>
      </w:r>
      <w:r w:rsidR="000025CE">
        <w:rPr>
          <w:rFonts w:ascii="Truetypewriter PolyglOTT" w:hAnsi="Truetypewriter PolyglOTT" w:cs="Truetypewriter PolyglOTT"/>
          <w:sz w:val="28"/>
          <w:szCs w:val="28"/>
        </w:rPr>
        <w:t xml:space="preserve">замок Каале, </w:t>
      </w:r>
      <w:r>
        <w:rPr>
          <w:rFonts w:ascii="Truetypewriter PolyglOTT" w:hAnsi="Truetypewriter PolyglOTT" w:cs="Truetypewriter PolyglOTT"/>
          <w:sz w:val="28"/>
          <w:szCs w:val="28"/>
        </w:rPr>
        <w:t>кто спрашивает?</w:t>
      </w:r>
    </w:p>
    <w:p w:rsidR="000025CE" w:rsidRDefault="000025CE"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-Моё имя Исааи, мне нужен Ламан Каале, не мо…</w:t>
      </w:r>
    </w:p>
    <w:p w:rsidR="000025CE" w:rsidRDefault="000025CE"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-Я – Ламан Каале, юноша, откуда у вас доступ к правительственной частоте?</w:t>
      </w:r>
    </w:p>
    <w:p w:rsidR="000025CE" w:rsidRDefault="000025CE"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слегка был шокирован, но потом решил начать по-другому. *</w:t>
      </w:r>
    </w:p>
    <w:p w:rsidR="000025CE" w:rsidRDefault="000025CE"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-Моё имя Исааи Эниси Зофэ…</w:t>
      </w:r>
    </w:p>
    <w:p w:rsidR="000025CE" w:rsidRDefault="000025CE"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протирая глаза и пытаясь сесть с трудом спросил *</w:t>
      </w:r>
    </w:p>
    <w:p w:rsidR="000025CE" w:rsidRDefault="000025CE"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-Вам что-то нужно? Если так, то говорите прямо, я не в том, состоянии, чтобы слушать долгие речи…</w:t>
      </w:r>
    </w:p>
    <w:p w:rsidR="008139B7" w:rsidRDefault="000025CE"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 Хорошо, прямо, так прямо: я хочу устроить раскопки на месте Анкорэ конкарэ…</w:t>
      </w:r>
    </w:p>
    <w:p w:rsidR="000025CE" w:rsidRDefault="000025CE"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-Чёрный замок?</w:t>
      </w:r>
    </w:p>
    <w:p w:rsidR="000025CE" w:rsidRDefault="000025CE"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-Он самый…</w:t>
      </w:r>
    </w:p>
    <w:p w:rsidR="000025CE" w:rsidRPr="008139B7" w:rsidRDefault="000025CE"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Ламан*наконец сев перед зеркалом*: -А зачем Пимбазену он понадобился </w:t>
      </w:r>
    </w:p>
    <w:p w:rsidR="00F25365" w:rsidRDefault="000025CE"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задумчиво посмотрел на своё отражение в зеркале. На секунду ему показалось, что он увидел Норста Каале… И он вспомнил, он вспомнил последний день чёрного замка… Исаак вещал о том, как важно звать свою историю, но Ламан не слушал… В какой-то момент он прервал Исаака *</w:t>
      </w:r>
    </w:p>
    <w:p w:rsidR="000025CE" w:rsidRDefault="000025CE"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-Одно условие</w:t>
      </w:r>
    </w:p>
    <w:p w:rsidR="000025CE" w:rsidRDefault="000025CE"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-Какое?</w:t>
      </w:r>
    </w:p>
    <w:p w:rsidR="000025CE" w:rsidRDefault="000025CE"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Ламан: Тело </w:t>
      </w:r>
      <w:r w:rsidR="00264D77">
        <w:rPr>
          <w:rFonts w:ascii="Truetypewriter PolyglOTT" w:hAnsi="Truetypewriter PolyglOTT" w:cs="Truetypewriter PolyglOTT"/>
          <w:sz w:val="28"/>
          <w:szCs w:val="28"/>
        </w:rPr>
        <w:t>Норста Каале… Вы должны будите перезахоронить его на кладбище за замком Каале… Конец связи…</w:t>
      </w:r>
    </w:p>
    <w:p w:rsidR="00264D77" w:rsidRDefault="00264D77"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выключил зеркало и позвал советника*</w:t>
      </w:r>
    </w:p>
    <w:p w:rsidR="00264D77" w:rsidRDefault="00264D77"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Советник: -Да, ваше высочество…</w:t>
      </w:r>
    </w:p>
    <w:p w:rsidR="00264D77" w:rsidRDefault="00264D77"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-Будут звонить из Пим</w:t>
      </w:r>
      <w:r w:rsidR="00B15CBE">
        <w:rPr>
          <w:rFonts w:ascii="Truetypewriter PolyglOTT" w:hAnsi="Truetypewriter PolyglOTT" w:cs="Truetypewriter PolyglOTT"/>
          <w:sz w:val="28"/>
          <w:szCs w:val="28"/>
        </w:rPr>
        <w:t>базена, пускай делают в Анкорэ К</w:t>
      </w:r>
      <w:r>
        <w:rPr>
          <w:rFonts w:ascii="Truetypewriter PolyglOTT" w:hAnsi="Truetypewriter PolyglOTT" w:cs="Truetypewriter PolyglOTT"/>
          <w:sz w:val="28"/>
          <w:szCs w:val="28"/>
        </w:rPr>
        <w:t>онкарэ, что хотят. И пустите их на Кладбище… А да, принеси что-нибудь покрепче…</w:t>
      </w:r>
    </w:p>
    <w:p w:rsidR="00264D77" w:rsidRDefault="00264D77"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-Что?</w:t>
      </w:r>
    </w:p>
    <w:p w:rsidR="00264D77" w:rsidRDefault="00264D77"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-Не знаю, хоть чистый спирт… Где-то литров 10… Я где-то через неделю выйду от сюда…</w:t>
      </w:r>
    </w:p>
    <w:p w:rsidR="00664A3F" w:rsidRDefault="00664A3F" w:rsidP="00664A3F">
      <w:pPr>
        <w:shd w:val="clear" w:color="auto" w:fill="FFFFFF" w:themeFill="background1"/>
        <w:spacing w:before="240" w:line="240" w:lineRule="auto"/>
        <w:jc w:val="center"/>
        <w:rPr>
          <w:rFonts w:ascii="Truetypewriter PolyglOTT" w:hAnsi="Truetypewriter PolyglOTT" w:cs="Truetypewriter PolyglOTT"/>
          <w:sz w:val="28"/>
          <w:szCs w:val="28"/>
        </w:rPr>
      </w:pPr>
      <w:r w:rsidRPr="00223F19">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5. Новая звезда…</w:t>
      </w:r>
    </w:p>
    <w:p w:rsidR="00664A3F" w:rsidRDefault="00664A3F" w:rsidP="00664A3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20:27 14.05.2018 *Несколько дней назад пимбазенцы прибыли на К</w:t>
      </w:r>
      <w:r w:rsidRPr="00664A3F">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бинст. Исаак также был с ними. </w:t>
      </w:r>
    </w:p>
    <w:p w:rsidR="00E3552D" w:rsidRDefault="00664A3F" w:rsidP="00664A3F">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Могло показаться странным то, что император вместо решения государственных вопросов занимается разъездами и организацией раскопок. Но тип пимбазенского госаппарата развеивал эти сомнения. Какая разница: есть император в замке или его там нету, если он, являясь абсолютным монархом, имеет возможность делегировать управление системе из трёх ветвей: законодательной, исполнительной и судебной. </w:t>
      </w:r>
      <w:r w:rsidR="00E3552D">
        <w:rPr>
          <w:rFonts w:ascii="Truetypewriter PolyglOTT" w:hAnsi="Truetypewriter PolyglOTT" w:cs="Truetypewriter PolyglOTT"/>
          <w:sz w:val="28"/>
          <w:szCs w:val="28"/>
        </w:rPr>
        <w:t xml:space="preserve">При том, что Пимбазен был федерально-конфедеральным кластером: он состоял из государств, которые сами решали, как управлять своими внутренними частями, при этом всё же Магвиль мог в любой момент зарезать права государства, введя чрезвычайное положение, и тогда подчинение должно уже было быть прямым. </w:t>
      </w:r>
      <w:r>
        <w:rPr>
          <w:rFonts w:ascii="Truetypewriter PolyglOTT" w:hAnsi="Truetypewriter PolyglOTT" w:cs="Truetypewriter PolyglOTT"/>
          <w:sz w:val="28"/>
          <w:szCs w:val="28"/>
        </w:rPr>
        <w:t xml:space="preserve">Да, это не делало Пимбазен демократическим кластером, </w:t>
      </w:r>
      <w:r w:rsidR="00E3552D">
        <w:rPr>
          <w:rFonts w:ascii="Truetypewriter PolyglOTT" w:hAnsi="Truetypewriter PolyglOTT" w:cs="Truetypewriter PolyglOTT"/>
          <w:sz w:val="28"/>
          <w:szCs w:val="28"/>
        </w:rPr>
        <w:t>но с другой стороны выборы премь</w:t>
      </w:r>
      <w:r>
        <w:rPr>
          <w:rFonts w:ascii="Truetypewriter PolyglOTT" w:hAnsi="Truetypewriter PolyglOTT" w:cs="Truetypewriter PolyglOTT"/>
          <w:sz w:val="28"/>
          <w:szCs w:val="28"/>
        </w:rPr>
        <w:t>ер</w:t>
      </w:r>
      <w:r w:rsidR="00E3552D">
        <w:rPr>
          <w:rFonts w:ascii="Truetypewriter PolyglOTT" w:hAnsi="Truetypewriter PolyglOTT" w:cs="Truetypewriter PolyglOTT"/>
          <w:sz w:val="28"/>
          <w:szCs w:val="28"/>
        </w:rPr>
        <w:t>-министра были полностью демократическими. Хотя всё равно, император оставался наивысшей инстанцией. Исаак в умах пимбазенцев и был живым воплощением власти, которой, как им казалось, позволял использовать им самим.</w:t>
      </w:r>
    </w:p>
    <w:p w:rsidR="005F739F" w:rsidRDefault="00E3552D" w:rsidP="00664A3F">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Это несколько отличалось от строя Федерации. Само название раскрывало то, что государства кластера делились на федеральные земли, которые подчинялись единому центру – К</w:t>
      </w:r>
      <w:r w:rsidRPr="00E3552D">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бинсту. Во главе кластера стоял император, власть которого была ограничена конституцией и парламентом. Хотя отрицать то, что на действия некоторых монархов парламент закрывал глаза, тоже не стоит. Так</w:t>
      </w:r>
      <w:r w:rsidR="005F739F">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Фонст и Жифэ были достаточно харизматичны, потому поддержка народа</w:t>
      </w:r>
      <w:r w:rsidR="005F739F">
        <w:rPr>
          <w:rFonts w:ascii="Truetypewriter PolyglOTT" w:hAnsi="Truetypewriter PolyglOTT" w:cs="Truetypewriter PolyglOTT"/>
          <w:sz w:val="28"/>
          <w:szCs w:val="28"/>
        </w:rPr>
        <w:t xml:space="preserve"> и партий давала им возможность почувствовать себя </w:t>
      </w:r>
      <w:r>
        <w:rPr>
          <w:rFonts w:ascii="Truetypewriter PolyglOTT" w:hAnsi="Truetypewriter PolyglOTT" w:cs="Truetypewriter PolyglOTT"/>
          <w:sz w:val="28"/>
          <w:szCs w:val="28"/>
        </w:rPr>
        <w:t xml:space="preserve"> </w:t>
      </w:r>
      <w:r w:rsidR="005F739F">
        <w:rPr>
          <w:rFonts w:ascii="Truetypewriter PolyglOTT" w:hAnsi="Truetypewriter PolyglOTT" w:cs="Truetypewriter PolyglOTT"/>
          <w:sz w:val="28"/>
          <w:szCs w:val="28"/>
        </w:rPr>
        <w:t>абсолютными монархами.</w:t>
      </w:r>
    </w:p>
    <w:p w:rsidR="005F739F" w:rsidRDefault="005F739F" w:rsidP="00664A3F">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Но вернёмся к Чёрному замку. За те дни, что велись раскопки, глубина выборки относительно поверхности достигла четырёх метров. Описывалось всё: точки расположения свай, оставшиеся кирпичи из обсидиана, обломки мозаик. Но всё безрезультатно, пока…</w:t>
      </w:r>
    </w:p>
    <w:p w:rsidR="007B2A32" w:rsidRDefault="005F739F" w:rsidP="00664A3F">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влетел в замок Каале столь стремительно, что охрана не успела среагировать. Перед покоями Ламана стоял советник.</w:t>
      </w:r>
      <w:r w:rsidR="00664A3F">
        <w:rPr>
          <w:rFonts w:ascii="Truetypewriter PolyglOTT" w:hAnsi="Truetypewriter PolyglOTT" w:cs="Truetypewriter PolyglOTT"/>
          <w:sz w:val="28"/>
          <w:szCs w:val="28"/>
        </w:rPr>
        <w:t>*</w:t>
      </w:r>
    </w:p>
    <w:p w:rsidR="005F739F" w:rsidRDefault="005F739F"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-Его высочество просил его не беспокоить…</w:t>
      </w:r>
    </w:p>
    <w:p w:rsidR="005F739F" w:rsidRDefault="005F739F"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Исаак: -Это срочно, это крайне важно…</w:t>
      </w:r>
    </w:p>
    <w:p w:rsidR="005F739F" w:rsidRDefault="005F739F"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посмотрел на Исаака и добавил*</w:t>
      </w:r>
    </w:p>
    <w:p w:rsidR="005F739F" w:rsidRDefault="005F739F"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-Не думаю, Ваше высочество, что стоит это делать, но, судя по всему, я вас остановить не сумею…</w:t>
      </w:r>
    </w:p>
    <w:p w:rsidR="005F739F" w:rsidRDefault="005F739F" w:rsidP="00917AE5">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влетел в покои и осмотрелся. На кровати никого не было. Слева стояло зеркало, на столешнице которого лежали </w:t>
      </w:r>
      <w:r w:rsidR="00917AE5">
        <w:rPr>
          <w:rFonts w:ascii="Truetypewriter PolyglOTT" w:hAnsi="Truetypewriter PolyglOTT" w:cs="Truetypewriter PolyglOTT"/>
          <w:sz w:val="28"/>
          <w:szCs w:val="28"/>
        </w:rPr>
        <w:t xml:space="preserve">разбитые </w:t>
      </w:r>
      <w:r>
        <w:rPr>
          <w:rFonts w:ascii="Truetypewriter PolyglOTT" w:hAnsi="Truetypewriter PolyglOTT" w:cs="Truetypewriter PolyglOTT"/>
          <w:sz w:val="28"/>
          <w:szCs w:val="28"/>
        </w:rPr>
        <w:t xml:space="preserve">стопки. В комнате стоял жутки смрад спирта и перегара.  </w:t>
      </w:r>
      <w:r w:rsidR="00917AE5">
        <w:rPr>
          <w:rFonts w:ascii="Truetypewriter PolyglOTT" w:hAnsi="Truetypewriter PolyglOTT" w:cs="Truetypewriter PolyglOTT"/>
          <w:sz w:val="28"/>
          <w:szCs w:val="28"/>
        </w:rPr>
        <w:t>На стоявшем справа от кровати письменном столе лежала испачканная кровью записка. Ещё правее на окне сидело какое-то существо, натиравшее мылом верёвку.</w:t>
      </w:r>
    </w:p>
    <w:p w:rsidR="008855BC" w:rsidRDefault="00917AE5"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Определённо точно, это был Ламан. Его обыденно зачёсанные назад рыжие волосы торчали во все стороны.</w:t>
      </w:r>
      <w:r w:rsidR="008855BC">
        <w:rPr>
          <w:rFonts w:ascii="Truetypewriter PolyglOTT" w:hAnsi="Truetypewriter PolyglOTT" w:cs="Truetypewriter PolyglOTT"/>
          <w:sz w:val="28"/>
          <w:szCs w:val="28"/>
        </w:rPr>
        <w:t xml:space="preserve"> А главное, что выдавало в нём его – золотисто жёлтые глаза, присущие исключительно династии Каале. Но они были пустые, стеклянные, будто бусины. Фигура встала.</w:t>
      </w:r>
    </w:p>
    <w:p w:rsidR="008855BC" w:rsidRDefault="008855BC"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Исаак незамедлительно всё понял. Он выхватил из ножен отцовский кинжал и швырнул его в натянутую верёвку. После чего Ламан оказался на полу…*</w:t>
      </w:r>
    </w:p>
    <w:p w:rsidR="008855BC" w:rsidRDefault="008855BC"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-Дев Штраль… *пытаясь перейти на федеральный* Вы в порядке?</w:t>
      </w:r>
    </w:p>
    <w:p w:rsidR="008855BC" w:rsidRDefault="008855BC"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зло посмотрел на него и пьяным голосом ответил…*</w:t>
      </w:r>
    </w:p>
    <w:p w:rsidR="008855BC" w:rsidRDefault="008855BC"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-Комъёрто а</w:t>
      </w:r>
      <w:r w:rsidRPr="008855BC">
        <w:rPr>
          <w:rFonts w:ascii="Truetypewriter PolyglOTT" w:hAnsi="Truetypewriter PolyglOTT" w:cs="Truetypewriter PolyglOTT"/>
          <w:sz w:val="28"/>
          <w:szCs w:val="28"/>
        </w:rPr>
        <w:t>’</w:t>
      </w:r>
      <w:r>
        <w:rPr>
          <w:rFonts w:ascii="Truetypewriter PolyglOTT" w:hAnsi="Truetypewriter PolyglOTT" w:cs="Truetypewriter PolyglOTT"/>
          <w:sz w:val="28"/>
          <w:szCs w:val="28"/>
        </w:rPr>
        <w:t>конфтаро… *Не переводимое ругательство*</w:t>
      </w:r>
    </w:p>
    <w:p w:rsidR="008855BC" w:rsidRDefault="008855BC"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-Д</w:t>
      </w:r>
      <w:r w:rsidRPr="008855BC">
        <w:rPr>
          <w:rFonts w:ascii="Truetypewriter PolyglOTT" w:hAnsi="Truetypewriter PolyglOTT" w:cs="Truetypewriter PolyglOTT"/>
          <w:sz w:val="28"/>
          <w:szCs w:val="28"/>
        </w:rPr>
        <w:t>’</w:t>
      </w:r>
      <w:r>
        <w:rPr>
          <w:rFonts w:ascii="Truetypewriter PolyglOTT" w:hAnsi="Truetypewriter PolyglOTT" w:cs="Truetypewriter PolyglOTT"/>
          <w:sz w:val="28"/>
          <w:szCs w:val="28"/>
        </w:rPr>
        <w:t>орхъ хтральд…*аналог пимбазенского Дев Штраль* Он же…</w:t>
      </w:r>
    </w:p>
    <w:p w:rsidR="008855BC" w:rsidRDefault="008855BC"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-Пьян… Зовите врачей… </w:t>
      </w:r>
    </w:p>
    <w:p w:rsidR="008855BC" w:rsidRDefault="008855BC"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-Уже, уже…</w:t>
      </w:r>
    </w:p>
    <w:p w:rsidR="008855BC" w:rsidRDefault="008855BC"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-Ты пришёл мне мсить?</w:t>
      </w:r>
    </w:p>
    <w:p w:rsidR="008855BC" w:rsidRDefault="008855BC"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Исаак*про себя*: -Дожили, сначала меня посылает, потом спрашивает. Отличный дипломат. *В слух*</w:t>
      </w:r>
      <w:r w:rsidR="00B70976">
        <w:rPr>
          <w:rFonts w:ascii="Truetypewriter PolyglOTT" w:hAnsi="Truetypewriter PolyglOTT" w:cs="Truetypewriter PolyglOTT"/>
          <w:sz w:val="28"/>
          <w:szCs w:val="28"/>
        </w:rPr>
        <w:t xml:space="preserve"> За что? Ваше высочество, вы в порядке?</w:t>
      </w:r>
    </w:p>
    <w:p w:rsidR="00B70976" w:rsidRDefault="00B70976"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-Все вы пимбазенцы подхалимы и льсте…</w:t>
      </w:r>
    </w:p>
    <w:p w:rsidR="00B70976" w:rsidRDefault="00B70976"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со всей силы дал Ламану ладонью по лицу. На удивление это неплохо отрезвило императора*</w:t>
      </w:r>
    </w:p>
    <w:p w:rsidR="00B70976" w:rsidRDefault="00B70976"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-Ещё раз спрашиваю, всё в порядке? Сколько выпил?</w:t>
      </w:r>
    </w:p>
    <w:p w:rsidR="00B70976" w:rsidRDefault="00B70976"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Ламан: -Всё, всё, что было… </w:t>
      </w:r>
    </w:p>
    <w:p w:rsidR="00B70976" w:rsidRDefault="00B70976"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-Вы пы…</w:t>
      </w:r>
    </w:p>
    <w:p w:rsidR="00B70976" w:rsidRDefault="00B70976"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Ламан: -Я знаю, знаю… А что ещё делать, когда твоя империя вот вод будет уничтожена, когда твой отец мёртв, твой наставник – мёртв…</w:t>
      </w:r>
    </w:p>
    <w:p w:rsidR="00B70976" w:rsidRDefault="00B70976"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-Жить и бороться… </w:t>
      </w:r>
    </w:p>
    <w:p w:rsidR="00B70976" w:rsidRDefault="00B70976"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-За что?</w:t>
      </w:r>
    </w:p>
    <w:p w:rsidR="00B70976" w:rsidRDefault="00B70976"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-За историю, за свой народ. Знаешь, что пережил я? Мы с Тао и Ли по подвалам Магвиля прятались от войск, ели, в лучшем случае, раз в два дня… У меня не было детства, а мои родители считались погибшими. А ты ноешь из-за того, что будучи взрослым потерял своих… Да, неприятно, понимаю. Но ты – император, ты должен править ради своего народа…</w:t>
      </w:r>
    </w:p>
    <w:p w:rsidR="00B70976" w:rsidRDefault="00B70976"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-Я сам убил его…</w:t>
      </w:r>
    </w:p>
    <w:p w:rsidR="00B70976" w:rsidRDefault="00B70976"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-Прошлое не вернуть</w:t>
      </w:r>
      <w:r w:rsidR="008767E5">
        <w:rPr>
          <w:rFonts w:ascii="Truetypewriter PolyglOTT" w:hAnsi="Truetypewriter PolyglOTT" w:cs="Truetypewriter PolyglOTT"/>
          <w:sz w:val="28"/>
          <w:szCs w:val="28"/>
        </w:rPr>
        <w:t>, ваше высочество. Проще отпустит</w:t>
      </w:r>
      <w:r>
        <w:rPr>
          <w:rFonts w:ascii="Truetypewriter PolyglOTT" w:hAnsi="Truetypewriter PolyglOTT" w:cs="Truetypewriter PolyglOTT"/>
          <w:sz w:val="28"/>
          <w:szCs w:val="28"/>
        </w:rPr>
        <w:t>ь</w:t>
      </w:r>
      <w:r w:rsidR="008767E5">
        <w:rPr>
          <w:rFonts w:ascii="Truetypewriter PolyglOTT" w:hAnsi="Truetypewriter PolyglOTT" w:cs="Truetypewriter PolyglOTT"/>
          <w:sz w:val="28"/>
          <w:szCs w:val="28"/>
        </w:rPr>
        <w:t>…</w:t>
      </w:r>
    </w:p>
    <w:p w:rsidR="008767E5" w:rsidRDefault="008767E5"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Ламан: -Как же ты ещё юн… </w:t>
      </w:r>
    </w:p>
    <w:p w:rsidR="008767E5" w:rsidRDefault="008767E5"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-Юн, смешно… Между нами всего двенадцать лет разницы… Вам было столько же, сколько и мне, когда произошло то, что произошло…</w:t>
      </w:r>
    </w:p>
    <w:p w:rsidR="008767E5" w:rsidRDefault="008767E5"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-А ты думаешь, что…</w:t>
      </w:r>
    </w:p>
    <w:p w:rsidR="008767E5" w:rsidRDefault="008767E5"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-Ты знал свою мать?</w:t>
      </w:r>
    </w:p>
    <w:p w:rsidR="008767E5" w:rsidRDefault="008767E5"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-Да, я знаю, где она… Мы давно с ней не виделись, после того, как она ушла от отца…</w:t>
      </w:r>
    </w:p>
    <w:p w:rsidR="008767E5" w:rsidRDefault="008767E5"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-Была причина?</w:t>
      </w:r>
    </w:p>
    <w:p w:rsidR="008767E5" w:rsidRDefault="008767E5"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-Нет… Она просто поняла, что Норста Каале не заботит ничего, кроме полной либерализации Федерации и ухода из политики… Чем-то мы, всё же, похожи. Вы не находите, Исааи?</w:t>
      </w:r>
    </w:p>
    <w:p w:rsidR="008767E5" w:rsidRDefault="008767E5"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-Исаак, моё настоящее имя – Исаак…</w:t>
      </w:r>
    </w:p>
    <w:p w:rsidR="008767E5" w:rsidRDefault="008767E5"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-Скорее, сюда…</w:t>
      </w:r>
    </w:p>
    <w:p w:rsidR="008767E5" w:rsidRDefault="008767E5"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комнату вбежала бригада врачей. Они столпились вокруг Ламана. Он лежал недвижимо… Когда носилки готовились уносить, то Ламан крикнул советнику что-то про Жистонес. После чего тот подошёл к Исааку*</w:t>
      </w:r>
    </w:p>
    <w:p w:rsidR="008767E5" w:rsidRDefault="008767E5"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-Я так понял, его высочество хочет попросить вас об одном одолжении…</w:t>
      </w:r>
    </w:p>
    <w:p w:rsidR="008767E5" w:rsidRDefault="008767E5"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-Каком?</w:t>
      </w:r>
    </w:p>
    <w:p w:rsidR="002F47B4" w:rsidRDefault="008767E5"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-Видите ли, господин Зофэ.</w:t>
      </w:r>
      <w:r w:rsidR="002F47B4">
        <w:rPr>
          <w:rFonts w:ascii="Truetypewriter PolyglOTT" w:hAnsi="Truetypewriter PolyglOTT" w:cs="Truetypewriter PolyglOTT"/>
          <w:sz w:val="28"/>
          <w:szCs w:val="28"/>
        </w:rPr>
        <w:t xml:space="preserve"> В Жистонесе, на одной из планет произошло восстание… У вас нету пары тройки кораблей?</w:t>
      </w:r>
    </w:p>
    <w:p w:rsidR="002F47B4" w:rsidRDefault="002F47B4"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Исаак: -У нас есть несколько неиспытанных линкоров, если вы об этом. Но почему здесь и сейчас?</w:t>
      </w:r>
    </w:p>
    <w:p w:rsidR="002F47B4" w:rsidRDefault="002F47B4"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-Вы видели его состояние</w:t>
      </w:r>
    </w:p>
    <w:p w:rsidR="002F47B4" w:rsidRDefault="002F47B4" w:rsidP="005F739F">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-Да видел… Ладно… Одно условие: никаких палок в колёса Пимбдасверу… Кораблям нужны порты и малые эскадры…</w:t>
      </w:r>
    </w:p>
    <w:p w:rsidR="00F25365" w:rsidRDefault="002F47B4" w:rsidP="00783CF2">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-Без проблем…</w:t>
      </w:r>
      <w:r w:rsidR="008767E5">
        <w:rPr>
          <w:rFonts w:ascii="Truetypewriter PolyglOTT" w:hAnsi="Truetypewriter PolyglOTT" w:cs="Truetypewriter PolyglOTT"/>
          <w:sz w:val="28"/>
          <w:szCs w:val="28"/>
        </w:rPr>
        <w:t xml:space="preserve"> </w:t>
      </w:r>
    </w:p>
    <w:p w:rsidR="003D58D4" w:rsidRDefault="003D58D4" w:rsidP="003D58D4">
      <w:pPr>
        <w:shd w:val="clear" w:color="auto" w:fill="FFFFFF" w:themeFill="background1"/>
        <w:spacing w:before="240" w:line="240" w:lineRule="auto"/>
        <w:jc w:val="center"/>
        <w:rPr>
          <w:rFonts w:ascii="Truetypewriter PolyglOTT" w:hAnsi="Truetypewriter PolyglOTT" w:cs="Truetypewriter PolyglOTT"/>
          <w:b/>
          <w:sz w:val="36"/>
          <w:szCs w:val="28"/>
        </w:rPr>
      </w:pPr>
      <w:r w:rsidRPr="00223F19">
        <w:rPr>
          <w:rFonts w:ascii="Truetypewriter PolyglOTT" w:hAnsi="Truetypewriter PolyglOTT" w:cs="Truetypewriter PolyglOTT"/>
          <w:b/>
          <w:sz w:val="36"/>
          <w:szCs w:val="28"/>
        </w:rPr>
        <w:t>Глава</w:t>
      </w:r>
      <w:r w:rsidR="002F47B4">
        <w:rPr>
          <w:rFonts w:ascii="Truetypewriter PolyglOTT" w:hAnsi="Truetypewriter PolyglOTT" w:cs="Truetypewriter PolyglOTT"/>
          <w:b/>
          <w:sz w:val="36"/>
          <w:szCs w:val="28"/>
        </w:rPr>
        <w:t xml:space="preserve"> 6</w:t>
      </w:r>
      <w:r>
        <w:rPr>
          <w:rFonts w:ascii="Truetypewriter PolyglOTT" w:hAnsi="Truetypewriter PolyglOTT" w:cs="Truetypewriter PolyglOTT"/>
          <w:b/>
          <w:sz w:val="36"/>
          <w:szCs w:val="28"/>
        </w:rPr>
        <w:t>. Два адмирала</w:t>
      </w:r>
    </w:p>
    <w:p w:rsidR="003D58D4" w:rsidRDefault="002F47B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01:13 16.05.2018 </w:t>
      </w:r>
      <w:r w:rsidR="003D58D4">
        <w:rPr>
          <w:rFonts w:ascii="Truetypewriter PolyglOTT" w:hAnsi="Truetypewriter PolyglOTT" w:cs="Truetypewriter PolyglOTT"/>
          <w:sz w:val="28"/>
          <w:szCs w:val="28"/>
        </w:rPr>
        <w:t xml:space="preserve">Приказ Верховного главного командования Пимбазена кораблям «Лейвденграс» и «Вечный Пимбазен»: Корабли десантировать на планете </w:t>
      </w:r>
      <w:r w:rsidR="003D58D4">
        <w:rPr>
          <w:rFonts w:ascii="Truetypewriter PolyglOTT" w:hAnsi="Truetypewriter PolyglOTT" w:cs="Truetypewriter PolyglOTT"/>
          <w:sz w:val="28"/>
          <w:szCs w:val="28"/>
          <w:lang w:val="en-US"/>
        </w:rPr>
        <w:t>RAN</w:t>
      </w:r>
      <w:r w:rsidR="003D58D4">
        <w:rPr>
          <w:rFonts w:ascii="Truetypewriter PolyglOTT" w:hAnsi="Truetypewriter PolyglOTT" w:cs="Truetypewriter PolyglOTT"/>
          <w:sz w:val="28"/>
          <w:szCs w:val="28"/>
        </w:rPr>
        <w:t>-</w:t>
      </w:r>
      <w:r w:rsidR="003D58D4">
        <w:rPr>
          <w:rFonts w:ascii="Truetypewriter PolyglOTT" w:hAnsi="Truetypewriter PolyglOTT" w:cs="Truetypewriter PolyglOTT"/>
          <w:sz w:val="28"/>
          <w:szCs w:val="28"/>
          <w:lang w:val="en-US"/>
        </w:rPr>
        <w:t>J</w:t>
      </w:r>
      <w:r w:rsidR="003D58D4">
        <w:rPr>
          <w:rFonts w:ascii="Truetypewriter PolyglOTT" w:hAnsi="Truetypewriter PolyglOTT" w:cs="Truetypewriter PolyglOTT"/>
          <w:sz w:val="28"/>
          <w:szCs w:val="28"/>
        </w:rPr>
        <w:t>55. После чего преступить к движению на</w:t>
      </w:r>
      <w:r>
        <w:rPr>
          <w:rFonts w:ascii="Truetypewriter PolyglOTT" w:hAnsi="Truetypewriter PolyglOTT" w:cs="Truetypewriter PolyglOTT"/>
          <w:sz w:val="28"/>
          <w:szCs w:val="28"/>
        </w:rPr>
        <w:t xml:space="preserve"> северный</w:t>
      </w:r>
      <w:r w:rsidR="003D58D4">
        <w:rPr>
          <w:rFonts w:ascii="Truetypewriter PolyglOTT" w:hAnsi="Truetypewriter PolyglOTT" w:cs="Truetypewriter PolyglOTT"/>
          <w:sz w:val="28"/>
          <w:szCs w:val="28"/>
        </w:rPr>
        <w:t xml:space="preserve"> полюс</w:t>
      </w:r>
    </w:p>
    <w:p w:rsidR="003D58D4" w:rsidRDefault="003D58D4" w:rsidP="003D58D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*Лейвденграс (краткие хар-ки: максимальная скорость 60 узлов, длина 500 м, ширина 50м, осадка 4м, тип энергетической установки – ДВС, топливо </w:t>
      </w:r>
      <w:r>
        <w:rPr>
          <w:rFonts w:ascii="Truetypewriter PolyglOTT" w:hAnsi="Truetypewriter PolyglOTT" w:cs="Truetypewriter PolyglOTT"/>
          <w:sz w:val="28"/>
          <w:szCs w:val="28"/>
          <w:lang w:val="en-US"/>
        </w:rPr>
        <w:t>ADE</w:t>
      </w:r>
      <w:r w:rsidRPr="005A4406">
        <w:rPr>
          <w:rFonts w:ascii="Truetypewriter PolyglOTT" w:hAnsi="Truetypewriter PolyglOTT" w:cs="Truetypewriter PolyglOTT"/>
          <w:sz w:val="28"/>
          <w:szCs w:val="28"/>
        </w:rPr>
        <w:t>-80</w:t>
      </w:r>
      <w:r>
        <w:rPr>
          <w:rFonts w:ascii="Truetypewriter PolyglOTT" w:hAnsi="Truetypewriter PolyglOTT" w:cs="Truetypewriter PolyglOTT"/>
          <w:sz w:val="28"/>
          <w:szCs w:val="28"/>
        </w:rPr>
        <w:t>, калибр орудий 512 мм, средняя скорострельность 12 в/мин, экипаж 15000 Пимбуров, броня 10 мм состава Н-20, эквивалент 20000 мм катаной гомогенной брони) *</w:t>
      </w:r>
      <w:r w:rsidRPr="00536A96">
        <w:rPr>
          <w:rFonts w:ascii="Truetypewriter PolyglOTT" w:hAnsi="Truetypewriter PolyglOTT" w:cs="Truetypewriter PolyglOTT"/>
          <w:sz w:val="28"/>
          <w:szCs w:val="24"/>
        </w:rPr>
        <w:t xml:space="preserve"> </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Норамар Тородэ </w:t>
      </w:r>
      <w:r w:rsidR="002F47B4">
        <w:rPr>
          <w:rFonts w:ascii="Truetypewriter PolyglOTT" w:hAnsi="Truetypewriter PolyglOTT" w:cs="Truetypewriter PolyglOTT"/>
          <w:sz w:val="28"/>
          <w:szCs w:val="24"/>
        </w:rPr>
        <w:t>*</w:t>
      </w:r>
      <w:r>
        <w:rPr>
          <w:rFonts w:ascii="Truetypewriter PolyglOTT" w:hAnsi="Truetypewriter PolyglOTT" w:cs="Truetypewriter PolyglOTT"/>
          <w:sz w:val="28"/>
          <w:szCs w:val="24"/>
        </w:rPr>
        <w:t>стоя на мостике</w:t>
      </w:r>
      <w:r w:rsidR="002F47B4">
        <w:rPr>
          <w:rFonts w:ascii="Truetypewriter PolyglOTT" w:hAnsi="Truetypewriter PolyglOTT" w:cs="Truetypewriter PolyglOTT"/>
          <w:sz w:val="28"/>
          <w:szCs w:val="24"/>
        </w:rPr>
        <w:t>*</w:t>
      </w:r>
      <w:r>
        <w:rPr>
          <w:rFonts w:ascii="Truetypewriter PolyglOTT" w:hAnsi="Truetypewriter PolyglOTT" w:cs="Truetypewriter PolyglOTT"/>
          <w:sz w:val="28"/>
          <w:szCs w:val="24"/>
        </w:rPr>
        <w:t>: -Всегда мечтал о море, но никогда себе представить не мог, что буду на мостике флагмана, на борту Лейвденграса</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Сежэс Грас </w:t>
      </w:r>
      <w:r w:rsidR="002F47B4">
        <w:rPr>
          <w:rFonts w:ascii="Truetypewriter PolyglOTT" w:hAnsi="Truetypewriter PolyglOTT" w:cs="Truetypewriter PolyglOTT"/>
          <w:sz w:val="28"/>
          <w:szCs w:val="24"/>
        </w:rPr>
        <w:t>*</w:t>
      </w:r>
      <w:r>
        <w:rPr>
          <w:rFonts w:ascii="Truetypewriter PolyglOTT" w:hAnsi="Truetypewriter PolyglOTT" w:cs="Truetypewriter PolyglOTT"/>
          <w:sz w:val="28"/>
          <w:szCs w:val="24"/>
        </w:rPr>
        <w:t>по рации</w:t>
      </w:r>
      <w:r w:rsidR="002F47B4">
        <w:rPr>
          <w:rFonts w:ascii="Truetypewriter PolyglOTT" w:hAnsi="Truetypewriter PolyglOTT" w:cs="Truetypewriter PolyglOTT"/>
          <w:sz w:val="28"/>
          <w:szCs w:val="24"/>
        </w:rPr>
        <w:t>*</w:t>
      </w:r>
      <w:r>
        <w:rPr>
          <w:rFonts w:ascii="Truetypewriter PolyglOTT" w:hAnsi="Truetypewriter PolyglOTT" w:cs="Truetypewriter PolyglOTT"/>
          <w:sz w:val="28"/>
          <w:szCs w:val="24"/>
        </w:rPr>
        <w:t>: -Ты уверен, что флагман Лейвденграс?</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*Вечный Пимбазен аналогичные Лейвденграсу хар-ки, за исключением </w:t>
      </w:r>
      <w:r w:rsidR="00326B0F">
        <w:rPr>
          <w:rFonts w:ascii="Truetypewriter PolyglOTT" w:hAnsi="Truetypewriter PolyglOTT" w:cs="Truetypewriter PolyglOTT"/>
          <w:sz w:val="28"/>
          <w:szCs w:val="24"/>
        </w:rPr>
        <w:t>максимальной</w:t>
      </w:r>
      <w:r>
        <w:rPr>
          <w:rFonts w:ascii="Truetypewriter PolyglOTT" w:hAnsi="Truetypewriter PolyglOTT" w:cs="Truetypewriter PolyglOTT"/>
          <w:sz w:val="28"/>
          <w:szCs w:val="24"/>
        </w:rPr>
        <w:t xml:space="preserve"> скорости в 55 узлов и типа энергетической установки Ядерный реактор*</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Сежес: -Хотя я предлагаю сойтись на том, что оба корабля флагманы, к тому же на стапелях ещё 6 таких</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-Адмирал, вам просили передать этот конверт</w:t>
      </w:r>
    </w:p>
    <w:p w:rsidR="003D58D4" w:rsidRDefault="002F47B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«От Исааи</w:t>
      </w:r>
      <w:r w:rsidR="003D58D4">
        <w:rPr>
          <w:rFonts w:ascii="Truetypewriter PolyglOTT" w:hAnsi="Truetypewriter PolyglOTT" w:cs="Truetypewriter PolyglOTT"/>
          <w:sz w:val="28"/>
          <w:szCs w:val="24"/>
        </w:rPr>
        <w:t xml:space="preserve"> Зофэ </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…Сежэс, я знаю, что предупреждаю очень не вовремя, но таковы уж законы конспирации. Перенастрой автомат заряжания, чтобы тот не брал снаряды из 12-ого погреба. Почему сказать не могу…»</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Сежес: -Отключить 12-ый снарядный погреб от общей системы подаче снарядов. *К борт инженеру* А вы разберитесь что такого находится в 12-ом погребе. </w:t>
      </w:r>
      <w:r w:rsidR="00326B0F">
        <w:rPr>
          <w:rFonts w:ascii="Truetypewriter PolyglOTT" w:hAnsi="Truetypewriter PolyglOTT" w:cs="Truetypewriter PolyglOTT"/>
          <w:sz w:val="28"/>
          <w:szCs w:val="24"/>
        </w:rPr>
        <w:t>Норамар</w:t>
      </w:r>
      <w:r>
        <w:rPr>
          <w:rFonts w:ascii="Truetypewriter PolyglOTT" w:hAnsi="Truetypewriter PolyglOTT" w:cs="Truetypewriter PolyglOTT"/>
          <w:sz w:val="28"/>
          <w:szCs w:val="24"/>
        </w:rPr>
        <w:t xml:space="preserve">… </w:t>
      </w:r>
      <w:r w:rsidR="00326B0F">
        <w:rPr>
          <w:rFonts w:ascii="Truetypewriter PolyglOTT" w:hAnsi="Truetypewriter PolyglOTT" w:cs="Truetypewriter PolyglOTT"/>
          <w:sz w:val="28"/>
          <w:szCs w:val="24"/>
        </w:rPr>
        <w:t>Норамар</w:t>
      </w:r>
      <w:r>
        <w:rPr>
          <w:rFonts w:ascii="Truetypewriter PolyglOTT" w:hAnsi="Truetypewriter PolyglOTT" w:cs="Truetypewriter PolyglOTT"/>
          <w:sz w:val="28"/>
          <w:szCs w:val="24"/>
        </w:rPr>
        <w:t xml:space="preserve"> ответь</w:t>
      </w:r>
    </w:p>
    <w:p w:rsidR="003D58D4" w:rsidRDefault="00326B0F"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Норамар</w:t>
      </w:r>
      <w:r w:rsidR="003D58D4">
        <w:rPr>
          <w:rFonts w:ascii="Truetypewriter PolyglOTT" w:hAnsi="Truetypewriter PolyglOTT" w:cs="Truetypewriter PolyglOTT"/>
          <w:sz w:val="28"/>
          <w:szCs w:val="24"/>
        </w:rPr>
        <w:t>: - Всё хорошо, действуем по плану, Лейвденграс налево, вы направо</w:t>
      </w:r>
    </w:p>
    <w:p w:rsidR="003D58D4" w:rsidRDefault="008303F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Сежес: -Так </w:t>
      </w:r>
      <w:r w:rsidR="003D58D4">
        <w:rPr>
          <w:rFonts w:ascii="Truetypewriter PolyglOTT" w:hAnsi="Truetypewriter PolyglOTT" w:cs="Truetypewriter PolyglOTT"/>
          <w:sz w:val="28"/>
          <w:szCs w:val="24"/>
        </w:rPr>
        <w:t>точно! Рулевой, лево руля!!!</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*Два корабля разошлись в разные стороны и взяли курсовую скорость в 30 узлов, ревели 5 сверхмощных двигателя Лейвденграса, валили клубы пара из труб Вечного Пимбазена, а корабли расходились*</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*Лейвденграс*</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Штурман: -Сэр, прямо по курсу ущелье, а за ним гавань, мы не сможем в случае чего там развернуться</w:t>
      </w:r>
    </w:p>
    <w:p w:rsidR="003D58D4" w:rsidRDefault="00326B0F"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Норамар</w:t>
      </w:r>
      <w:r w:rsidR="003D58D4">
        <w:rPr>
          <w:rFonts w:ascii="Truetypewriter PolyglOTT" w:hAnsi="Truetypewriter PolyglOTT" w:cs="Truetypewriter PolyglOTT"/>
          <w:sz w:val="28"/>
          <w:szCs w:val="24"/>
        </w:rPr>
        <w:t>: -В приказе про разворот ничего не было сказано</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Штурман: -Как вице адмирал всё же внесу свою лепту: Корабль, всех </w:t>
      </w:r>
      <w:r w:rsidR="00326B0F">
        <w:rPr>
          <w:rFonts w:ascii="Truetypewriter PolyglOTT" w:hAnsi="Truetypewriter PolyglOTT" w:cs="Truetypewriter PolyglOTT"/>
          <w:sz w:val="28"/>
          <w:szCs w:val="24"/>
        </w:rPr>
        <w:t>долой</w:t>
      </w:r>
      <w:r>
        <w:rPr>
          <w:rFonts w:ascii="Truetypewriter PolyglOTT" w:hAnsi="Truetypewriter PolyglOTT" w:cs="Truetypewriter PolyglOTT"/>
          <w:sz w:val="28"/>
          <w:szCs w:val="24"/>
        </w:rPr>
        <w:t xml:space="preserve"> с палубы, входы задраить и выставить караул</w:t>
      </w:r>
    </w:p>
    <w:p w:rsidR="003D58D4" w:rsidRDefault="00326B0F"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Норамар</w:t>
      </w:r>
      <w:r w:rsidR="003D58D4">
        <w:rPr>
          <w:rFonts w:ascii="Truetypewriter PolyglOTT" w:hAnsi="Truetypewriter PolyglOTT" w:cs="Truetypewriter PolyglOTT"/>
          <w:sz w:val="28"/>
          <w:szCs w:val="24"/>
        </w:rPr>
        <w:t>: -Не буду препятствовать вам. В ваших словах истина</w:t>
      </w:r>
    </w:p>
    <w:p w:rsidR="002F47B4" w:rsidRDefault="008B743B"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*Лейвденграс</w:t>
      </w:r>
      <w:r w:rsidR="003D58D4">
        <w:rPr>
          <w:rFonts w:ascii="Truetypewriter PolyglOTT" w:hAnsi="Truetypewriter PolyglOTT" w:cs="Truetypewriter PolyglOTT"/>
          <w:sz w:val="28"/>
          <w:szCs w:val="24"/>
        </w:rPr>
        <w:t xml:space="preserve"> зашёл в пролив. На закате багр</w:t>
      </w:r>
      <w:r w:rsidR="006D0A06">
        <w:rPr>
          <w:rFonts w:ascii="Truetypewriter PolyglOTT" w:hAnsi="Truetypewriter PolyglOTT" w:cs="Truetypewriter PolyglOTT"/>
          <w:sz w:val="28"/>
          <w:szCs w:val="24"/>
        </w:rPr>
        <w:t>ов</w:t>
      </w:r>
      <w:r w:rsidR="003D58D4">
        <w:rPr>
          <w:rFonts w:ascii="Truetypewriter PolyglOTT" w:hAnsi="Truetypewriter PolyglOTT" w:cs="Truetypewriter PolyglOTT"/>
          <w:sz w:val="28"/>
          <w:szCs w:val="24"/>
        </w:rPr>
        <w:t xml:space="preserve">ело солнце. Водная гладь была зеркально чиста. </w:t>
      </w:r>
      <w:r w:rsidR="00326B0F">
        <w:rPr>
          <w:rFonts w:ascii="Truetypewriter PolyglOTT" w:hAnsi="Truetypewriter PolyglOTT" w:cs="Truetypewriter PolyglOTT"/>
          <w:sz w:val="28"/>
          <w:szCs w:val="24"/>
        </w:rPr>
        <w:t>Норамар</w:t>
      </w:r>
      <w:r w:rsidR="003D58D4">
        <w:rPr>
          <w:rFonts w:ascii="Truetypewriter PolyglOTT" w:hAnsi="Truetypewriter PolyglOTT" w:cs="Truetypewriter PolyglOTT"/>
          <w:sz w:val="28"/>
          <w:szCs w:val="24"/>
        </w:rPr>
        <w:t xml:space="preserve"> вышел на балкон капитанского мостика. Сам того не ожидая и не желая он увидел непонятные точки. В тот миг ему почудилось, что это просто отр</w:t>
      </w:r>
      <w:r w:rsidR="006D0A06">
        <w:rPr>
          <w:rFonts w:ascii="Truetypewriter PolyglOTT" w:hAnsi="Truetypewriter PolyglOTT" w:cs="Truetypewriter PolyglOTT"/>
          <w:sz w:val="28"/>
          <w:szCs w:val="24"/>
        </w:rPr>
        <w:t>ажённые лучи солнца. Лейвденграс</w:t>
      </w:r>
      <w:r w:rsidR="003D58D4">
        <w:rPr>
          <w:rFonts w:ascii="Truetypewriter PolyglOTT" w:hAnsi="Truetypewriter PolyglOTT" w:cs="Truetypewriter PolyglOTT"/>
          <w:sz w:val="28"/>
          <w:szCs w:val="24"/>
        </w:rPr>
        <w:t xml:space="preserve"> действуя по плану встал на якорь. </w:t>
      </w:r>
    </w:p>
    <w:p w:rsidR="003D58D4" w:rsidRDefault="003D58D4" w:rsidP="002F47B4">
      <w:pPr>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Тем временем Вечный Пимбазен причалил к союзной базе, где</w:t>
      </w:r>
      <w:r w:rsidR="006D0A06">
        <w:rPr>
          <w:rFonts w:ascii="Truetypewriter PolyglOTT" w:hAnsi="Truetypewriter PolyglOTT" w:cs="Truetypewriter PolyglOTT"/>
          <w:sz w:val="28"/>
          <w:szCs w:val="24"/>
        </w:rPr>
        <w:t>,</w:t>
      </w:r>
      <w:r>
        <w:rPr>
          <w:rFonts w:ascii="Truetypewriter PolyglOTT" w:hAnsi="Truetypewriter PolyglOTT" w:cs="Truetypewriter PolyglOTT"/>
          <w:sz w:val="28"/>
          <w:szCs w:val="24"/>
        </w:rPr>
        <w:t xml:space="preserve"> как и ожидалось в 12-ый оружейный погреб были загружены снаряды. Сежес </w:t>
      </w:r>
      <w:r w:rsidR="002F47B4">
        <w:rPr>
          <w:rFonts w:ascii="Truetypewriter PolyglOTT" w:hAnsi="Truetypewriter PolyglOTT" w:cs="Truetypewriter PolyglOTT"/>
          <w:sz w:val="28"/>
          <w:szCs w:val="24"/>
        </w:rPr>
        <w:t>получил аналогичной письмо от Исаака</w:t>
      </w:r>
      <w:r w:rsidR="006D0A06">
        <w:rPr>
          <w:rFonts w:ascii="Truetypewriter PolyglOTT" w:hAnsi="Truetypewriter PolyglOTT" w:cs="Truetypewriter PolyglOTT"/>
          <w:sz w:val="28"/>
          <w:szCs w:val="24"/>
        </w:rPr>
        <w:t xml:space="preserve">, где ему предписывалось </w:t>
      </w:r>
      <w:r>
        <w:rPr>
          <w:rFonts w:ascii="Truetypewriter PolyglOTT" w:hAnsi="Truetypewriter PolyglOTT" w:cs="Truetypewriter PolyglOTT"/>
          <w:sz w:val="28"/>
          <w:szCs w:val="24"/>
        </w:rPr>
        <w:t>довезти снаряды</w:t>
      </w:r>
      <w:r w:rsidR="002F47B4">
        <w:rPr>
          <w:rFonts w:ascii="Truetypewriter PolyglOTT" w:hAnsi="Truetypewriter PolyglOTT" w:cs="Truetypewriter PolyglOTT"/>
          <w:sz w:val="28"/>
          <w:szCs w:val="24"/>
        </w:rPr>
        <w:t xml:space="preserve"> до</w:t>
      </w:r>
      <w:r>
        <w:rPr>
          <w:rFonts w:ascii="Truetypewriter PolyglOTT" w:hAnsi="Truetypewriter PolyglOTT" w:cs="Truetypewriter PolyglOTT"/>
          <w:sz w:val="28"/>
          <w:szCs w:val="24"/>
        </w:rPr>
        <w:t xml:space="preserve"> враж</w:t>
      </w:r>
      <w:r w:rsidR="006D0A06">
        <w:rPr>
          <w:rFonts w:ascii="Truetypewriter PolyglOTT" w:hAnsi="Truetypewriter PolyglOTT" w:cs="Truetypewriter PolyglOTT"/>
          <w:sz w:val="28"/>
          <w:szCs w:val="24"/>
        </w:rPr>
        <w:t>еского порта, где и открыть ими</w:t>
      </w:r>
      <w:r>
        <w:rPr>
          <w:rFonts w:ascii="Truetypewriter PolyglOTT" w:hAnsi="Truetypewriter PolyglOTT" w:cs="Truetypewriter PolyglOTT"/>
          <w:sz w:val="28"/>
          <w:szCs w:val="24"/>
        </w:rPr>
        <w:t xml:space="preserve"> огонь. Недолго </w:t>
      </w:r>
      <w:r w:rsidR="002F47B4">
        <w:rPr>
          <w:rFonts w:ascii="Truetypewriter PolyglOTT" w:hAnsi="Truetypewriter PolyglOTT" w:cs="Truetypewriter PolyglOTT"/>
          <w:sz w:val="28"/>
          <w:szCs w:val="24"/>
        </w:rPr>
        <w:t>думая Сежес нарушил приказ, и распорядился</w:t>
      </w:r>
      <w:r>
        <w:rPr>
          <w:rFonts w:ascii="Truetypewriter PolyglOTT" w:hAnsi="Truetypewriter PolyglOTT" w:cs="Truetypewriter PolyglOTT"/>
          <w:sz w:val="28"/>
          <w:szCs w:val="24"/>
        </w:rPr>
        <w:t xml:space="preserve"> зарядить в орудия снаряды из 12-ого погреба. Так он решил сэкономить 4 секунды, которые пе</w:t>
      </w:r>
      <w:r w:rsidR="006D0A06">
        <w:rPr>
          <w:rFonts w:ascii="Truetypewriter PolyglOTT" w:hAnsi="Truetypewriter PolyglOTT" w:cs="Truetypewriter PolyglOTT"/>
          <w:sz w:val="28"/>
          <w:szCs w:val="24"/>
        </w:rPr>
        <w:t>резаряжается орудие. Лейвденграс</w:t>
      </w:r>
      <w:r>
        <w:rPr>
          <w:rFonts w:ascii="Truetypewriter PolyglOTT" w:hAnsi="Truetypewriter PolyglOTT" w:cs="Truetypewriter PolyglOTT"/>
          <w:sz w:val="28"/>
          <w:szCs w:val="24"/>
        </w:rPr>
        <w:t xml:space="preserve"> продолжал стоять на якоре, предусмотрительно потушив все свои огни. Его орудия были подняты на 45 градусов. Вокруг стояла тишина. И лишь слабый рокот холостых моторов давал понять, что в бухте стоит исполин. До рассвета оставалась пара часов. Вдруг резкий гул авиамоторов нарушил тишину. Начали падать бомбы, включила прожектора надвигавшаяся эскадра из 10 эсминцев, 5 крейсеров и двух линкоров*</w:t>
      </w:r>
    </w:p>
    <w:p w:rsidR="003D58D4" w:rsidRDefault="00326B0F"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Норамар</w:t>
      </w:r>
      <w:r w:rsidR="003D58D4">
        <w:rPr>
          <w:rFonts w:ascii="Truetypewriter PolyglOTT" w:hAnsi="Truetypewriter PolyglOTT" w:cs="Truetypewriter PolyglOTT"/>
          <w:sz w:val="28"/>
          <w:szCs w:val="24"/>
        </w:rPr>
        <w:t>: -Тревога!!! Орудия к бою!!! Включить прожектора!!! Сорваться с якоря!!! Сежес, Сежес ответь…</w:t>
      </w:r>
    </w:p>
    <w:p w:rsidR="003D58D4" w:rsidRDefault="006D0A06"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Сежес: -Да, </w:t>
      </w:r>
      <w:r w:rsidR="00326B0F">
        <w:rPr>
          <w:rFonts w:ascii="Truetypewriter PolyglOTT" w:hAnsi="Truetypewriter PolyglOTT" w:cs="Truetypewriter PolyglOTT"/>
          <w:sz w:val="28"/>
          <w:szCs w:val="24"/>
        </w:rPr>
        <w:t>Норамар</w:t>
      </w:r>
      <w:r w:rsidR="003D58D4">
        <w:rPr>
          <w:rFonts w:ascii="Truetypewriter PolyglOTT" w:hAnsi="Truetypewriter PolyglOTT" w:cs="Truetypewriter PolyglOTT"/>
          <w:sz w:val="28"/>
          <w:szCs w:val="24"/>
        </w:rPr>
        <w:t>, что случилось?</w:t>
      </w:r>
    </w:p>
    <w:p w:rsidR="003D58D4" w:rsidRDefault="00326B0F"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Норамар</w:t>
      </w:r>
      <w:r w:rsidR="003D58D4">
        <w:rPr>
          <w:rFonts w:ascii="Truetypewriter PolyglOTT" w:hAnsi="Truetypewriter PolyglOTT" w:cs="Truetypewriter PolyglOTT"/>
          <w:sz w:val="28"/>
          <w:szCs w:val="24"/>
        </w:rPr>
        <w:t>: -Мы держим курс по маршруту, скорость 15 узлов, на нас напали, мы не можем развернуться, даём полных ход…</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w:t>
      </w:r>
      <w:r w:rsidR="00326B0F">
        <w:rPr>
          <w:rFonts w:ascii="Truetypewriter PolyglOTT" w:hAnsi="Truetypewriter PolyglOTT" w:cs="Truetypewriter PolyglOTT"/>
          <w:sz w:val="28"/>
          <w:szCs w:val="24"/>
        </w:rPr>
        <w:t>Норамар</w:t>
      </w:r>
      <w:r>
        <w:rPr>
          <w:rFonts w:ascii="Truetypewriter PolyglOTT" w:hAnsi="Truetypewriter PolyglOTT" w:cs="Truetypewriter PolyglOTT"/>
          <w:sz w:val="28"/>
          <w:szCs w:val="24"/>
        </w:rPr>
        <w:t xml:space="preserve"> бросил рацию и преступил к командованию сражением. С борта Л</w:t>
      </w:r>
      <w:r w:rsidR="006D0A06">
        <w:rPr>
          <w:rFonts w:ascii="Truetypewriter PolyglOTT" w:hAnsi="Truetypewriter PolyglOTT" w:cs="Truetypewriter PolyglOTT"/>
          <w:sz w:val="28"/>
          <w:szCs w:val="24"/>
        </w:rPr>
        <w:t>ейвденграса начали взлетать моди</w:t>
      </w:r>
      <w:r>
        <w:rPr>
          <w:rFonts w:ascii="Truetypewriter PolyglOTT" w:hAnsi="Truetypewriter PolyglOTT" w:cs="Truetypewriter PolyglOTT"/>
          <w:sz w:val="28"/>
          <w:szCs w:val="24"/>
        </w:rPr>
        <w:t>фицирова</w:t>
      </w:r>
      <w:r w:rsidR="006D0A06">
        <w:rPr>
          <w:rFonts w:ascii="Truetypewriter PolyglOTT" w:hAnsi="Truetypewriter PolyglOTT" w:cs="Truetypewriter PolyglOTT"/>
          <w:sz w:val="28"/>
          <w:szCs w:val="24"/>
        </w:rPr>
        <w:t>н</w:t>
      </w:r>
      <w:r>
        <w:rPr>
          <w:rFonts w:ascii="Truetypewriter PolyglOTT" w:hAnsi="Truetypewriter PolyglOTT" w:cs="Truetypewriter PolyglOTT"/>
          <w:sz w:val="28"/>
          <w:szCs w:val="24"/>
        </w:rPr>
        <w:t xml:space="preserve">ные истребитель </w:t>
      </w:r>
      <w:r w:rsidR="00326B0F">
        <w:rPr>
          <w:rFonts w:ascii="Truetypewriter PolyglOTT" w:hAnsi="Truetypewriter PolyglOTT" w:cs="Truetypewriter PolyglOTT"/>
          <w:sz w:val="28"/>
          <w:szCs w:val="24"/>
        </w:rPr>
        <w:t>Сонара</w:t>
      </w:r>
      <w:r>
        <w:rPr>
          <w:rFonts w:ascii="Truetypewriter PolyglOTT" w:hAnsi="Truetypewriter PolyglOTT" w:cs="Truetypewriter PolyglOTT"/>
          <w:sz w:val="28"/>
          <w:szCs w:val="24"/>
        </w:rPr>
        <w:t>(Серебренные орлы), они были оснащены средствами посадки на воду, которые могли</w:t>
      </w:r>
      <w:r w:rsidR="006D0A06">
        <w:rPr>
          <w:rFonts w:ascii="Truetypewriter PolyglOTT" w:hAnsi="Truetypewriter PolyglOTT" w:cs="Truetypewriter PolyglOTT"/>
          <w:sz w:val="28"/>
          <w:szCs w:val="24"/>
        </w:rPr>
        <w:t xml:space="preserve"> убираться в полёте. Т.к. их пра</w:t>
      </w:r>
      <w:r>
        <w:rPr>
          <w:rFonts w:ascii="Truetypewriter PolyglOTT" w:hAnsi="Truetypewriter PolyglOTT" w:cs="Truetypewriter PolyglOTT"/>
          <w:sz w:val="28"/>
          <w:szCs w:val="24"/>
        </w:rPr>
        <w:t>родители легко перескакивали 4 маха*</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Сежес: -</w:t>
      </w:r>
      <w:r w:rsidR="00326B0F">
        <w:rPr>
          <w:rFonts w:ascii="Truetypewriter PolyglOTT" w:hAnsi="Truetypewriter PolyglOTT" w:cs="Truetypewriter PolyglOTT"/>
          <w:sz w:val="28"/>
          <w:szCs w:val="24"/>
        </w:rPr>
        <w:t>Норамар</w:t>
      </w:r>
      <w:r>
        <w:rPr>
          <w:rFonts w:ascii="Truetypewriter PolyglOTT" w:hAnsi="Truetypewriter PolyglOTT" w:cs="Truetypewriter PolyglOTT"/>
          <w:sz w:val="28"/>
          <w:szCs w:val="24"/>
        </w:rPr>
        <w:t xml:space="preserve">… </w:t>
      </w:r>
      <w:r w:rsidR="00326B0F">
        <w:rPr>
          <w:rFonts w:ascii="Truetypewriter PolyglOTT" w:hAnsi="Truetypewriter PolyglOTT" w:cs="Truetypewriter PolyglOTT"/>
          <w:sz w:val="28"/>
          <w:szCs w:val="24"/>
        </w:rPr>
        <w:t>Норамар</w:t>
      </w:r>
      <w:r>
        <w:rPr>
          <w:rFonts w:ascii="Truetypewriter PolyglOTT" w:hAnsi="Truetypewriter PolyglOTT" w:cs="Truetypewriter PolyglOTT"/>
          <w:sz w:val="28"/>
          <w:szCs w:val="24"/>
        </w:rPr>
        <w:t>… Команда кораблю, полный ход по маяку Лейвденграса</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Солдат: -Есть</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*Лейвденграс*</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-Сэр, разрешите прибавить ход</w:t>
      </w:r>
    </w:p>
    <w:p w:rsidR="003D58D4" w:rsidRDefault="00326B0F"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Норамар</w:t>
      </w:r>
      <w:r w:rsidR="003D58D4">
        <w:rPr>
          <w:rFonts w:ascii="Truetypewriter PolyglOTT" w:hAnsi="Truetypewriter PolyglOTT" w:cs="Truetypewriter PolyglOTT"/>
          <w:sz w:val="28"/>
          <w:szCs w:val="24"/>
        </w:rPr>
        <w:t>: -Нельзя, чем дальше вперёд, тем больше врагов, они и есть наше задание. Двигаемся 15 узлов, Вечный Пимбазен нас догонит</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-Сэр, рапорт систем связи: на борту диверсанты</w:t>
      </w:r>
    </w:p>
    <w:p w:rsidR="003D58D4" w:rsidRDefault="00326B0F"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Норамар</w:t>
      </w:r>
      <w:r w:rsidR="003D58D4">
        <w:rPr>
          <w:rFonts w:ascii="Truetypewriter PolyglOTT" w:hAnsi="Truetypewriter PolyglOTT" w:cs="Truetypewriter PolyglOTT"/>
          <w:sz w:val="28"/>
          <w:szCs w:val="24"/>
        </w:rPr>
        <w:t>: -Как? Пресечь!!! Основные орудия, залп по второму линкору, первый уже тонет. ВПК, открыть залп по эсминцам, крейсерам и торпедам в зоне видимости</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Пилот по рации: -Рэд Чронэ вызывает базу, как слышите?</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Нормар: -Слышим</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Рэд: -Топливо на исходе, где «Сквиж» когда он так нужен?</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Нормар: -Я не знаю где твоя птичка, посадку на палубу Лейвденграса разрешаю. Выпускай тормозной гак</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*Вечный Пимбазен* </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Штурман: - Прямо по курсу узкий проём</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Сежес: -Нам туда, прямо по курсу, полный ход, выпустить самолётную эскадру для разведки</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-Вы уверены, на кораблях класса Лейвденграс и Вечный Пимбазен всего 3 эскадры по 4 самолёта</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Сежес: -Ты прав, загрузить в них бомб столько, сколько смогут унести и отправить на помощь Лейвденграсу</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-Сэр, вы не понимаете, это истребители, не бомбардировщики, они не созданы для такого. Пожалейте топливо, мы не Лейвденграс у которого пол корпуса – баки с топливом. У нас его не так уж и много</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Сежес: - Ладно, отправьте один самолёт</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-Приказ отправить в сторону Лейвденграса…</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*Сежес вырвав микрофон рации интеркома*</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Сежес: …все самолёты, поможем братьям, поможем Лейвденграсу!!!</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Сэр, что вы тво…</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Штурман: -Прямо по курсу остовы, Лейвденграс на расстоянии 30 миль</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Сежес: -Полный ход</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*Лейвденграс*</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Рация: -Нормар ответь, Нормар…</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Нормар запыхаясь: -Сежес, диверсанты, они открыли баки, у нас нет топлива, у нас нет электричества</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Сежес: -Жди, через 30 минут я подойду, у вас ещё работают двигатели?</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Нормар: -Только один</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Сежес: -Прижмитесь к берегу, чтоб мы прошли</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*На последних каплях топлива Лейвденграс подошёл к берегу, 4 из 5 его двигателей были уничтожены диверсантами. Вечный</w:t>
      </w:r>
      <w:r w:rsidR="00E079CC">
        <w:rPr>
          <w:rFonts w:ascii="Truetypewriter PolyglOTT" w:hAnsi="Truetypewriter PolyglOTT" w:cs="Truetypewriter PolyglOTT"/>
          <w:sz w:val="28"/>
          <w:szCs w:val="24"/>
        </w:rPr>
        <w:t xml:space="preserve"> Пимбазен был на расстоянии одной мили</w:t>
      </w:r>
      <w:r>
        <w:rPr>
          <w:rFonts w:ascii="Truetypewriter PolyglOTT" w:hAnsi="Truetypewriter PolyglOTT" w:cs="Truetypewriter PolyglOTT"/>
          <w:sz w:val="28"/>
          <w:szCs w:val="24"/>
        </w:rPr>
        <w:t>*</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Нормар: -Сежес, стреляй в погреба</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Сежес: -Нормар, ты в своём уме?</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Нормар: -Да, ещё чуть</w:t>
      </w:r>
      <w:r w:rsidR="006D0A06">
        <w:rPr>
          <w:rFonts w:ascii="Truetypewriter PolyglOTT" w:hAnsi="Truetypewriter PolyglOTT" w:cs="Truetypewriter PolyglOTT"/>
          <w:sz w:val="28"/>
          <w:szCs w:val="24"/>
        </w:rPr>
        <w:t>-чуть и в нас будут брать на або</w:t>
      </w:r>
      <w:r w:rsidR="00E079CC">
        <w:rPr>
          <w:rFonts w:ascii="Truetypewriter PolyglOTT" w:hAnsi="Truetypewriter PolyglOTT" w:cs="Truetypewriter PolyglOTT"/>
          <w:sz w:val="28"/>
          <w:szCs w:val="24"/>
        </w:rPr>
        <w:t>рдаж</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Сежес: -Не возьмут</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Нормар: -Диверсанты ж как-то проникли, значит возьмут. Кто-нибудь стоящий рядом, открыть огонь из всех орудий по погребам Лейвденграса!!!</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Сежес: -Отставить, я здесь капитан, огонь не открывать. Корабль не трогать!</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Нормар: -Сежес, уже поздно, штурм начался. Ты ведь понимаешь, что если они захва… Есть проблемы посерьёзней, открыть огонь из всех орудий!!! Сежес, у нас документы, техника. По уставу ты должен уничтожить Лейвденграс…</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Сежес: -К чёрту устав!!! Я не буду открывать огонь по другу, никогда</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*На палубу вбежал борт инженер*</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Инженер: -Сэр, у вас в орудиях какие-то необычные снаряды. Они напоминают снаряды электро-винтовки Антролэ концерна Пимбазенъерих Аутоматих. Только не 7.62 калибр, а 512…</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Сежес: -Ты можешь из запрограммировать на дистанционный подрыв?</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Инженер: -Не те, что уже в стволах, как только я попытаюсь это сделать весь корабль взлетит на воздух от ЭМИ</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Нормар: -Сежес, стреляй мать твою, ты какого «девштраль» тормозишь</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Сежес: -Я… я…</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Солдат: -Открыть огонь из всех орудий по борту Лейвденграса!!!</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*Громыхнули залпом 9 из 12 пушек. В этот момент время будто остановилось. Сежес потянулся к кобуре с пистолетом, для того, чтобы выстрелить себе в висок и уйти вместе с Нормаром. Нормар наконец-то понял, какого быть в шкуре дивианта. Какого чувствовать всё это. Снаряды долетели до обшивки Лейвденграса, но из-за особенности радио-взрывателя, реагирующего на нитротин, сработали за 30 метров до неё, образовав гигантскую молнию, ударившую в Лейвденграс. ЭМИ вывел из строя все самолёты противника, т.к. те были не оснащены полным экранированием проводки. Вражеский корабль надвигавшийся и готовившийся к тарану, тот что заставил прерваться Нормара, шёл ко дну благодаря работе орудий Лейвденграса. *</w:t>
      </w:r>
    </w:p>
    <w:p w:rsidR="003D58D4" w:rsidRDefault="003D58D4"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Нормар борясь со страшным звоном в ушах подошёл к рации и проорал: -Я в раю?</w:t>
      </w:r>
    </w:p>
    <w:p w:rsidR="002F47B4" w:rsidRDefault="003D58D4"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4"/>
        </w:rPr>
        <w:t>Сежес бросил пистолет и сказал ему в ответ: -Сейчас и тебе</w:t>
      </w:r>
      <w:r w:rsidR="006D0A06">
        <w:rPr>
          <w:rFonts w:ascii="Truetypewriter PolyglOTT" w:hAnsi="Truetypewriter PolyglOTT" w:cs="Truetypewriter PolyglOTT"/>
          <w:sz w:val="28"/>
          <w:szCs w:val="24"/>
        </w:rPr>
        <w:t>,</w:t>
      </w:r>
      <w:r>
        <w:rPr>
          <w:rFonts w:ascii="Truetypewriter PolyglOTT" w:hAnsi="Truetypewriter PolyglOTT" w:cs="Truetypewriter PolyglOTT"/>
          <w:sz w:val="28"/>
          <w:szCs w:val="24"/>
        </w:rPr>
        <w:t xml:space="preserve"> и солдату ад покажется курортом… </w:t>
      </w:r>
    </w:p>
    <w:p w:rsidR="00E079CC" w:rsidRDefault="00E079CC" w:rsidP="00E079CC">
      <w:pPr>
        <w:shd w:val="clear" w:color="auto" w:fill="FFFFFF" w:themeFill="background1"/>
        <w:spacing w:before="240" w:line="240" w:lineRule="auto"/>
        <w:jc w:val="center"/>
        <w:rPr>
          <w:rFonts w:ascii="Truetypewriter PolyglOTT" w:hAnsi="Truetypewriter PolyglOTT" w:cs="Truetypewriter PolyglOTT"/>
          <w:b/>
          <w:sz w:val="36"/>
          <w:szCs w:val="28"/>
        </w:rPr>
      </w:pPr>
      <w:r w:rsidRPr="00223F19">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7. Инспекция</w:t>
      </w:r>
    </w:p>
    <w:p w:rsidR="00B97925" w:rsidRDefault="00E079CC"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23:57 09.06.2018 *Эниси уже месяц не вылезал из лаборатории: только опыты, только Ниссэ. К работе привлекли и Сонэт Шэн. Возможно Эниси думал, что так удастся </w:t>
      </w:r>
      <w:r w:rsidR="00B97925">
        <w:rPr>
          <w:rFonts w:ascii="Truetypewriter PolyglOTT" w:hAnsi="Truetypewriter PolyglOTT" w:cs="Truetypewriter PolyglOTT"/>
          <w:sz w:val="28"/>
          <w:szCs w:val="28"/>
        </w:rPr>
        <w:t xml:space="preserve">её реабилитировать… А может и она сама попросила об этом, просто чтобы не умереть от скуки… Так или иначе Эниси устал… Наконец один из ведущих учёных предложил ему развеяться и слетать куда-нибудь. </w:t>
      </w:r>
    </w:p>
    <w:p w:rsidR="00D94271" w:rsidRDefault="00B97925" w:rsidP="00B97925">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Выбор был по сути между Землёй, Магвилем и Адорой… Последнюю </w:t>
      </w:r>
      <w:r w:rsidR="00D94271">
        <w:rPr>
          <w:rFonts w:ascii="Truetypewriter PolyglOTT" w:hAnsi="Truetypewriter PolyglOTT" w:cs="Truetypewriter PolyglOTT"/>
          <w:sz w:val="28"/>
          <w:szCs w:val="28"/>
        </w:rPr>
        <w:t xml:space="preserve">он </w:t>
      </w:r>
      <w:r>
        <w:rPr>
          <w:rFonts w:ascii="Truetypewriter PolyglOTT" w:hAnsi="Truetypewriter PolyglOTT" w:cs="Truetypewriter PolyglOTT"/>
          <w:sz w:val="28"/>
          <w:szCs w:val="28"/>
        </w:rPr>
        <w:t xml:space="preserve">и выбрал. </w:t>
      </w:r>
      <w:r w:rsidR="00D94271">
        <w:rPr>
          <w:rFonts w:ascii="Truetypewriter PolyglOTT" w:hAnsi="Truetypewriter PolyglOTT" w:cs="Truetypewriter PolyglOTT"/>
          <w:sz w:val="28"/>
          <w:szCs w:val="28"/>
        </w:rPr>
        <w:t>Казалось бы, зачем ему лезть из катакомб в катакомбы, но ему было жутко интересно узнать о новых винтовках Пимбазена. Да и созданный Эниси ИИ «Комъетэ» так же сказал, что это хорошая идея…</w:t>
      </w:r>
    </w:p>
    <w:p w:rsidR="002F47B4" w:rsidRDefault="00D94271" w:rsidP="00B97925">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Адора внешне не могла удивить, но когда Эниси попал во внутрь… Всё сияло, блестело. По коридорам ходили учёны в белых халатах</w:t>
      </w:r>
      <w:r w:rsidR="00310669">
        <w:rPr>
          <w:rFonts w:ascii="Truetypewriter PolyglOTT" w:hAnsi="Truetypewriter PolyglOTT" w:cs="Truetypewriter PolyglOTT"/>
          <w:sz w:val="28"/>
          <w:szCs w:val="28"/>
        </w:rPr>
        <w:t>. К Эниси подошёл одетый в белое мужчина.</w:t>
      </w:r>
      <w:r w:rsidR="00E079CC">
        <w:rPr>
          <w:rFonts w:ascii="Truetypewriter PolyglOTT" w:hAnsi="Truetypewriter PolyglOTT" w:cs="Truetypewriter PolyglOTT"/>
          <w:sz w:val="28"/>
          <w:szCs w:val="28"/>
        </w:rPr>
        <w:t>*</w:t>
      </w:r>
    </w:p>
    <w:p w:rsidR="002F47B4" w:rsidRDefault="00310669"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Харборо Ходэрэ: -Здравствуйте, господин Зофэ</w:t>
      </w:r>
    </w:p>
    <w:p w:rsidR="00310669" w:rsidRDefault="00310669"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тоже рад вас видеть, господин Ходэрэ. Как Олай, прижился?</w:t>
      </w:r>
    </w:p>
    <w:p w:rsidR="00310669" w:rsidRDefault="00310669"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Харборо: -Более чем, на удивление, его военный склад ума помогает в трассировке… Вы слышали про нашу новую винтовку?</w:t>
      </w:r>
    </w:p>
    <w:p w:rsidR="00310669" w:rsidRDefault="00310669"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-Наслышан.</w:t>
      </w:r>
    </w:p>
    <w:p w:rsidR="00310669" w:rsidRDefault="00310669"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Харборо: -Хотите пострелять?</w:t>
      </w:r>
      <w:r w:rsidR="0076544C">
        <w:rPr>
          <w:rFonts w:ascii="Truetypewriter PolyglOTT" w:hAnsi="Truetypewriter PolyglOTT" w:cs="Truetypewriter PolyglOTT"/>
          <w:sz w:val="28"/>
          <w:szCs w:val="28"/>
        </w:rPr>
        <w:t xml:space="preserve"> Тут соседняя комната</w:t>
      </w:r>
    </w:p>
    <w:p w:rsidR="0076544C" w:rsidRDefault="0076544C"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и пожар плечами, и они вошли в соседнюю дверь, где располагался тир. На столе лежала белая, очень длинная винтовка…*</w:t>
      </w:r>
    </w:p>
    <w:p w:rsidR="0076544C" w:rsidRDefault="0076544C"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Харборо: -Это, конечно, не совсем наша специализация, потому мы их заказываем на Паари…</w:t>
      </w:r>
    </w:p>
    <w:p w:rsidR="0076544C" w:rsidRDefault="0076544C"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рад, что Адора с Пимбазенъерих Аутамитих сотрудничают…</w:t>
      </w:r>
    </w:p>
    <w:p w:rsidR="0076544C" w:rsidRDefault="0076544C"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Харборо: -Довольно шатко… Вашему вниманию представляется винтовка Антролэ 18 7.62/150. Магазин на 10 снарядов, скорострельность 20 выстрелов в минуту, масса снаряда 0.2 грамма, скорость – 30000 м/с или 4 грамма до 6600 м/с. Бездымная. В рукояти установлены ядерные батареи конструкции Ли. Внутри ствола катушки из нитлениума… </w:t>
      </w:r>
    </w:p>
    <w:p w:rsidR="0076544C" w:rsidRDefault="0076544C"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-Она электрическая?</w:t>
      </w:r>
    </w:p>
    <w:p w:rsidR="0076544C" w:rsidRDefault="0076544C"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Харборо: -Да…</w:t>
      </w:r>
    </w:p>
    <w:p w:rsidR="0076544C" w:rsidRDefault="0076544C"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-Забавно</w:t>
      </w:r>
    </w:p>
    <w:p w:rsidR="0076544C" w:rsidRDefault="0076544C"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прицелился и нажал на спуск. В ту же секунду на мишени появилось отверстие…*</w:t>
      </w:r>
    </w:p>
    <w:p w:rsidR="0076544C" w:rsidRDefault="0076544C"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-А где отдача?</w:t>
      </w:r>
    </w:p>
    <w:p w:rsidR="0076544C" w:rsidRDefault="0076544C"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Харборо: -МдКдС</w:t>
      </w:r>
      <w:r w:rsidR="005751C3">
        <w:rPr>
          <w:rFonts w:ascii="Truetypewriter PolyglOTT" w:hAnsi="Truetypewriter PolyglOTT" w:cs="Truetypewriter PolyglOTT"/>
          <w:sz w:val="28"/>
          <w:szCs w:val="28"/>
        </w:rPr>
        <w:t>…</w:t>
      </w:r>
    </w:p>
    <w:p w:rsidR="005751C3" w:rsidRDefault="005751C3"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-Вы затолкали МдКдС в винтовку?</w:t>
      </w:r>
    </w:p>
    <w:p w:rsidR="005751C3" w:rsidRDefault="005751C3"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Харборо: -Да, вы же не хотите отлететь в стену при попытке выстрелить…</w:t>
      </w:r>
    </w:p>
    <w:p w:rsidR="005751C3" w:rsidRDefault="005751C3"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Олай: -Как вы и просили, ящик с документацией… Эниси…</w:t>
      </w:r>
    </w:p>
    <w:p w:rsidR="005751C3" w:rsidRDefault="005751C3"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 я… Как ты?</w:t>
      </w:r>
    </w:p>
    <w:p w:rsidR="005751C3" w:rsidRDefault="005751C3"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Олай: -Да я нормально, столько не виделись…</w:t>
      </w:r>
    </w:p>
    <w:p w:rsidR="005751C3" w:rsidRDefault="005751C3"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-Не хочешь на Сильву, в отпуск на недельку, порыбачим? </w:t>
      </w:r>
    </w:p>
    <w:p w:rsidR="005751C3" w:rsidRDefault="005751C3"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Харборо: -Какой отпуск, мы сами сейчас пытаемся наладить производство. Пимбазену не зватает…</w:t>
      </w:r>
    </w:p>
    <w:p w:rsidR="005751C3" w:rsidRDefault="005751C3"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-А куда уходят винтовки, мы же не воюем…</w:t>
      </w:r>
    </w:p>
    <w:p w:rsidR="005751C3" w:rsidRDefault="005751C3"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Харборо: -А вам не сказали?</w:t>
      </w:r>
    </w:p>
    <w:p w:rsidR="005751C3" w:rsidRDefault="005751C3"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-О чём?</w:t>
      </w:r>
    </w:p>
    <w:p w:rsidR="005751C3" w:rsidRDefault="005751C3"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Олай: -Его высочество отправил внушительный военный контингент в Жистонес…</w:t>
      </w:r>
    </w:p>
    <w:p w:rsidR="005751C3" w:rsidRDefault="005751C3"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-Что он там забыл?</w:t>
      </w:r>
    </w:p>
    <w:p w:rsidR="005751C3" w:rsidRDefault="005751C3"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Олай: -Его попросил император Федерации…</w:t>
      </w:r>
    </w:p>
    <w:p w:rsidR="005751C3" w:rsidRDefault="005751C3" w:rsidP="002F47B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-Напомнить бы Исаа… Исааи, что он сам наполовину из Жистонеса…</w:t>
      </w:r>
    </w:p>
    <w:p w:rsidR="005F03C6" w:rsidRDefault="005F03C6" w:rsidP="005F03C6">
      <w:pPr>
        <w:shd w:val="clear" w:color="auto" w:fill="FFFFFF" w:themeFill="background1"/>
        <w:spacing w:before="240" w:line="240" w:lineRule="auto"/>
        <w:jc w:val="center"/>
        <w:rPr>
          <w:rFonts w:ascii="Truetypewriter PolyglOTT" w:hAnsi="Truetypewriter PolyglOTT" w:cs="Truetypewriter PolyglOTT"/>
          <w:b/>
          <w:sz w:val="36"/>
          <w:szCs w:val="28"/>
        </w:rPr>
      </w:pPr>
      <w:r w:rsidRPr="00223F19">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8. Не только всё, что мы хотели…</w:t>
      </w:r>
    </w:p>
    <w:p w:rsidR="005F03C6" w:rsidRDefault="005F03C6"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06:21 10.06.2018 *Эниси вернулся на Сильву. Он всё не мог понять: зачем Исаак, зная, что является наполовину принцем Жестонесса, помогает Федерации подавить восстание. Ещё на Адоре он позвонил Ли и попросил его прилететь на Сильву к 6:30. Конечно Эниси Ли не особо горел желанием пропускать работу в музее, но, всё-таки, он мог это сделать. </w:t>
      </w:r>
    </w:p>
    <w:p w:rsidR="002F47B4" w:rsidRDefault="005F03C6"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Корабль Ли приземлился на Сильве. В прошлом генерал, а сейчас директор музея стоял перед Эниси. *</w:t>
      </w:r>
    </w:p>
    <w:p w:rsidR="005F03C6" w:rsidRDefault="005F03C6"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-Что-то случилось?</w:t>
      </w:r>
    </w:p>
    <w:p w:rsidR="005F03C6" w:rsidRDefault="005F03C6"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-Боюсь, брат, что да… Пойдём…</w:t>
      </w:r>
    </w:p>
    <w:p w:rsidR="005F03C6" w:rsidRDefault="005F03C6"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*Братья вошли в комнату Эниси и заперлись. На 10 квадратных метрах расположились два стола, кровать, шкаф, стул. Везде был хаос, всё было в книгах и бланках с расчётами. *</w:t>
      </w:r>
    </w:p>
    <w:p w:rsidR="00EB23ED" w:rsidRDefault="00EB23ED"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-Исаак ввёл войска в Жистонесс.</w:t>
      </w:r>
    </w:p>
    <w:p w:rsidR="00EB23ED" w:rsidRDefault="00EB23ED"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-А я здесь причём. Эниси, мы давно уже придумали средства связи. Почему бы тебе не позвонить ему?</w:t>
      </w:r>
    </w:p>
    <w:p w:rsidR="00EB23ED" w:rsidRDefault="00EB23ED"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-Паранойя, Эниси… Я боюсь…</w:t>
      </w:r>
    </w:p>
    <w:p w:rsidR="00EB23ED" w:rsidRDefault="00EB23ED"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-Чего? Давай на чистоту, у тебя власти больше чем у Исаака…</w:t>
      </w:r>
    </w:p>
    <w:p w:rsidR="00EB23ED" w:rsidRDefault="00EB23ED"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 ни этого… Я боюсь, что линии связи могут прослушивать</w:t>
      </w:r>
    </w:p>
    <w:p w:rsidR="00EB23ED" w:rsidRDefault="00EB23ED"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-Квантовое шифрование? Оно непробиваемо. И вообще, чего ты боишься? Никто тебя даже пальцем не тронет </w:t>
      </w:r>
    </w:p>
    <w:p w:rsidR="00EB23ED" w:rsidRDefault="00EB23ED"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-КтрПБ… </w:t>
      </w:r>
    </w:p>
    <w:p w:rsidR="00EB23ED" w:rsidRDefault="00EB23ED"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-КтрП… что?</w:t>
      </w:r>
    </w:p>
    <w:p w:rsidR="00EB23ED" w:rsidRDefault="00EB23ED"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-Котрэлин Пимбазен Бензаарэ (Контрреволюционная Пимбазенская Ячейка)… Мне нет дела до себя самого, но Исаак…</w:t>
      </w:r>
    </w:p>
    <w:p w:rsidR="00EB23ED" w:rsidRDefault="00EB23ED"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-Да успокойся ты, всё будет хорошо. Не в первый раз в Пимбазене кто-то хочет власти…</w:t>
      </w:r>
    </w:p>
    <w:p w:rsidR="00EB23ED" w:rsidRDefault="00EB23ED"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посмотрел на Ли: по взгляду было ясно, что он согласен с его словами, но от того не было легче. Он взял белые таблетки, насыпал в руку и проглотил… Ли был в недоумении…*</w:t>
      </w:r>
    </w:p>
    <w:p w:rsidR="00EB23ED" w:rsidRDefault="00EB23ED"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-Эниси, что это?</w:t>
      </w:r>
    </w:p>
    <w:p w:rsidR="008F57C0" w:rsidRDefault="00EB23ED"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w:t>
      </w:r>
      <w:r w:rsidR="008F57C0">
        <w:rPr>
          <w:rFonts w:ascii="Truetypewriter PolyglOTT" w:hAnsi="Truetypewriter PolyglOTT" w:cs="Truetypewriter PolyglOTT"/>
          <w:sz w:val="28"/>
          <w:szCs w:val="28"/>
        </w:rPr>
        <w:t>Да так, некоторые компоненты белой лазури</w:t>
      </w:r>
    </w:p>
    <w:p w:rsidR="008F57C0" w:rsidRDefault="008F57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-Да ты рехнулся, вот тебе и ответ откуда паранойя…</w:t>
      </w:r>
    </w:p>
    <w:p w:rsidR="00EB23ED" w:rsidRDefault="008F57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-Спокойно, Эни, я пошутил, частично… Тут из компонентов белой лазури только крахмал и витамины, без действующих веществ…</w:t>
      </w:r>
    </w:p>
    <w:p w:rsidR="008F57C0" w:rsidRDefault="008F57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-Точно?</w:t>
      </w:r>
    </w:p>
    <w:p w:rsidR="008F57C0" w:rsidRDefault="008F57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 Более, чем уверен…</w:t>
      </w:r>
    </w:p>
    <w:p w:rsidR="008F57C0" w:rsidRDefault="008F57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дверь постучали. Эниси встал и открыл. *</w:t>
      </w:r>
    </w:p>
    <w:p w:rsidR="008F57C0" w:rsidRDefault="008F57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-Господин Зофэ…</w:t>
      </w:r>
    </w:p>
    <w:p w:rsidR="008F57C0" w:rsidRDefault="008F57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*Она заметила Ли и ненадолго остановилась. Она не видела его долго, но давно чувствовала перед ними вину… *</w:t>
      </w:r>
    </w:p>
    <w:p w:rsidR="008F57C0" w:rsidRDefault="008F57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-Эксперимента 204: в результате попытки декрионизации с введением в вены глицерина при облучении стазисным полем испытуемый 2024 выжил и находится в стабильном состоянии</w:t>
      </w:r>
    </w:p>
    <w:p w:rsidR="008F57C0" w:rsidRDefault="008F57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-Вы проводите опыты на пимбурах</w:t>
      </w:r>
    </w:p>
    <w:p w:rsidR="008F57C0" w:rsidRDefault="008F57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-Нет, конечно. На крысах… Уточните результаты, проведите опыты…</w:t>
      </w:r>
    </w:p>
    <w:p w:rsidR="008F57C0" w:rsidRDefault="008F57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-Так точно… Господин Зофэ</w:t>
      </w:r>
      <w:r w:rsidR="00413FC2">
        <w:rPr>
          <w:rFonts w:ascii="Truetypewriter PolyglOTT" w:hAnsi="Truetypewriter PolyglOTT" w:cs="Truetypewriter PolyglOTT"/>
          <w:sz w:val="28"/>
          <w:szCs w:val="28"/>
        </w:rPr>
        <w:t>…</w:t>
      </w:r>
    </w:p>
    <w:p w:rsidR="00413FC2" w:rsidRDefault="008F57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w:t>
      </w:r>
    </w:p>
    <w:p w:rsidR="00413FC2" w:rsidRDefault="00413FC2"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-Нет, ничего… Извините, просто задумалась…</w:t>
      </w:r>
    </w:p>
    <w:p w:rsidR="00413FC2" w:rsidRDefault="00413FC2"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спешно отвела взгляд развернулась и быстрым шагом пошла в лаборатории. *</w:t>
      </w:r>
    </w:p>
    <w:p w:rsidR="00413FC2" w:rsidRDefault="00413FC2"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-Она, учёный? </w:t>
      </w:r>
    </w:p>
    <w:p w:rsidR="00413FC2" w:rsidRDefault="00413FC2"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-Нет, секретарь… Какой из неё учёный? А чего добру пропадать… Мне сейчас любые руки нужны, а там, может, и амнистию объявим… </w:t>
      </w:r>
    </w:p>
    <w:p w:rsidR="00B04086" w:rsidRDefault="00413FC2"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w:t>
      </w:r>
      <w:r w:rsidR="00B04086">
        <w:rPr>
          <w:rFonts w:ascii="Truetypewriter PolyglOTT" w:hAnsi="Truetypewriter PolyglOTT" w:cs="Truetypewriter PolyglOTT"/>
          <w:sz w:val="28"/>
          <w:szCs w:val="28"/>
        </w:rPr>
        <w:t>Ну… Ладно…</w:t>
      </w:r>
    </w:p>
    <w:p w:rsidR="00B04086" w:rsidRDefault="00B04086"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-Слушай, я всегда хотел спросить, что значит нашивка «Паантэ» на твоей любимой кофте</w:t>
      </w:r>
    </w:p>
    <w:p w:rsidR="00B04086" w:rsidRDefault="00B04086"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-Ох, Эни… Там написано «Раантэ», это язык Листо. В переводе любящий. Просто вышить было проще Римкарикой(пимбазенский рунический алфавит, основанный на Ритирском), нежели Ритирикой(алфавит, основанный на Ритирском прописном алфавите). Это только в Пимбазене Рима передаёт звук «П», у всех остальных это «Р»…</w:t>
      </w:r>
    </w:p>
    <w:p w:rsidR="00B04086" w:rsidRDefault="00B04086"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-Да знаю я… Постоянно забываю, что это ну нас Котрэ и Котрэлин, а у остальных – Рима…</w:t>
      </w:r>
    </w:p>
    <w:p w:rsidR="006E6DC0" w:rsidRDefault="00B04086"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-Котрэ, </w:t>
      </w:r>
      <w:r w:rsidR="006E6DC0">
        <w:rPr>
          <w:rFonts w:ascii="Truetypewriter PolyglOTT" w:hAnsi="Truetypewriter PolyglOTT" w:cs="Truetypewriter PolyglOTT"/>
          <w:sz w:val="28"/>
          <w:szCs w:val="28"/>
        </w:rPr>
        <w:t>Котрэлин передаёт гортанный «Р»</w:t>
      </w:r>
    </w:p>
    <w:p w:rsidR="006E6DC0" w:rsidRDefault="006E6D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-Меня учили старопимбазенскому, для меня они все передают один звук. Не пытайся меня переучить на общий манер…</w:t>
      </w:r>
    </w:p>
    <w:p w:rsidR="006E6DC0" w:rsidRDefault="006E6D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-Я и не пытаюсь… Всё же, я думаю, что Исааку стоит позвонить…</w:t>
      </w:r>
    </w:p>
    <w:p w:rsidR="006E6DC0" w:rsidRDefault="006E6D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молча набрал номер Исаака. Спустя несколько секунд на том конце ответили*</w:t>
      </w:r>
    </w:p>
    <w:p w:rsidR="006E6DC0" w:rsidRDefault="006E6D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-Да, слушаю…</w:t>
      </w:r>
    </w:p>
    <w:p w:rsidR="006E6DC0" w:rsidRDefault="006E6D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-Исаак, а у тебя всё в порядке?</w:t>
      </w:r>
    </w:p>
    <w:p w:rsidR="006E6DC0" w:rsidRDefault="006E6D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-Да, а что может быть не так?</w:t>
      </w:r>
    </w:p>
    <w:p w:rsidR="006E6DC0" w:rsidRDefault="006E6D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-А как же?</w:t>
      </w:r>
    </w:p>
    <w:p w:rsidR="006E6DC0" w:rsidRDefault="006E6D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-На </w:t>
      </w:r>
      <w:r>
        <w:rPr>
          <w:rFonts w:ascii="Truetypewriter PolyglOTT" w:hAnsi="Truetypewriter PolyglOTT" w:cs="Truetypewriter PolyglOTT"/>
          <w:sz w:val="28"/>
          <w:szCs w:val="28"/>
          <w:lang w:val="en-US"/>
        </w:rPr>
        <w:t>RAN</w:t>
      </w:r>
      <w:r w:rsidRPr="006E6DC0">
        <w:rPr>
          <w:rFonts w:ascii="Truetypewriter PolyglOTT" w:hAnsi="Truetypewriter PolyglOTT" w:cs="Truetypewriter PolyglOTT"/>
          <w:sz w:val="28"/>
          <w:szCs w:val="28"/>
        </w:rPr>
        <w:t>-</w:t>
      </w:r>
      <w:r>
        <w:rPr>
          <w:rFonts w:ascii="Truetypewriter PolyglOTT" w:hAnsi="Truetypewriter PolyglOTT" w:cs="Truetypewriter PolyglOTT"/>
          <w:sz w:val="28"/>
          <w:szCs w:val="28"/>
          <w:lang w:val="en-US"/>
        </w:rPr>
        <w:t>J</w:t>
      </w:r>
      <w:r>
        <w:rPr>
          <w:rFonts w:ascii="Truetypewriter PolyglOTT" w:hAnsi="Truetypewriter PolyglOTT" w:cs="Truetypewriter PolyglOTT"/>
          <w:sz w:val="28"/>
          <w:szCs w:val="28"/>
        </w:rPr>
        <w:t xml:space="preserve">, если ты о ней, находятся КтрПБ, а не Лаймаара Жистонэсс… </w:t>
      </w:r>
    </w:p>
    <w:p w:rsidR="006E6DC0" w:rsidRDefault="006E6D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-А ты уверен?</w:t>
      </w:r>
    </w:p>
    <w:p w:rsidR="006E6DC0" w:rsidRDefault="006E6D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-Не знаю, как вы, а я элите доверяю…</w:t>
      </w:r>
    </w:p>
    <w:p w:rsidR="006E6DC0" w:rsidRDefault="006E6DC0"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двери кабинета Исаака влетел юноша*</w:t>
      </w:r>
    </w:p>
    <w:p w:rsidR="006E6DC0" w:rsidRDefault="00987109"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Альф: -Ваше высочество, отец просил срочно помочь ему…</w:t>
      </w:r>
    </w:p>
    <w:p w:rsidR="00F20DAC" w:rsidRDefault="00F20DAC"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-Что случилось? Я тут…</w:t>
      </w:r>
    </w:p>
    <w:p w:rsidR="00F20DAC" w:rsidRDefault="00F20DAC"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Альф: -Ома и Эпси угнали корабль</w:t>
      </w:r>
    </w:p>
    <w:p w:rsidR="00F20DAC" w:rsidRDefault="00F20DAC"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-Что, что они сделали? Вдвоём, космический челнок?</w:t>
      </w:r>
    </w:p>
    <w:p w:rsidR="00F20DAC" w:rsidRDefault="00F20DAC"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Альф: -Звездолёт…</w:t>
      </w:r>
    </w:p>
    <w:p w:rsidR="00F20DAC" w:rsidRDefault="00272881"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-Я разберу…</w:t>
      </w:r>
    </w:p>
    <w:p w:rsidR="00272881" w:rsidRDefault="00272881"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 Сильве в комнату Эниси постучали… Эниси открыл дверь.*</w:t>
      </w:r>
    </w:p>
    <w:p w:rsidR="00F20DAC" w:rsidRDefault="00272881"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-А вот и пропажа…</w:t>
      </w:r>
    </w:p>
    <w:p w:rsidR="00272881" w:rsidRDefault="00272881"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Альф: -Вы совсем с ума сошли, вас отец убьёт…</w:t>
      </w:r>
    </w:p>
    <w:p w:rsidR="008F57C0" w:rsidRDefault="00272881"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поговорю с Ши…</w:t>
      </w:r>
    </w:p>
    <w:p w:rsidR="00272881" w:rsidRDefault="00272881"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Эпси: -Ома, так зачем мы здесь? </w:t>
      </w:r>
    </w:p>
    <w:p w:rsidR="00272881" w:rsidRDefault="00272881"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Ома: -Я прочитала некоторые записи отца… Про Ниссэ Зофэ…</w:t>
      </w:r>
    </w:p>
    <w:p w:rsidR="00272881" w:rsidRDefault="00272881"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-Ши ведёт дневник?</w:t>
      </w:r>
    </w:p>
    <w:p w:rsidR="00272881" w:rsidRDefault="00272881"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Эпси: -Есть немного…</w:t>
      </w:r>
    </w:p>
    <w:p w:rsidR="00272881" w:rsidRDefault="00272881"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Ома: -Я хочу работать с вами, здесь…</w:t>
      </w:r>
    </w:p>
    <w:p w:rsidR="00272881" w:rsidRDefault="00272881"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-А что скажут твои родители?</w:t>
      </w:r>
    </w:p>
    <w:p w:rsidR="00272881" w:rsidRDefault="00272881"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Ома: -Это не важно…</w:t>
      </w:r>
    </w:p>
    <w:p w:rsidR="00272881" w:rsidRDefault="00272881"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-Ты поссорилась с ними?</w:t>
      </w:r>
    </w:p>
    <w:p w:rsidR="00272881" w:rsidRDefault="00272881"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Ома: -Отец говорит, что быть учёным – не лучшая затея… Он вечно приводит в пример Сонэт Ли, как военного учёного… Альф – такой же занудный вояка, Финэ – инженер-конструктор, Эпси – пилот, а я хочу в другую стезю… Не хочу заниматься уничтожением…</w:t>
      </w:r>
    </w:p>
    <w:p w:rsidR="00272881" w:rsidRDefault="00272881"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-Наивно, Ома… Любое открытие может быть как</w:t>
      </w:r>
      <w:r w:rsidR="00E90ECF">
        <w:rPr>
          <w:rFonts w:ascii="Truetypewriter PolyglOTT" w:hAnsi="Truetypewriter PolyglOTT" w:cs="Truetypewriter PolyglOTT"/>
          <w:sz w:val="28"/>
          <w:szCs w:val="28"/>
        </w:rPr>
        <w:t xml:space="preserve"> со знаком плюс, так и со знаком минус: вопрос лишь в том, в чьих оно руках. Вот смотри, это ядерная батарея: её можно вставить в передатчик и общаться с её помощью, а можно вставить в винтовку, и с её помощью убить. Можно при помощи неё создать щит… И так далее… Даже абсолютно безобидный смычок может послужить в качестве оружия… Если хочешь, мы договоримся с Ши, не проблема… Но… Не всё так просто. Мы с Эниси почти всю жизнь воюем. Наши тела в шрамах… </w:t>
      </w:r>
    </w:p>
    <w:p w:rsidR="00E90ECF" w:rsidRDefault="00E90ECF"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Ома: -Я согласна…</w:t>
      </w:r>
    </w:p>
    <w:p w:rsidR="00E90ECF" w:rsidRDefault="00E90ECF"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-А с вами, юноша, будет отдельный разговор…</w:t>
      </w:r>
    </w:p>
    <w:p w:rsidR="00E90ECF" w:rsidRDefault="00E90ECF"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-Спокойно, Исаак, спокойно… Он твой ровесник… Это смешно, когда ты называешь его юношей… </w:t>
      </w:r>
    </w:p>
    <w:p w:rsidR="00E90ECF" w:rsidRDefault="00E90ECF"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-Ну а что с ним делать? Не в тюрьму же садить…</w:t>
      </w:r>
    </w:p>
    <w:p w:rsidR="00E90ECF" w:rsidRDefault="00E90ECF"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Альф: -Думаю отец бы посадил…</w:t>
      </w:r>
    </w:p>
    <w:p w:rsidR="00E90ECF" w:rsidRDefault="00E90ECF"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-У меня есть идея получше… Отправьте его на Магвиль, ко мне… Конец связи…</w:t>
      </w:r>
    </w:p>
    <w:p w:rsidR="00E90ECF" w:rsidRDefault="00E90ECF"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Альф: -Простите за бестактность… Но что вы всё-таки придумали…</w:t>
      </w:r>
    </w:p>
    <w:p w:rsidR="00E90ECF" w:rsidRDefault="00E90ECF"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-Ой, да ладно… Здесь все свои, какой такт… А про мою идею… Если он один сумел угнать звездолёт, это значит, что из него вышел бы отличный капитан, но вот не задача, сначала нужно год отслужить рулевым… А может и боль</w:t>
      </w:r>
      <w:r w:rsidR="00D55E43">
        <w:rPr>
          <w:rFonts w:ascii="Truetypewriter PolyglOTT" w:hAnsi="Truetypewriter PolyglOTT" w:cs="Truetypewriter PolyglOTT"/>
          <w:sz w:val="28"/>
          <w:szCs w:val="28"/>
        </w:rPr>
        <w:t>ше. Посмотрим, сможет ли он стать более спокойным…</w:t>
      </w:r>
    </w:p>
    <w:p w:rsidR="005A27D3" w:rsidRDefault="005A27D3"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Альф: -Это жестоко…</w:t>
      </w:r>
    </w:p>
    <w:p w:rsidR="005A27D3" w:rsidRDefault="005A27D3" w:rsidP="005F03C6">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-Не столь, сколь, сажать его в тюрьму. К тому же, это эффективнее…</w:t>
      </w:r>
    </w:p>
    <w:p w:rsidR="0044518B" w:rsidRDefault="0044518B" w:rsidP="0044518B">
      <w:pPr>
        <w:shd w:val="clear" w:color="auto" w:fill="FFFFFF" w:themeFill="background1"/>
        <w:spacing w:before="240" w:line="240" w:lineRule="auto"/>
        <w:jc w:val="center"/>
        <w:rPr>
          <w:rFonts w:ascii="Truetypewriter PolyglOTT" w:hAnsi="Truetypewriter PolyglOTT" w:cs="Truetypewriter PolyglOTT"/>
          <w:b/>
          <w:sz w:val="36"/>
          <w:szCs w:val="28"/>
        </w:rPr>
      </w:pPr>
      <w:r w:rsidRPr="00223F19">
        <w:rPr>
          <w:rFonts w:ascii="Truetypewriter PolyglOTT" w:hAnsi="Truetypewriter PolyglOTT" w:cs="Truetypewriter PolyglOTT"/>
          <w:b/>
          <w:sz w:val="36"/>
          <w:szCs w:val="28"/>
        </w:rPr>
        <w:lastRenderedPageBreak/>
        <w:t>Глава</w:t>
      </w:r>
      <w:r w:rsidR="005324AB">
        <w:rPr>
          <w:rFonts w:ascii="Truetypewriter PolyglOTT" w:hAnsi="Truetypewriter PolyglOTT" w:cs="Truetypewriter PolyglOTT"/>
          <w:b/>
          <w:sz w:val="36"/>
          <w:szCs w:val="28"/>
        </w:rPr>
        <w:t xml:space="preserve"> 9. Останется одно</w:t>
      </w:r>
      <w:r>
        <w:rPr>
          <w:rFonts w:ascii="Truetypewriter PolyglOTT" w:hAnsi="Truetypewriter PolyglOTT" w:cs="Truetypewriter PolyglOTT"/>
          <w:b/>
          <w:sz w:val="36"/>
          <w:szCs w:val="28"/>
        </w:rPr>
        <w:t>…</w:t>
      </w:r>
    </w:p>
    <w:p w:rsidR="0044518B" w:rsidRDefault="0044518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10:55 10.06.2018 *Сонет прилетела на Сильву по просьбе Эниси. Он хотел, чтобы Ома пожила пока в комнате Сонет. Со была не особо против, но пару вещей нужно было забрать: халат, записи и подаренный братом автокарандаш. </w:t>
      </w:r>
    </w:p>
    <w:p w:rsidR="00272881" w:rsidRDefault="0044518B" w:rsidP="0044518B">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Как ни в чём не бывало, госпожа Ли сошла с трапа корабля. И направилась в бункер под старым замком, туда, где и находились братья. Идя по коридору Сонет неожиданно остановилась… На неё шло будто бы её отражение… Спустя секунду она пришла в себя…*</w:t>
      </w:r>
    </w:p>
    <w:p w:rsidR="0044518B" w:rsidRDefault="0044518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-Добрый вечер, госпожа Шен…</w:t>
      </w:r>
    </w:p>
    <w:p w:rsidR="0044518B" w:rsidRDefault="0044518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посмотрела на неё</w:t>
      </w:r>
      <w:r w:rsidR="0068417B">
        <w:rPr>
          <w:rFonts w:ascii="Truetypewriter PolyglOTT" w:hAnsi="Truetypewriter PolyglOTT" w:cs="Truetypewriter PolyglOTT"/>
          <w:sz w:val="28"/>
          <w:szCs w:val="28"/>
        </w:rPr>
        <w:t xml:space="preserve"> испуганным взглядом. Будто мало было убитого мужа и каторги, так ещё и у семьи Ли была её точная копия… Второй раз за день она видела то, как могла бы пойти история, как должна была пойти история, если бы она не предала, если бы она действительно любила Ли…</w:t>
      </w:r>
      <w:r>
        <w:rPr>
          <w:rFonts w:ascii="Truetypewriter PolyglOTT" w:hAnsi="Truetypewriter PolyglOTT" w:cs="Truetypewriter PolyglOTT"/>
          <w:sz w:val="28"/>
          <w:szCs w:val="28"/>
        </w:rPr>
        <w:t>*</w:t>
      </w:r>
    </w:p>
    <w:p w:rsidR="0068417B" w:rsidRDefault="006841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-Вы к нему?</w:t>
      </w:r>
    </w:p>
    <w:p w:rsidR="0068417B" w:rsidRDefault="006841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*Спросила она испуганно, опуская потухший взгляд карих глаз…*</w:t>
      </w:r>
    </w:p>
    <w:p w:rsidR="0068417B" w:rsidRDefault="006841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-Да… А к кому ещё? </w:t>
      </w:r>
    </w:p>
    <w:p w:rsidR="0068417B" w:rsidRDefault="006841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прекрасно видела, что ещё чуть-чуть и Сонэ бы заплакала. Потому она сказала прямо… *</w:t>
      </w:r>
    </w:p>
    <w:p w:rsidR="0068417B" w:rsidRDefault="006841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-Отпусти…Ты ничего не вернёшь… Бессмысленно изводить себя… Здесь все что-то и кого-то потеряли… Была война, а война - это всегда зло… </w:t>
      </w:r>
    </w:p>
    <w:p w:rsidR="0068417B" w:rsidRDefault="006841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-Я… Я постараюсь…</w:t>
      </w:r>
    </w:p>
    <w:p w:rsidR="0068417B" w:rsidRDefault="006841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*Она убежала, а Сонет пошла дальше по коридору. </w:t>
      </w:r>
      <w:r w:rsidR="005324AB">
        <w:rPr>
          <w:rFonts w:ascii="Truetypewriter PolyglOTT" w:hAnsi="Truetypewriter PolyglOTT" w:cs="Truetypewriter PolyglOTT"/>
          <w:sz w:val="28"/>
          <w:szCs w:val="28"/>
        </w:rPr>
        <w:t>Дверь в каюту Эниси была открыта. Братья весело сидели и вспоминали своё прошлое. Ома сидела в уголке и читала лежавшие на столе документы, чертежи, доклады. Сонет вошла…</w:t>
      </w:r>
      <w:r>
        <w:rPr>
          <w:rFonts w:ascii="Truetypewriter PolyglOTT" w:hAnsi="Truetypewriter PolyglOTT" w:cs="Truetypewriter PolyglOTT"/>
          <w:sz w:val="28"/>
          <w:szCs w:val="28"/>
        </w:rPr>
        <w:t>*</w:t>
      </w:r>
    </w:p>
    <w:p w:rsidR="005324AB" w:rsidRDefault="005324A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-О, Со… Наконец-то…</w:t>
      </w:r>
    </w:p>
    <w:p w:rsidR="005324AB" w:rsidRDefault="005324A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-Эни, у нас есть небольшая проблемка…</w:t>
      </w:r>
    </w:p>
    <w:p w:rsidR="005324AB" w:rsidRDefault="005324A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-Какая? </w:t>
      </w:r>
    </w:p>
    <w:p w:rsidR="005324AB" w:rsidRDefault="005324A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-Кто заберёт детей</w:t>
      </w:r>
      <w:r w:rsidR="008E027B">
        <w:rPr>
          <w:rFonts w:ascii="Truetypewriter PolyglOTT" w:hAnsi="Truetypewriter PolyglOTT" w:cs="Truetypewriter PolyglOTT"/>
          <w:sz w:val="28"/>
          <w:szCs w:val="28"/>
        </w:rPr>
        <w:t xml:space="preserve"> со школы</w:t>
      </w:r>
      <w:r>
        <w:rPr>
          <w:rFonts w:ascii="Truetypewriter PolyglOTT" w:hAnsi="Truetypewriter PolyglOTT" w:cs="Truetypewriter PolyglOTT"/>
          <w:sz w:val="28"/>
          <w:szCs w:val="28"/>
        </w:rPr>
        <w:t>?</w:t>
      </w:r>
    </w:p>
    <w:p w:rsidR="005324AB" w:rsidRDefault="005324A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-Да… А, Силь?</w:t>
      </w:r>
    </w:p>
    <w:p w:rsidR="005324AB" w:rsidRDefault="005324A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w:t>
      </w:r>
      <w:r w:rsidR="008366AE">
        <w:rPr>
          <w:rFonts w:ascii="Truetypewriter PolyglOTT" w:hAnsi="Truetypewriter PolyglOTT" w:cs="Truetypewriter PolyglOTT"/>
          <w:sz w:val="28"/>
          <w:szCs w:val="28"/>
        </w:rPr>
        <w:t xml:space="preserve">Я им звонил. </w:t>
      </w:r>
      <w:r>
        <w:rPr>
          <w:rFonts w:ascii="Truetypewriter PolyglOTT" w:hAnsi="Truetypewriter PolyglOTT" w:cs="Truetypewriter PolyglOTT"/>
          <w:sz w:val="28"/>
          <w:szCs w:val="28"/>
        </w:rPr>
        <w:t xml:space="preserve">Они с Ши на Паари, им Финэ экскурсию устраивает… Устраивала, пока Ши не доложили, что его дети угнали звездолёт… </w:t>
      </w:r>
    </w:p>
    <w:p w:rsidR="005324AB" w:rsidRDefault="005324A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Ома: -У меня есть идея… Что насчёт того юноши, из видеозвонка? </w:t>
      </w:r>
    </w:p>
    <w:p w:rsidR="005324AB" w:rsidRDefault="005324A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-Исаак? У него, мне кажется, дел хватает.</w:t>
      </w:r>
    </w:p>
    <w:p w:rsidR="005324AB" w:rsidRDefault="008E02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-Её не было на коронации… Это его высочество Исааи Зофэ</w:t>
      </w:r>
    </w:p>
    <w:p w:rsidR="008E027B" w:rsidRDefault="008E02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Ома: -Он так выглядит? Я думала, что он, что ли постарше…</w:t>
      </w:r>
    </w:p>
    <w:p w:rsidR="008E027B" w:rsidRDefault="008E02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-Он по возрасту, сейчас, как вы. Ты разве не помнишь?</w:t>
      </w:r>
    </w:p>
    <w:p w:rsidR="008E027B" w:rsidRDefault="008E02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Ома: -Мне тогда было, от силы, года 4… Я помню одно: то, что тогда вы что-то читали…</w:t>
      </w:r>
    </w:p>
    <w:p w:rsidR="008E027B" w:rsidRDefault="008E02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Сонет*посмотрев на часы*: -Ли, мы не успеем…  </w:t>
      </w:r>
    </w:p>
    <w:p w:rsidR="008E027B" w:rsidRDefault="008E02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потянулся к коммуникатору *</w:t>
      </w:r>
    </w:p>
    <w:p w:rsidR="008E027B" w:rsidRDefault="008E02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-Исаак, не занят?</w:t>
      </w:r>
    </w:p>
    <w:p w:rsidR="008E027B" w:rsidRDefault="008E02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-Нет, а что? </w:t>
      </w:r>
    </w:p>
    <w:p w:rsidR="008E027B" w:rsidRDefault="008E02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-Нужно забрать детей Ли из школы…</w:t>
      </w:r>
    </w:p>
    <w:p w:rsidR="008E027B" w:rsidRDefault="008E02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-Пап, по-моему, это плохая идея. Меня в лицо знает огромное количество пимбазенцев… Хотя…</w:t>
      </w:r>
    </w:p>
    <w:p w:rsidR="008E027B" w:rsidRDefault="008E02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-Спасибо огромное…</w:t>
      </w:r>
    </w:p>
    <w:p w:rsidR="008E027B" w:rsidRDefault="008E02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-Суп в холодильнике</w:t>
      </w:r>
    </w:p>
    <w:p w:rsidR="008E027B" w:rsidRDefault="008E02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*Коммуникатор выключился…*</w:t>
      </w:r>
    </w:p>
    <w:p w:rsidR="008E027B" w:rsidRDefault="008E02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-Ну мы и родители…</w:t>
      </w:r>
    </w:p>
    <w:p w:rsidR="008E027B" w:rsidRDefault="008E02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 ладно, вы ж их не на минном поле забыли…</w:t>
      </w:r>
    </w:p>
    <w:p w:rsidR="008E027B" w:rsidRDefault="008E027B"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и Сонет посмотрели на него осуждающе*</w:t>
      </w:r>
    </w:p>
    <w:p w:rsidR="008366AE" w:rsidRDefault="008366AE"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-Ладно, плохая шутка, я понял…</w:t>
      </w:r>
    </w:p>
    <w:p w:rsidR="008366AE" w:rsidRDefault="008366AE"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-Пойдём, дорогуша… Поселим тебя…</w:t>
      </w:r>
    </w:p>
    <w:p w:rsidR="008366AE" w:rsidRDefault="008366AE" w:rsidP="0044518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*Тем временем на Магвиле Исаак приказал найти для него чёрные очки. После чего при помощи косметики изменил внешность. </w:t>
      </w:r>
    </w:p>
    <w:p w:rsidR="008366AE" w:rsidRDefault="008366AE" w:rsidP="008366AE">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Не важно как это выглядело, главное, что он перестал быть похожим на самого себя… По приезде в школу он прошёл КПП, где вахтёрша устроила незваному гостю допрос. Исаак сочинял на ходу, после чего прошёл в кабинет. *</w:t>
      </w:r>
    </w:p>
    <w:p w:rsidR="008366AE" w:rsidRDefault="008366AE" w:rsidP="008366AE">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Учитель: -На этом урок по истории великих династий окончен… Вы к кому?</w:t>
      </w:r>
    </w:p>
    <w:p w:rsidR="008366AE" w:rsidRDefault="008366AE" w:rsidP="008366AE">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-Я за близнецами: Нэкрией и Эрвельсом… </w:t>
      </w:r>
    </w:p>
    <w:p w:rsidR="008366AE" w:rsidRDefault="008366AE" w:rsidP="008366AE">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Учитель: -Да, их отец звонил. Сказал, что за ними заедет их троюродный брат… А вы не знаете, у вас есть бабушки и дедушки?</w:t>
      </w:r>
    </w:p>
    <w:p w:rsidR="008366AE" w:rsidRDefault="008366AE" w:rsidP="008366AE">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-Нету, ни у них, не у меня</w:t>
      </w:r>
      <w:r w:rsidR="00E06899">
        <w:rPr>
          <w:rFonts w:ascii="Truetypewriter PolyglOTT" w:hAnsi="Truetypewriter PolyglOTT" w:cs="Truetypewriter PolyglOTT"/>
          <w:sz w:val="28"/>
          <w:szCs w:val="28"/>
        </w:rPr>
        <w:t>: все погибли во время великой войны…</w:t>
      </w:r>
    </w:p>
    <w:p w:rsidR="00E06899" w:rsidRDefault="00E06899" w:rsidP="008366AE">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Учитель: -Но это же было пять тысяч оборотов назад… </w:t>
      </w:r>
    </w:p>
    <w:p w:rsidR="00E06899" w:rsidRDefault="00E06899" w:rsidP="008366AE">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-Извините, оговорился… Вы поняли о какой я войне… </w:t>
      </w:r>
    </w:p>
    <w:p w:rsidR="00E06899" w:rsidRDefault="00E06899" w:rsidP="008366AE">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*Учитель подозвала детей и передала Исааку. Дети смотрели на него не особо доверяя.  Они вышли во двор, где их уже ждала чёрная машина. *</w:t>
      </w:r>
    </w:p>
    <w:p w:rsidR="00E06899" w:rsidRDefault="00E06899" w:rsidP="008366AE">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Эрвельс: -Во дворе школы нельзя парковаться…</w:t>
      </w:r>
    </w:p>
    <w:p w:rsidR="00E06899" w:rsidRDefault="00E06899" w:rsidP="008366AE">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-Да ничего страшного, садитесь…</w:t>
      </w:r>
    </w:p>
    <w:p w:rsidR="00E06899" w:rsidRDefault="00E06899" w:rsidP="008366AE">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*Внутри машины был аскетичный дизайн. Все расселись, после чего Исааку доложили о том, что </w:t>
      </w:r>
      <w:r w:rsidR="009635CD">
        <w:rPr>
          <w:rFonts w:ascii="Truetypewriter PolyglOTT" w:hAnsi="Truetypewriter PolyglOTT" w:cs="Truetypewriter PolyglOTT"/>
          <w:sz w:val="28"/>
          <w:szCs w:val="28"/>
        </w:rPr>
        <w:t>необходимо срочно приехать в Централь</w:t>
      </w:r>
      <w:r>
        <w:rPr>
          <w:rFonts w:ascii="Truetypewriter PolyglOTT" w:hAnsi="Truetypewriter PolyglOTT" w:cs="Truetypewriter PolyglOTT"/>
          <w:sz w:val="28"/>
          <w:szCs w:val="28"/>
        </w:rPr>
        <w:t>*</w:t>
      </w:r>
    </w:p>
    <w:p w:rsidR="009635CD" w:rsidRDefault="009635CD" w:rsidP="008366AE">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Нэкрия: -Квампессинская Централь, а мы разве не едем домой?</w:t>
      </w:r>
    </w:p>
    <w:p w:rsidR="009635CD" w:rsidRDefault="009635CD" w:rsidP="008366AE">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-Его высочество попросил меня решить один вопрос… </w:t>
      </w:r>
    </w:p>
    <w:p w:rsidR="009635CD" w:rsidRDefault="009635CD" w:rsidP="008366AE">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Эрвельс: -Вы советник?</w:t>
      </w:r>
    </w:p>
    <w:p w:rsidR="009635CD" w:rsidRDefault="009635CD" w:rsidP="008366AE">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-Да…</w:t>
      </w:r>
    </w:p>
    <w:p w:rsidR="009635CD" w:rsidRDefault="009635CD" w:rsidP="008366AE">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*Они вошли в здание. Но вместо того, чтобы досмотреть гостей, хотя бы пропустить через металлодетектор</w:t>
      </w:r>
      <w:r w:rsidR="000053DB">
        <w:rPr>
          <w:rFonts w:ascii="Truetypewriter PolyglOTT" w:hAnsi="Truetypewriter PolyglOTT" w:cs="Truetypewriter PolyglOTT"/>
          <w:sz w:val="28"/>
          <w:szCs w:val="28"/>
        </w:rPr>
        <w:t>, их пустили напрямую. Они зашли в лифт. И через минуту были в кабинете Исаака.</w:t>
      </w:r>
      <w:r>
        <w:rPr>
          <w:rFonts w:ascii="Truetypewriter PolyglOTT" w:hAnsi="Truetypewriter PolyglOTT" w:cs="Truetypewriter PolyglOTT"/>
          <w:sz w:val="28"/>
          <w:szCs w:val="28"/>
        </w:rPr>
        <w:t>*</w:t>
      </w:r>
    </w:p>
    <w:p w:rsidR="000053DB" w:rsidRDefault="000053DB" w:rsidP="008366AE">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-Видите дверь справа? Зайдите туда… Только не выходите, и ничего не сломайте…</w:t>
      </w:r>
    </w:p>
    <w:p w:rsidR="00B67BD1" w:rsidRDefault="00235616" w:rsidP="008366AE">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*После того, как дети ушли. Исаак подошёл к столу и сказал секретарше о том, что готов к приёму. Его</w:t>
      </w:r>
      <w:r w:rsidR="00B67BD1">
        <w:rPr>
          <w:rFonts w:ascii="Truetypewriter PolyglOTT" w:hAnsi="Truetypewriter PolyglOTT" w:cs="Truetypewriter PolyglOTT"/>
          <w:sz w:val="28"/>
          <w:szCs w:val="28"/>
        </w:rPr>
        <w:t xml:space="preserve"> гостем был глава Голантереи. Вся проблема заключалась в том, что парламент не давал зелёный свет на проект председателя по повышению эффективности посевов. Но после того, как Исаак выслушал предложение председателя и подписал распоряжение, парламенту оставалось лишь принять документ. Председатель ушёл.</w:t>
      </w:r>
    </w:p>
    <w:p w:rsidR="00235616" w:rsidRDefault="00B67BD1" w:rsidP="00B67BD1">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гостиной, куда Исаак и отправил детей, всё было в порядке, но вот в ванной…</w:t>
      </w:r>
      <w:r w:rsidR="00597F2A">
        <w:rPr>
          <w:rFonts w:ascii="Truetypewriter PolyglOTT" w:hAnsi="Truetypewriter PolyglOTT" w:cs="Truetypewriter PolyglOTT"/>
          <w:sz w:val="28"/>
          <w:szCs w:val="28"/>
        </w:rPr>
        <w:t xml:space="preserve"> Близнецы не поделили кусок мыла, потому решили, что надо найти ещё один… Нашли, предварительно перевернув всё вверх дном…</w:t>
      </w:r>
      <w:r w:rsidR="00235616">
        <w:rPr>
          <w:rFonts w:ascii="Truetypewriter PolyglOTT" w:hAnsi="Truetypewriter PolyglOTT" w:cs="Truetypewriter PolyglOTT"/>
          <w:sz w:val="28"/>
          <w:szCs w:val="28"/>
        </w:rPr>
        <w:t>*</w:t>
      </w:r>
    </w:p>
    <w:p w:rsidR="00597F2A" w:rsidRDefault="00597F2A" w:rsidP="00597F2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-Я же… </w:t>
      </w:r>
      <w:r w:rsidR="00164A45">
        <w:rPr>
          <w:rFonts w:ascii="Truetypewriter PolyglOTT" w:hAnsi="Truetypewriter PolyglOTT" w:cs="Truetypewriter PolyglOTT"/>
          <w:sz w:val="28"/>
          <w:szCs w:val="28"/>
        </w:rPr>
        <w:t>Ладно, пойдёмте… Вам действительно пора домой…</w:t>
      </w:r>
    </w:p>
    <w:p w:rsidR="00164A45" w:rsidRDefault="00164A45" w:rsidP="00597F2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Нэкрия: -А как же?</w:t>
      </w:r>
    </w:p>
    <w:p w:rsidR="00164A45" w:rsidRDefault="00164A45" w:rsidP="00597F2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-Я приберу…</w:t>
      </w:r>
    </w:p>
    <w:p w:rsidR="00164A45" w:rsidRDefault="00164A45" w:rsidP="00597F2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Эрвельс: -А зачем тогда весь этот маскарад?</w:t>
      </w:r>
    </w:p>
    <w:p w:rsidR="00164A45" w:rsidRDefault="00164A45" w:rsidP="00597F2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-О чём ты?</w:t>
      </w:r>
    </w:p>
    <w:p w:rsidR="00164A45" w:rsidRDefault="00164A45" w:rsidP="00597F2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Эрвельс: -Так всё же, ваше высочество, где отец? Про комендантский час я знаю, но почему бы просто не послать за нами тётю Силь. Зачем</w:t>
      </w:r>
      <w:r w:rsidR="00661E95">
        <w:rPr>
          <w:rFonts w:ascii="Truetypewriter PolyglOTT" w:hAnsi="Truetypewriter PolyglOTT" w:cs="Truetypewriter PolyglOTT"/>
          <w:sz w:val="28"/>
          <w:szCs w:val="28"/>
        </w:rPr>
        <w:t xml:space="preserve"> присылать самого императора?</w:t>
      </w:r>
      <w:r>
        <w:rPr>
          <w:rFonts w:ascii="Truetypewriter PolyglOTT" w:hAnsi="Truetypewriter PolyglOTT" w:cs="Truetypewriter PolyglOTT"/>
          <w:sz w:val="28"/>
          <w:szCs w:val="28"/>
        </w:rPr>
        <w:t xml:space="preserve"> </w:t>
      </w:r>
    </w:p>
    <w:p w:rsidR="00164A45" w:rsidRDefault="00164A45" w:rsidP="00597F2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w:t>
      </w:r>
      <w:r w:rsidR="00661E95">
        <w:rPr>
          <w:rFonts w:ascii="Truetypewriter PolyglOTT" w:hAnsi="Truetypewriter PolyglOTT" w:cs="Truetypewriter PolyglOTT"/>
          <w:sz w:val="28"/>
          <w:szCs w:val="28"/>
        </w:rPr>
        <w:t xml:space="preserve">Исаак, понимая, что совершил небольшую ошибку, подошёл к зеркалу. Взял полотенце и стёр грим. </w:t>
      </w:r>
      <w:r>
        <w:rPr>
          <w:rFonts w:ascii="Truetypewriter PolyglOTT" w:hAnsi="Truetypewriter PolyglOTT" w:cs="Truetypewriter PolyglOTT"/>
          <w:sz w:val="28"/>
          <w:szCs w:val="28"/>
        </w:rPr>
        <w:t>*</w:t>
      </w:r>
    </w:p>
    <w:p w:rsidR="00661E95" w:rsidRDefault="00FC5F74" w:rsidP="00597F2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Нэкрия: -Так вот оно что…</w:t>
      </w:r>
    </w:p>
    <w:p w:rsidR="00FC5F74" w:rsidRDefault="00FC5F74" w:rsidP="00597F2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-Вы не по годам сообразительны… Но нам правда пора… Все знают, как выглядит император, а зачем в школе знать, что за детьми приехал император…</w:t>
      </w:r>
    </w:p>
    <w:p w:rsidR="00FC5F74" w:rsidRDefault="00FC5F74" w:rsidP="00597F2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*Они сели в автомобиль и поехали в квартиру Ли. Дети постоянно спрашивали о том, как ему живётся, насколько это весело, и, главное, где их родители… Исаак прекрасно знал кем являлись Со и Ли, но не рассказал об этом… </w:t>
      </w:r>
    </w:p>
    <w:p w:rsidR="00FC5F74" w:rsidRDefault="00FC5F74" w:rsidP="00FC5F74">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Они зашли в квартиру. Ли вытащил из холодильника суп и разлил на три тарелки. *</w:t>
      </w:r>
    </w:p>
    <w:p w:rsidR="00FC5F74" w:rsidRDefault="00FC5F74"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Эрвельс: -А разве императоры не едят из золотой посуды изысканные деликатесы?</w:t>
      </w:r>
    </w:p>
    <w:p w:rsidR="00FC5F74" w:rsidRDefault="00FC5F74"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-Некоторые едят… Мне, как-то, без разницы. Я рос в куда более беспощадных условиях. Никогда на золото не тянуло, зачем? Обычная керамика с добротной металлической ложкой. </w:t>
      </w:r>
    </w:p>
    <w:p w:rsidR="00FC5F74" w:rsidRDefault="00FC5F74"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Нэкрия: -А как вообще так вышло, что отец стал вашим учителем?</w:t>
      </w:r>
    </w:p>
    <w:p w:rsidR="00FC5F74" w:rsidRDefault="00FC5F74"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полез в пиджак и достал оттуда бумажник. Там лежала маленькая в</w:t>
      </w:r>
      <w:r w:rsidR="00C1387C">
        <w:rPr>
          <w:rFonts w:ascii="Truetypewriter PolyglOTT" w:hAnsi="Truetypewriter PolyglOTT" w:cs="Truetypewriter PolyglOTT"/>
          <w:sz w:val="28"/>
          <w:szCs w:val="28"/>
        </w:rPr>
        <w:t>ыцвев</w:t>
      </w:r>
      <w:r>
        <w:rPr>
          <w:rFonts w:ascii="Truetypewriter PolyglOTT" w:hAnsi="Truetypewriter PolyglOTT" w:cs="Truetypewriter PolyglOTT"/>
          <w:sz w:val="28"/>
          <w:szCs w:val="28"/>
        </w:rPr>
        <w:t>шая</w:t>
      </w:r>
      <w:r w:rsidR="00C1387C">
        <w:rPr>
          <w:rFonts w:ascii="Truetypewriter PolyglOTT" w:hAnsi="Truetypewriter PolyglOTT" w:cs="Truetypewriter PolyglOTT"/>
          <w:sz w:val="28"/>
          <w:szCs w:val="28"/>
        </w:rPr>
        <w:t xml:space="preserve"> и пожелтевшая</w:t>
      </w:r>
      <w:r>
        <w:rPr>
          <w:rFonts w:ascii="Truetypewriter PolyglOTT" w:hAnsi="Truetypewriter PolyglOTT" w:cs="Truetypewriter PolyglOTT"/>
          <w:sz w:val="28"/>
          <w:szCs w:val="28"/>
        </w:rPr>
        <w:t xml:space="preserve"> фотография из семейного замка Зофэ. *</w:t>
      </w:r>
    </w:p>
    <w:p w:rsidR="00FC5F74" w:rsidRDefault="00FC5F74"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-Это последняя фотография,</w:t>
      </w:r>
      <w:r w:rsidR="00C1387C">
        <w:rPr>
          <w:rFonts w:ascii="Truetypewriter PolyglOTT" w:hAnsi="Truetypewriter PolyglOTT" w:cs="Truetypewriter PolyglOTT"/>
          <w:sz w:val="28"/>
          <w:szCs w:val="28"/>
        </w:rPr>
        <w:t xml:space="preserve"> на которой изображена моя мать… А на её руках – я… С лева на право сверху: генерал Тао, Эниси Ли, Эниси Зофэ, Шрин Кришлау, снизу на диване: Силь Кришлау с её детьми Альфом, Омой, Эпси и Финэ, Ниссэ Зофэ со своим единственным сыном на руках.</w:t>
      </w:r>
    </w:p>
    <w:p w:rsidR="00C1387C" w:rsidRDefault="00C1387C"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Эрвельс: -А давно это было?</w:t>
      </w:r>
    </w:p>
    <w:p w:rsidR="00C1387C" w:rsidRDefault="00C1387C"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-794 оборот… По-современному, более 6300 лет назад</w:t>
      </w:r>
    </w:p>
    <w:p w:rsidR="00C1387C" w:rsidRDefault="00C1387C"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Нэкрия: -А…</w:t>
      </w:r>
    </w:p>
    <w:p w:rsidR="00C1387C" w:rsidRDefault="00C1387C"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-Вы ещё историю Пимбазена до этого момента не изучили?</w:t>
      </w:r>
    </w:p>
    <w:p w:rsidR="00C1387C" w:rsidRDefault="00C1387C"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Эрвельс: -Дело не в этом… Вопрос в том, каким образом отец оказался там…</w:t>
      </w:r>
    </w:p>
    <w:p w:rsidR="00C1387C" w:rsidRDefault="00C1387C"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-Наши отцы учились вместе в элитной академии…</w:t>
      </w:r>
    </w:p>
    <w:p w:rsidR="00883148" w:rsidRDefault="00C1387C"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*Замочный ключ прохрустел и дверь открылась. В комнату вошли уставшие </w:t>
      </w:r>
      <w:r w:rsidR="00883148">
        <w:rPr>
          <w:rFonts w:ascii="Truetypewriter PolyglOTT" w:hAnsi="Truetypewriter PolyglOTT" w:cs="Truetypewriter PolyglOTT"/>
          <w:sz w:val="28"/>
          <w:szCs w:val="28"/>
        </w:rPr>
        <w:t xml:space="preserve">Со и Ли… </w:t>
      </w:r>
      <w:r>
        <w:rPr>
          <w:rFonts w:ascii="Truetypewriter PolyglOTT" w:hAnsi="Truetypewriter PolyglOTT" w:cs="Truetypewriter PolyglOTT"/>
          <w:sz w:val="28"/>
          <w:szCs w:val="28"/>
        </w:rPr>
        <w:t>*</w:t>
      </w:r>
    </w:p>
    <w:p w:rsidR="00883148" w:rsidRDefault="00883148"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-Спасибо…</w:t>
      </w:r>
    </w:p>
    <w:p w:rsidR="00883148" w:rsidRDefault="00883148"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-Ой, да ничего страшного… Они у вас такие неугомонные… Как там?</w:t>
      </w:r>
    </w:p>
    <w:p w:rsidR="00883148" w:rsidRDefault="00883148"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-Да… Ой, тут дети… Эм, Нэ, идите в комнату… </w:t>
      </w:r>
    </w:p>
    <w:p w:rsidR="00883148" w:rsidRDefault="00883148"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Нэкрия: -Ну пап…</w:t>
      </w:r>
    </w:p>
    <w:p w:rsidR="00883148" w:rsidRDefault="00883148"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-Это взрослые разговоры, тут вам слушать нечего…</w:t>
      </w:r>
    </w:p>
    <w:p w:rsidR="00883148" w:rsidRDefault="00883148"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-Кого-то убили?</w:t>
      </w:r>
    </w:p>
    <w:p w:rsidR="00883148" w:rsidRDefault="00883148"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Эмрат: -Что?</w:t>
      </w:r>
    </w:p>
    <w:p w:rsidR="00883148" w:rsidRDefault="00883148"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-Нет… Идите уже</w:t>
      </w:r>
    </w:p>
    <w:p w:rsidR="00883148" w:rsidRDefault="00883148"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*Дети вышли*</w:t>
      </w:r>
    </w:p>
    <w:p w:rsidR="00883148" w:rsidRDefault="00883148"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-И что же тогда такого особо секретного?</w:t>
      </w:r>
    </w:p>
    <w:p w:rsidR="00883148" w:rsidRDefault="00883148"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-Да по сути ничего, просто зачем им потом объяснять кто такая Ниссэ…</w:t>
      </w:r>
      <w:r w:rsidR="00B92E0B">
        <w:rPr>
          <w:rFonts w:ascii="Truetypewriter PolyglOTT" w:hAnsi="Truetypewriter PolyglOTT" w:cs="Truetypewriter PolyglOTT"/>
          <w:sz w:val="28"/>
          <w:szCs w:val="28"/>
        </w:rPr>
        <w:t xml:space="preserve"> Почему они не живут во дворце…</w:t>
      </w:r>
    </w:p>
    <w:p w:rsidR="00C1387C" w:rsidRDefault="00883148"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-Ли… Они куда сообразительнее, чем ты думаешь… Может им всё рассказать?</w:t>
      </w:r>
    </w:p>
    <w:p w:rsidR="00883148" w:rsidRDefault="00883148"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-Зачем, Исаак, зачем?</w:t>
      </w:r>
    </w:p>
    <w:p w:rsidR="00883148" w:rsidRDefault="00883148"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-Ну а хорошо, какие у них сейчас от этого преимущества?</w:t>
      </w:r>
    </w:p>
    <w:p w:rsidR="00883148" w:rsidRDefault="00883148"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-Никаких… Исааи, никаких… Ты же понимаешь, что мы хотим оставить наше прошлое в прошлом… </w:t>
      </w:r>
    </w:p>
    <w:p w:rsidR="00883148" w:rsidRDefault="00883148"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-Оно вас не отпустит… У меня есть предложение… Не хотите ли вернуться к старому?</w:t>
      </w:r>
    </w:p>
    <w:p w:rsidR="00883148" w:rsidRDefault="00883148"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-У нас дети… Мы не можем так рисковать, а тренировать юнгатеров</w:t>
      </w:r>
      <w:r w:rsidR="008F360E">
        <w:rPr>
          <w:rFonts w:ascii="Truetypewriter PolyglOTT" w:hAnsi="Truetypewriter PolyglOTT" w:cs="Truetypewriter PolyglOTT"/>
          <w:sz w:val="28"/>
          <w:szCs w:val="28"/>
        </w:rPr>
        <w:t xml:space="preserve">… </w:t>
      </w:r>
    </w:p>
    <w:p w:rsidR="008F360E" w:rsidRDefault="008F360E"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-И вы довольны?</w:t>
      </w:r>
    </w:p>
    <w:p w:rsidR="008F360E" w:rsidRDefault="008F360E"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-Нет</w:t>
      </w:r>
      <w:r w:rsidR="007216C3">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 конечно, за последнее время лучшее, что случилось – это наш круиз…</w:t>
      </w:r>
    </w:p>
    <w:p w:rsidR="008F360E" w:rsidRDefault="008F360E"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-Подумайте над моим предложением… И да, расскажите детям хотя бы часть…</w:t>
      </w:r>
    </w:p>
    <w:p w:rsidR="007216C3" w:rsidRDefault="007216C3" w:rsidP="007216C3">
      <w:pPr>
        <w:shd w:val="clear" w:color="auto" w:fill="FFFFFF" w:themeFill="background1"/>
        <w:spacing w:before="240" w:line="240" w:lineRule="auto"/>
        <w:jc w:val="center"/>
        <w:rPr>
          <w:rFonts w:ascii="Truetypewriter PolyglOTT" w:hAnsi="Truetypewriter PolyglOTT" w:cs="Truetypewriter PolyglOTT"/>
          <w:b/>
          <w:sz w:val="36"/>
          <w:szCs w:val="28"/>
        </w:rPr>
      </w:pPr>
      <w:r w:rsidRPr="00223F19">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10. </w:t>
      </w:r>
      <w:r w:rsidR="009E4F75">
        <w:rPr>
          <w:rFonts w:ascii="Truetypewriter PolyglOTT" w:hAnsi="Truetypewriter PolyglOTT" w:cs="Truetypewriter PolyglOTT"/>
          <w:b/>
          <w:sz w:val="36"/>
          <w:szCs w:val="28"/>
        </w:rPr>
        <w:t>Мир иллюзий</w:t>
      </w:r>
      <w:r>
        <w:rPr>
          <w:rFonts w:ascii="Truetypewriter PolyglOTT" w:hAnsi="Truetypewriter PolyglOTT" w:cs="Truetypewriter PolyglOTT"/>
          <w:b/>
          <w:sz w:val="36"/>
          <w:szCs w:val="28"/>
        </w:rPr>
        <w:t>…</w:t>
      </w:r>
    </w:p>
    <w:p w:rsidR="009E4F75" w:rsidRDefault="009E4F75" w:rsidP="007216C3">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23:07</w:t>
      </w:r>
      <w:r w:rsidR="007216C3">
        <w:rPr>
          <w:rFonts w:ascii="Truetypewriter PolyglOTT" w:hAnsi="Truetypewriter PolyglOTT" w:cs="Truetypewriter PolyglOTT"/>
          <w:sz w:val="28"/>
          <w:szCs w:val="28"/>
        </w:rPr>
        <w:t xml:space="preserve"> 10.06.2018</w:t>
      </w:r>
      <w:r>
        <w:rPr>
          <w:rFonts w:ascii="Truetypewriter PolyglOTT" w:hAnsi="Truetypewriter PolyglOTT" w:cs="Truetypewriter PolyglOTT"/>
          <w:sz w:val="28"/>
          <w:szCs w:val="28"/>
        </w:rPr>
        <w:t xml:space="preserve"> *Эниси прилёг в кровать и не заметил, как уснул. </w:t>
      </w:r>
    </w:p>
    <w:p w:rsidR="00B321C7" w:rsidRDefault="009E4F75" w:rsidP="009E4F75">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 шёл по Сильве: сначала</w:t>
      </w:r>
      <w:r w:rsidR="00B321C7">
        <w:rPr>
          <w:rFonts w:ascii="Truetypewriter PolyglOTT" w:hAnsi="Truetypewriter PolyglOTT" w:cs="Truetypewriter PolyglOTT"/>
          <w:sz w:val="28"/>
          <w:szCs w:val="28"/>
        </w:rPr>
        <w:t xml:space="preserve"> по развалинам тюрьмы С-01, после</w:t>
      </w:r>
      <w:r>
        <w:rPr>
          <w:rFonts w:ascii="Truetypewriter PolyglOTT" w:hAnsi="Truetypewriter PolyglOTT" w:cs="Truetypewriter PolyglOTT"/>
          <w:sz w:val="28"/>
          <w:szCs w:val="28"/>
        </w:rPr>
        <w:t xml:space="preserve"> вдоль электростанции </w:t>
      </w:r>
      <w:r w:rsidR="00B321C7">
        <w:rPr>
          <w:rFonts w:ascii="Truetypewriter PolyglOTT" w:hAnsi="Truetypewriter PolyglOTT" w:cs="Truetypewriter PolyglOTT"/>
          <w:sz w:val="28"/>
          <w:szCs w:val="28"/>
        </w:rPr>
        <w:t xml:space="preserve">Ноэль-Зо, затем по руинам первого замка Зофэ и, наконец, по просеке до родового имения… </w:t>
      </w:r>
    </w:p>
    <w:p w:rsidR="00B321C7" w:rsidRDefault="00B321C7" w:rsidP="009E4F75">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Слева деревья, справа тоже. Под ногами такая до боли знакомая грунтовая дорога и запах мокрой от тумана земли. Смеркалось. Дорога бледнела, и лишь в дали были видны яркие огни. Они по-домашнему мерцали, будто подзывая Эни. </w:t>
      </w:r>
    </w:p>
    <w:p w:rsidR="007216C3" w:rsidRDefault="00B321C7" w:rsidP="009E4F75">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А он шёл на них, и вот, показался его дом. Солдаты элиты чинно чеканили шаг сменяя караул, а у ворот замка стоял Нильс… </w:t>
      </w:r>
      <w:r w:rsidR="009E4F75">
        <w:rPr>
          <w:rFonts w:ascii="Truetypewriter PolyglOTT" w:hAnsi="Truetypewriter PolyglOTT" w:cs="Truetypewriter PolyglOTT"/>
          <w:sz w:val="28"/>
          <w:szCs w:val="28"/>
        </w:rPr>
        <w:t>*</w:t>
      </w:r>
    </w:p>
    <w:p w:rsidR="00B321C7" w:rsidRDefault="00B321C7" w:rsidP="00B321C7">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-Отец… Папа…</w:t>
      </w:r>
    </w:p>
    <w:p w:rsidR="00B321C7" w:rsidRDefault="00B321C7" w:rsidP="00B321C7">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Нильс: -Эни, беги скорей… Сколько тебя можно ждать?</w:t>
      </w:r>
    </w:p>
    <w:p w:rsidR="00B321C7" w:rsidRDefault="00B321C7" w:rsidP="00B321C7">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 да… Я…</w:t>
      </w:r>
    </w:p>
    <w:p w:rsidR="00B321C7" w:rsidRDefault="00B321C7" w:rsidP="00B321C7">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перехватил трость и побежал. Он бросился в жаркие объятия Нильса… Он обнял в ответ…*</w:t>
      </w:r>
    </w:p>
    <w:p w:rsidR="00B321C7" w:rsidRDefault="00B321C7" w:rsidP="00B321C7">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-Как я долго тебя не видел…</w:t>
      </w:r>
    </w:p>
    <w:p w:rsidR="00B321C7" w:rsidRDefault="00B321C7" w:rsidP="00B321C7">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Нильс: -Пошли уже, потеряшка… Мы давно тебя ждём…</w:t>
      </w:r>
    </w:p>
    <w:p w:rsidR="002427FA" w:rsidRDefault="00B321C7" w:rsidP="00B321C7">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*Они вошли в замок, прошли в тронный зал. </w:t>
      </w:r>
      <w:r w:rsidR="002427FA">
        <w:rPr>
          <w:rFonts w:ascii="Truetypewriter PolyglOTT" w:hAnsi="Truetypewriter PolyglOTT" w:cs="Truetypewriter PolyglOTT"/>
          <w:sz w:val="28"/>
          <w:szCs w:val="28"/>
        </w:rPr>
        <w:t xml:space="preserve">Диван и письменный стол были отодвинуты, а по середине вместо них стоял стол, ломившийся от яств. </w:t>
      </w:r>
    </w:p>
    <w:p w:rsidR="00B321C7" w:rsidRDefault="002427FA" w:rsidP="002427FA">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Ниссэ, Исаак, Марайка и Тао сидели за ним. </w:t>
      </w:r>
      <w:r w:rsidR="00B321C7">
        <w:rPr>
          <w:rFonts w:ascii="Truetypewriter PolyglOTT" w:hAnsi="Truetypewriter PolyglOTT" w:cs="Truetypewriter PolyglOTT"/>
          <w:sz w:val="28"/>
          <w:szCs w:val="28"/>
        </w:rPr>
        <w:t>*</w:t>
      </w:r>
    </w:p>
    <w:p w:rsidR="002427FA" w:rsidRDefault="002427FA" w:rsidP="002427F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-Ниссэ… Мама… Тао!!! Но вы же…</w:t>
      </w:r>
    </w:p>
    <w:p w:rsidR="002427FA" w:rsidRDefault="002427FA" w:rsidP="002427F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Ниссэ: -Мы всегда с тобой, Эни…</w:t>
      </w:r>
    </w:p>
    <w:p w:rsidR="002427FA" w:rsidRDefault="002427FA" w:rsidP="002427F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Нильс: -Ну, давайте уже ужинать… Сынок, давай, разделывай…</w:t>
      </w:r>
    </w:p>
    <w:p w:rsidR="002427FA" w:rsidRDefault="002427FA" w:rsidP="002427F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-Это сквиж? Ой, я ни это хотел спросить… Вы же все… Какой сейчас оборот?</w:t>
      </w:r>
    </w:p>
    <w:p w:rsidR="002427FA" w:rsidRDefault="002427FA" w:rsidP="002427F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-Пап, что случилось?</w:t>
      </w:r>
    </w:p>
    <w:p w:rsidR="002427FA" w:rsidRDefault="002427FA" w:rsidP="002427F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*Ниссэ встала из-за стола и обняла Эниси…*</w:t>
      </w:r>
    </w:p>
    <w:p w:rsidR="002427FA" w:rsidRDefault="002427FA" w:rsidP="002427F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Ниссэ: -Дорогой… Брось уже… Всё будет хорошо…</w:t>
      </w:r>
    </w:p>
    <w:p w:rsidR="002427FA" w:rsidRDefault="002427FA" w:rsidP="002427F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-На 793 обороте не стало Марайки и Нильса Зофэ, на 6000-м – Анароэ… Я помню…</w:t>
      </w:r>
    </w:p>
    <w:p w:rsidR="002427FA" w:rsidRDefault="002427FA" w:rsidP="002427F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-Брат, перестань мучить себя прошлым… Мы всегда в твоём сердце…</w:t>
      </w:r>
    </w:p>
    <w:p w:rsidR="002427FA" w:rsidRDefault="002427FA" w:rsidP="002427F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*В этот момент в комнату влетели Ли, Сонет, Шрин и Силь*</w:t>
      </w:r>
    </w:p>
    <w:p w:rsidR="002427FA" w:rsidRDefault="002427FA" w:rsidP="002427F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-Мы не опоздали? С Магвиля так долго лететь…</w:t>
      </w:r>
    </w:p>
    <w:p w:rsidR="002427FA" w:rsidRDefault="002427FA" w:rsidP="002427F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во сне?</w:t>
      </w:r>
    </w:p>
    <w:p w:rsidR="002427FA" w:rsidRDefault="002427FA" w:rsidP="002427F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Нильс: -Да</w:t>
      </w:r>
    </w:p>
    <w:p w:rsidR="002427FA" w:rsidRDefault="002427FA" w:rsidP="002427F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-То есть это всё ненастоящее?</w:t>
      </w:r>
    </w:p>
    <w:p w:rsidR="006D3A79" w:rsidRDefault="002427FA" w:rsidP="002427F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Марайка: -Да нет, вполне себе реально… </w:t>
      </w:r>
    </w:p>
    <w:p w:rsidR="002427FA" w:rsidRDefault="006D3A79" w:rsidP="002427FA">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обнял в ответ Ниссэ…*</w:t>
      </w:r>
      <w:r w:rsidR="002427FA">
        <w:rPr>
          <w:rFonts w:ascii="Truetypewriter PolyglOTT" w:hAnsi="Truetypewriter PolyglOTT" w:cs="Truetypewriter PolyglOTT"/>
          <w:sz w:val="28"/>
          <w:szCs w:val="28"/>
        </w:rPr>
        <w:t xml:space="preserve"> </w:t>
      </w:r>
    </w:p>
    <w:p w:rsidR="002427FA" w:rsidRDefault="006D3A79" w:rsidP="006D3A79">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 Я хочу, чтобы этот миг длился вечно… Чтобы не было войн, утрат…</w:t>
      </w:r>
    </w:p>
    <w:p w:rsidR="007216C3" w:rsidRDefault="006D3A79"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Ниссэ: -Всё в твоих руках, Эниси Нильс Фирцино Зофэ…</w:t>
      </w:r>
    </w:p>
    <w:p w:rsidR="006D3A79" w:rsidRDefault="006D3A79"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-Ты жива? </w:t>
      </w:r>
    </w:p>
    <w:p w:rsidR="006D3A79" w:rsidRDefault="006D3A79"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Ниссэ: -Как и все здесь…</w:t>
      </w:r>
    </w:p>
    <w:p w:rsidR="006D3A79" w:rsidRDefault="006D3A79"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-Нэ… Я вызволю тебя… Я…</w:t>
      </w:r>
    </w:p>
    <w:p w:rsidR="006D3A79" w:rsidRDefault="006D3A79"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-Мы знаем, отец, мы знаем…</w:t>
      </w:r>
    </w:p>
    <w:p w:rsidR="006D3A79" w:rsidRDefault="006D3A79"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Тао: -Я жутко проголодался, может всё-таки поедим?</w:t>
      </w:r>
    </w:p>
    <w:p w:rsidR="006D3A79" w:rsidRDefault="006D3A79"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так хочу вас видеть всегда… Я могу остаться?</w:t>
      </w:r>
    </w:p>
    <w:p w:rsidR="006D3A79" w:rsidRDefault="006D3A79"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Нильс: -Можешь… Но, мне кажется, что ты ещё не завершил все дела…</w:t>
      </w:r>
    </w:p>
    <w:p w:rsidR="006D3A79" w:rsidRDefault="006D3A79"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-Я думаю мы ещё поговорим</w:t>
      </w:r>
    </w:p>
    <w:p w:rsidR="006D3A79" w:rsidRDefault="006D3A79"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 тобой, сорванец, уж точно… Ниссэ, прости меня… Всё должно было быть по-другому…</w:t>
      </w:r>
    </w:p>
    <w:p w:rsidR="006D3A79" w:rsidRDefault="006D3A79"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Ниссэ: -Прошлое не вернуть, Эни… Есть настоящее… Мы увидимся, я чувствую вокруг себя лишь холод… Но я знаю, что рано или поздно ты, мой лучик света, придёшь и растопишь лёд… Настанет день и мы выпьем чай, погуляем по просеке, пообнимаемся… Но сейчас тебе пора… Ты уже проделал колоссальный путь, осталось совсем немного… Я жду…</w:t>
      </w:r>
    </w:p>
    <w:p w:rsidR="006D3A79" w:rsidRDefault="006D3A79"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*В комнате зазвонил коммуникатор, и Эниси подскочил. * </w:t>
      </w:r>
    </w:p>
    <w:p w:rsidR="003F3F1D" w:rsidRDefault="003F3F1D"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-Слушаю…</w:t>
      </w:r>
    </w:p>
    <w:p w:rsidR="003F3F1D" w:rsidRDefault="003F3F1D"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-Отец, нам с Силь и Ли приснился одинаковый сон…</w:t>
      </w:r>
    </w:p>
    <w:p w:rsidR="003F3F1D" w:rsidRDefault="003F3F1D"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-Ты Та… Ши звонил?</w:t>
      </w:r>
    </w:p>
    <w:p w:rsidR="003F3F1D" w:rsidRDefault="003F3F1D"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Исаак: -Ему ничего не снилось… Погоди, а откуда ты знаешь, что там был Ши?</w:t>
      </w:r>
    </w:p>
    <w:p w:rsidR="003F3F1D" w:rsidRDefault="003F3F1D"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-Ты звонишь, чтобы рассказать мне о том, что видел меня во сне?</w:t>
      </w:r>
    </w:p>
    <w:p w:rsidR="003F3F1D" w:rsidRDefault="003F3F1D"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-Да, я видел тебя, бабушку и дедушку… Что это, отец?</w:t>
      </w:r>
    </w:p>
    <w:p w:rsidR="003F3F1D" w:rsidRDefault="003F3F1D"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-Я понятия не имею… </w:t>
      </w:r>
    </w:p>
    <w:p w:rsidR="00704765" w:rsidRDefault="00704765" w:rsidP="00704765">
      <w:pPr>
        <w:shd w:val="clear" w:color="auto" w:fill="FFFFFF" w:themeFill="background1"/>
        <w:spacing w:before="240" w:line="240" w:lineRule="auto"/>
        <w:jc w:val="center"/>
        <w:rPr>
          <w:rFonts w:ascii="Truetypewriter PolyglOTT" w:hAnsi="Truetypewriter PolyglOTT" w:cs="Truetypewriter PolyglOTT"/>
          <w:b/>
          <w:sz w:val="36"/>
          <w:szCs w:val="28"/>
        </w:rPr>
      </w:pPr>
      <w:r w:rsidRPr="00223F19">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11. Старые сказки…</w:t>
      </w:r>
    </w:p>
    <w:p w:rsidR="00704765" w:rsidRDefault="00704765"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дверь постучали. Но никто не стал ждать ответа. В комнату влетела Сонэ*</w:t>
      </w:r>
    </w:p>
    <w:p w:rsidR="00704765" w:rsidRDefault="00704765"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-Ваше привосходительство, мы… Мы…</w:t>
      </w:r>
    </w:p>
    <w:p w:rsidR="00704765" w:rsidRDefault="00704765"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-Что?</w:t>
      </w:r>
    </w:p>
    <w:p w:rsidR="00704765" w:rsidRDefault="00704765"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-Эмбрион отделён…</w:t>
      </w:r>
    </w:p>
    <w:p w:rsidR="00704765" w:rsidRDefault="00704765"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-Что?</w:t>
      </w:r>
    </w:p>
    <w:p w:rsidR="00704765" w:rsidRDefault="00704765"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-Вы размораживали капсулу, не предупредив меня!?</w:t>
      </w:r>
    </w:p>
    <w:p w:rsidR="00704765" w:rsidRDefault="00704765"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-Я… Я…</w:t>
      </w:r>
    </w:p>
    <w:p w:rsidR="00704765" w:rsidRDefault="00704765"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-Пап…</w:t>
      </w:r>
    </w:p>
    <w:p w:rsidR="00704765" w:rsidRDefault="00704765"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-Что? </w:t>
      </w:r>
    </w:p>
    <w:p w:rsidR="00704765" w:rsidRDefault="00704765"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-Жду тебя на Магвиле… Как можно скорее…</w:t>
      </w:r>
    </w:p>
    <w:p w:rsidR="00704765" w:rsidRDefault="00704765"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04:21 11.06.2018 *Эниси вошёл в Централь. На первом этаже нервно расхаживал Исаак…*</w:t>
      </w:r>
    </w:p>
    <w:p w:rsidR="00704765" w:rsidRDefault="00704765"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-Что-то случилось?</w:t>
      </w:r>
    </w:p>
    <w:p w:rsidR="00704765" w:rsidRDefault="00704765"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-Да, пойдём…</w:t>
      </w:r>
    </w:p>
    <w:p w:rsidR="00704765" w:rsidRDefault="00704765"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*Они вошли в лифт, и Исаак ввёл какой-то код…*</w:t>
      </w:r>
    </w:p>
    <w:p w:rsidR="00704765" w:rsidRDefault="00704765"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-Она сказала, что маму разморозили?</w:t>
      </w:r>
    </w:p>
    <w:p w:rsidR="00704765" w:rsidRDefault="00704765"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 И что?</w:t>
      </w:r>
    </w:p>
    <w:p w:rsidR="00704765" w:rsidRDefault="00704765"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-Какая вероятность того, что в её нейронах могла восстановиться активность, на время?</w:t>
      </w:r>
    </w:p>
    <w:p w:rsidR="00704765" w:rsidRDefault="00704765"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-Почти стопроцентная, ты это к чему?</w:t>
      </w:r>
    </w:p>
    <w:p w:rsidR="00704765" w:rsidRDefault="00704765"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*Лифт приехал в огромную библиотеку</w:t>
      </w:r>
      <w:r w:rsidR="00911E8A">
        <w:rPr>
          <w:rFonts w:ascii="Truetypewriter PolyglOTT" w:hAnsi="Truetypewriter PolyglOTT" w:cs="Truetypewriter PolyglOTT"/>
          <w:sz w:val="28"/>
          <w:szCs w:val="28"/>
        </w:rPr>
        <w:t xml:space="preserve">. Исаак вышел из дверей и быстрым шагом пошёл вдоль… </w:t>
      </w:r>
      <w:r>
        <w:rPr>
          <w:rFonts w:ascii="Truetypewriter PolyglOTT" w:hAnsi="Truetypewriter PolyglOTT" w:cs="Truetypewriter PolyglOTT"/>
          <w:sz w:val="28"/>
          <w:szCs w:val="28"/>
        </w:rPr>
        <w:t>*</w:t>
      </w:r>
    </w:p>
    <w:p w:rsidR="00911E8A" w:rsidRDefault="00911E8A"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Исаак: -А ведь говорили мне, почитай книги, а не складируй их…</w:t>
      </w:r>
    </w:p>
    <w:p w:rsidR="00911E8A" w:rsidRDefault="00911E8A"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-Вижу ты без дела не сидел, расширил мой архив…</w:t>
      </w:r>
    </w:p>
    <w:p w:rsidR="00911E8A" w:rsidRDefault="00911E8A"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-С какой буквы начинается душа(Имахарэдо)? А… Ипси… Так, что у нас здесь: Ивэр, Инес, Иосиф, Имах… Нашёл…</w:t>
      </w:r>
    </w:p>
    <w:p w:rsidR="00911E8A" w:rsidRDefault="00911E8A"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-Что нашёл? </w:t>
      </w:r>
    </w:p>
    <w:p w:rsidR="00911E8A" w:rsidRDefault="00911E8A"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-Лови… Это теория, которая всем кажется странной…</w:t>
      </w:r>
    </w:p>
    <w:p w:rsidR="00911E8A" w:rsidRDefault="00911E8A"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-Имахарэдо Пимбо? Это же культистское учение. </w:t>
      </w:r>
    </w:p>
    <w:p w:rsidR="00911E8A" w:rsidRDefault="00911E8A"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-Ты не задумывался о том, как нон-девианты работают так слаженно?</w:t>
      </w:r>
    </w:p>
    <w:p w:rsidR="00911E8A" w:rsidRDefault="00911E8A"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-Они чу…</w:t>
      </w:r>
    </w:p>
    <w:p w:rsidR="00911E8A" w:rsidRDefault="00911E8A"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-За тысячи лет эволюции, за тысячи лет работы с квантами. Мы стали частью… </w:t>
      </w:r>
    </w:p>
    <w:p w:rsidR="00911E8A" w:rsidRDefault="00911E8A"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-Да это всё чушь… </w:t>
      </w:r>
    </w:p>
    <w:p w:rsidR="00911E8A" w:rsidRDefault="00911E8A"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-Да? А ты когда-нибудь слышал о том, чтобы группе людей снился один и тот же сон. Да ещё и такой, в котором всё, как в жизни… Если это её послание...</w:t>
      </w:r>
    </w:p>
    <w:p w:rsidR="00911E8A" w:rsidRDefault="00911E8A"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-А может такое действительно бывает? Мне когда-то приснился сон, о том, что под поверхностью Сильвы скрываются залежи</w:t>
      </w:r>
      <w:r w:rsidR="00AC7317">
        <w:rPr>
          <w:rFonts w:ascii="Truetypewriter PolyglOTT" w:hAnsi="Truetypewriter PolyglOTT" w:cs="Truetypewriter PolyglOTT"/>
          <w:sz w:val="28"/>
          <w:szCs w:val="28"/>
        </w:rPr>
        <w:t>… Мне не верил никто, а они там реально оказались…</w:t>
      </w:r>
    </w:p>
    <w:p w:rsidR="00AC7317" w:rsidRDefault="00AC7317"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-Да?</w:t>
      </w:r>
    </w:p>
    <w:p w:rsidR="00AC7317" w:rsidRDefault="00AC7317"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-Да. Мне приснился сон, в котором ко мне пришёл некто по имени Иосиф… Девш… Исаак… До меня только сейчас дошло… </w:t>
      </w:r>
    </w:p>
    <w:p w:rsidR="00AC7317" w:rsidRDefault="00AC7317"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-Ты о чём?</w:t>
      </w:r>
    </w:p>
    <w:p w:rsidR="00AC7317" w:rsidRDefault="00AC7317"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-Найди легенды об Иосифе Зелекстро…</w:t>
      </w:r>
    </w:p>
    <w:p w:rsidR="00AC7317" w:rsidRDefault="00AC7317"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-Так… Да, вот они… А заче… Исаак Гофельд? Пап…</w:t>
      </w:r>
    </w:p>
    <w:p w:rsidR="00AC7317" w:rsidRDefault="00AC7317"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-Это оно, давай сюда…</w:t>
      </w:r>
    </w:p>
    <w:p w:rsidR="00AC7317" w:rsidRDefault="00AC7317"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-Да что здесь, койматога нэйст, творится? </w:t>
      </w:r>
    </w:p>
    <w:p w:rsidR="00AC7317" w:rsidRDefault="00AC7317"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-Либо я сошёл с ума, либо прав ты, либо он реален… Вот, что происходит… </w:t>
      </w:r>
    </w:p>
    <w:p w:rsidR="00AC7317" w:rsidRDefault="00AC7317"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-Кто он?</w:t>
      </w:r>
    </w:p>
    <w:p w:rsidR="00AC7317" w:rsidRDefault="00AC7317"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-Давай-ка почитаем… И твоё, и моё…</w:t>
      </w:r>
    </w:p>
    <w:p w:rsidR="00AC7317" w:rsidRDefault="00AC7317"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*Спустя несколько часов Эниси и Исаак зашли в лифт*</w:t>
      </w:r>
    </w:p>
    <w:p w:rsidR="00AC7317" w:rsidRDefault="00AC7317"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w:t>
      </w:r>
      <w:r w:rsidR="0086305D">
        <w:rPr>
          <w:rFonts w:ascii="Truetypewriter PolyglOTT" w:hAnsi="Truetypewriter PolyglOTT" w:cs="Truetypewriter PolyglOTT"/>
          <w:sz w:val="28"/>
          <w:szCs w:val="28"/>
        </w:rPr>
        <w:t>А что если правы и ты, и я? Что если все сознания Пимбазенцев(и не только), связаны воедино. Что если Зелькстро существует?</w:t>
      </w:r>
    </w:p>
    <w:p w:rsidR="0086305D" w:rsidRDefault="0086305D"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-Это неважно. Сейчас главная цель – вернуть Ниссэ… Пересборка твоего тела заняла у нас два года… На неё уйдёт около четырёх лет…</w:t>
      </w:r>
    </w:p>
    <w:p w:rsidR="0086305D" w:rsidRDefault="0086305D"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-Мы можем вернуть Тао, отец… Нильса, Марайку…</w:t>
      </w:r>
    </w:p>
    <w:p w:rsidR="0086305D" w:rsidRDefault="0086305D" w:rsidP="00704765">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-Они умерли… Давно… Знаешь, Ниссэ права: я застрял в прошлом по уши… Пускай их вечный сон так и остаётся таковым, они с нами в наших сердцах… </w:t>
      </w:r>
    </w:p>
    <w:p w:rsidR="006054AB" w:rsidRDefault="006054AB" w:rsidP="006054AB">
      <w:pPr>
        <w:shd w:val="clear" w:color="auto" w:fill="FFFFFF" w:themeFill="background1"/>
        <w:spacing w:before="240" w:line="240" w:lineRule="auto"/>
        <w:jc w:val="center"/>
        <w:rPr>
          <w:rFonts w:ascii="Truetypewriter PolyglOTT" w:hAnsi="Truetypewriter PolyglOTT" w:cs="Truetypewriter PolyglOTT"/>
          <w:b/>
          <w:sz w:val="36"/>
          <w:szCs w:val="28"/>
        </w:rPr>
      </w:pPr>
      <w:r w:rsidRPr="00223F19">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12. Забытая история…</w:t>
      </w:r>
    </w:p>
    <w:p w:rsidR="006054AB" w:rsidRDefault="006054AB"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09:54 12.06.2018 *Наследующий день, после визита отца, Исаак перебирал бумаги, артефакты – ничто не давало зацепок. Неожиданно по внутренней связи Централи ему поступил вызов*</w:t>
      </w:r>
    </w:p>
    <w:p w:rsidR="006054AB" w:rsidRDefault="006054AB"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-Слушаю</w:t>
      </w:r>
    </w:p>
    <w:p w:rsidR="006054AB" w:rsidRDefault="006054AB"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Сотрудник охраны: -Ваше высочество, к вам прибыл с визитом император Федерации…</w:t>
      </w:r>
    </w:p>
    <w:p w:rsidR="006054AB" w:rsidRDefault="006054AB"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-Понял, пропускайте…</w:t>
      </w:r>
    </w:p>
    <w:p w:rsidR="006054AB" w:rsidRDefault="006054AB"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*Спустя пару минут на этаж Исаака прибыл Ламан*</w:t>
      </w:r>
    </w:p>
    <w:p w:rsidR="006054AB" w:rsidRDefault="006054AB"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-Добро пожаловать в центр управления Пимбазеном… </w:t>
      </w:r>
    </w:p>
    <w:p w:rsidR="006054AB" w:rsidRDefault="006054AB"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-В первую очередь мне, наверное, стоит извиниться и сказать спасибо… Я проявил слабость…</w:t>
      </w:r>
    </w:p>
    <w:p w:rsidR="006054AB" w:rsidRDefault="006054AB"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-А кто не слаб? </w:t>
      </w:r>
    </w:p>
    <w:p w:rsidR="006054AB" w:rsidRDefault="006054AB"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-Вы… Вы одолели нас…</w:t>
      </w:r>
    </w:p>
    <w:p w:rsidR="00DD1E79" w:rsidRDefault="006054AB"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-Не вас, а конкретно Фонста… </w:t>
      </w:r>
      <w:r w:rsidR="00DD1E79">
        <w:rPr>
          <w:rFonts w:ascii="Truetypewriter PolyglOTT" w:hAnsi="Truetypewriter PolyglOTT" w:cs="Truetypewriter PolyglOTT"/>
          <w:sz w:val="28"/>
          <w:szCs w:val="28"/>
        </w:rPr>
        <w:t>Пимбазену нужна свобода, жизнь по своим правилам… Ты вроде бы должен это понимать…</w:t>
      </w:r>
    </w:p>
    <w:p w:rsidR="00FC5F74" w:rsidRDefault="00DD1E79"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w:t>
      </w:r>
      <w:r w:rsidR="006054AB">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Что ты нашёл на развалинах Анкорэ конкарэ?</w:t>
      </w:r>
    </w:p>
    <w:p w:rsidR="00DD1E79" w:rsidRDefault="00DD1E79"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-Огромное количество книг, книг, написанных до революции… Их расшифровывают: старо-ритирский крайне сложен… Одно могу сказать точно: мы потеряли нашу истинную историю… Где появились Праан? Кто мы такие? Почему начались проблемы в Ритиртсое? Зачем было убивать Моара Лэ? И кем являются </w:t>
      </w:r>
      <w:r w:rsidR="009E2BCC">
        <w:rPr>
          <w:rFonts w:ascii="Truetypewriter PolyglOTT" w:hAnsi="Truetypewriter PolyglOTT" w:cs="Truetypewriter PolyglOTT"/>
          <w:sz w:val="28"/>
          <w:szCs w:val="28"/>
        </w:rPr>
        <w:t>на самом деле дома Зофэ и Каале…</w:t>
      </w:r>
    </w:p>
    <w:p w:rsidR="009E2BCC" w:rsidRDefault="009E2BCC"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Ламан: -А зачем нам это? Если это было сокрыто, не думаешь ли ты, что там нечто ужасное… Нечто, что нам лучше не знать… </w:t>
      </w:r>
    </w:p>
    <w:p w:rsidR="009E2BCC" w:rsidRDefault="009E2BCC"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*В зал приехал лифт и Исааку внесли первые несколько страниц из переведённой книги*</w:t>
      </w:r>
    </w:p>
    <w:p w:rsidR="009E2BCC" w:rsidRDefault="009E2BCC"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-История, Ламан, не терпит неточностей… Я вижу на этом листе огромное количество рим…</w:t>
      </w:r>
    </w:p>
    <w:p w:rsidR="009E2BCC" w:rsidRDefault="009E2BCC"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-Выписка про Пимбазен?</w:t>
      </w:r>
    </w:p>
    <w:p w:rsidR="009E2BCC" w:rsidRDefault="009E2BCC"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-Я думаю, что про Праан… Нас осталось несколько тысяч… Первая область была на Скв… Сквиженэ… На какой ещё…</w:t>
      </w:r>
    </w:p>
    <w:p w:rsidR="009E2BCC" w:rsidRDefault="009E2BCC"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-На Сильве… Дай-ка сюда… Корабли вылетели в сторону новой планеты Кинбэ… Что за… К</w:t>
      </w:r>
      <w:r w:rsidRPr="009E2BCC">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 Речь явно о нём… Заброшена ввиду непригодности… Наш новый дом</w:t>
      </w:r>
      <w:r w:rsidR="00357F8B">
        <w:rPr>
          <w:rFonts w:ascii="Truetypewriter PolyglOTT" w:hAnsi="Truetypewriter PolyglOTT" w:cs="Truetypewriter PolyglOTT"/>
          <w:sz w:val="28"/>
          <w:szCs w:val="28"/>
        </w:rPr>
        <w:t>…</w:t>
      </w:r>
    </w:p>
    <w:p w:rsidR="00357F8B" w:rsidRDefault="00357F8B"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-Что это значит? Праан с Сильвы?</w:t>
      </w:r>
    </w:p>
    <w:p w:rsidR="00357F8B" w:rsidRDefault="00357F8B"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-Похоже… Возможно там что-то произошло, они отправились на К</w:t>
      </w:r>
      <w:r w:rsidRPr="00357F8B">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w:t>
      </w:r>
    </w:p>
    <w:p w:rsidR="00357F8B" w:rsidRDefault="00357F8B"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-Советник, какой это год?</w:t>
      </w:r>
    </w:p>
    <w:p w:rsidR="00357F8B" w:rsidRDefault="00357F8B"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Советник: -Понятия не имею на бумага</w:t>
      </w:r>
      <w:r w:rsidR="00075836">
        <w:rPr>
          <w:rFonts w:ascii="Truetypewriter PolyglOTT" w:hAnsi="Truetypewriter PolyglOTT" w:cs="Truetypewriter PolyglOTT"/>
          <w:sz w:val="28"/>
          <w:szCs w:val="28"/>
        </w:rPr>
        <w:t>х был написан 240 ЕЧРМ (с Рит. Л</w:t>
      </w:r>
      <w:r>
        <w:rPr>
          <w:rFonts w:ascii="Truetypewriter PolyglOTT" w:hAnsi="Truetypewriter PolyglOTT" w:cs="Truetypewriter PolyglOTT"/>
          <w:sz w:val="28"/>
          <w:szCs w:val="28"/>
        </w:rPr>
        <w:t>пКС)…</w:t>
      </w:r>
    </w:p>
    <w:p w:rsidR="00357F8B" w:rsidRDefault="00357F8B"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-Емичгарэ кон Катрэл Симаарос </w:t>
      </w:r>
    </w:p>
    <w:p w:rsidR="00357F8B" w:rsidRDefault="00357F8B"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-Лет после конца света… Откуда ты знаешь ритирский?</w:t>
      </w:r>
    </w:p>
    <w:p w:rsidR="00357F8B" w:rsidRDefault="00357F8B"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-Это язык Листо… Он сильно похож на ритирский… Здесь есть продолжение… Мы хотим сохранить историю… Но где гарантия, что ничто не повториться вновь… Где гарантия, что Праанбазен не перестанет существовать… На Сквижене не осталось ничего, лишь огромная пустошь... И воронки от взрывов – она мертва</w:t>
      </w:r>
      <w:r w:rsidR="002D145A">
        <w:rPr>
          <w:rFonts w:ascii="Truetypewriter PolyglOTT" w:hAnsi="Truetypewriter PolyglOTT" w:cs="Truetypewriter PolyglOTT"/>
          <w:sz w:val="28"/>
          <w:szCs w:val="28"/>
        </w:rPr>
        <w:t>… Тридцать тысяч лет… Так, на Сильве год равен семи десятым оборота…</w:t>
      </w:r>
    </w:p>
    <w:p w:rsidR="002D145A" w:rsidRDefault="002D145A"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-Потом пересчитаешь, не суть важно…</w:t>
      </w:r>
    </w:p>
    <w:p w:rsidR="002D145A" w:rsidRDefault="002D145A"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-Тридцать тысяч лет назад мы вышли на сушу из воды и эволюционировали… Слишком быстро… Планета прожила до конца лишь 4 миллиарда лет… То есть 2.8, а сейчас Сильве 4, нет 4</w:t>
      </w:r>
      <w:r w:rsidR="00B92BF5">
        <w:rPr>
          <w:rFonts w:ascii="Truetypewriter PolyglOTT" w:hAnsi="Truetypewriter PolyglOTT" w:cs="Truetypewriter PolyglOTT"/>
          <w:sz w:val="28"/>
          <w:szCs w:val="28"/>
        </w:rPr>
        <w:t>.3</w:t>
      </w:r>
      <w:r>
        <w:rPr>
          <w:rFonts w:ascii="Truetypewriter PolyglOTT" w:hAnsi="Truetypewriter PolyglOTT" w:cs="Truetypewriter PolyglOTT"/>
          <w:sz w:val="28"/>
          <w:szCs w:val="28"/>
        </w:rPr>
        <w:t>… Лам…</w:t>
      </w:r>
    </w:p>
    <w:p w:rsidR="002D145A" w:rsidRDefault="002D145A"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-Это бред какой-то. В переводе нет ошибок?</w:t>
      </w:r>
    </w:p>
    <w:p w:rsidR="002D145A" w:rsidRPr="00357F8B" w:rsidRDefault="002D145A" w:rsidP="006054A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-Боюсь, что нет… Ламан, это означает что нашем</w:t>
      </w:r>
      <w:r w:rsidR="00B92BF5">
        <w:rPr>
          <w:rFonts w:ascii="Truetypewriter PolyglOTT" w:hAnsi="Truetypewriter PolyglOTT" w:cs="Truetypewriter PolyglOTT"/>
          <w:sz w:val="28"/>
          <w:szCs w:val="28"/>
        </w:rPr>
        <w:t>у геному уже более 1.5 миллиардов</w:t>
      </w:r>
      <w:r>
        <w:rPr>
          <w:rFonts w:ascii="Truetypewriter PolyglOTT" w:hAnsi="Truetypewriter PolyglOTT" w:cs="Truetypewriter PolyglOTT"/>
          <w:sz w:val="28"/>
          <w:szCs w:val="28"/>
        </w:rPr>
        <w:t xml:space="preserve"> лет…</w:t>
      </w:r>
      <w:r w:rsidR="00B92BF5">
        <w:rPr>
          <w:rFonts w:ascii="Truetypewriter PolyglOTT" w:hAnsi="Truetypewriter PolyglOTT" w:cs="Truetypewriter PolyglOTT"/>
          <w:sz w:val="28"/>
          <w:szCs w:val="28"/>
        </w:rPr>
        <w:t xml:space="preserve"> И языку в т.ч.</w:t>
      </w:r>
    </w:p>
    <w:p w:rsidR="00C32062" w:rsidRDefault="00C32062" w:rsidP="00C32062">
      <w:pPr>
        <w:shd w:val="clear" w:color="auto" w:fill="FFFFFF" w:themeFill="background1"/>
        <w:spacing w:before="240" w:line="240" w:lineRule="auto"/>
        <w:jc w:val="center"/>
        <w:rPr>
          <w:rFonts w:ascii="Truetypewriter PolyglOTT" w:hAnsi="Truetypewriter PolyglOTT" w:cs="Truetypewriter PolyglOTT"/>
          <w:b/>
          <w:sz w:val="36"/>
          <w:szCs w:val="28"/>
        </w:rPr>
      </w:pPr>
      <w:r w:rsidRPr="00223F19">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13.</w:t>
      </w:r>
      <w:r w:rsidR="009B42DE">
        <w:rPr>
          <w:rFonts w:ascii="Truetypewriter PolyglOTT" w:hAnsi="Truetypewriter PolyglOTT" w:cs="Truetypewriter PolyglOTT"/>
          <w:b/>
          <w:sz w:val="36"/>
          <w:szCs w:val="28"/>
        </w:rPr>
        <w:t xml:space="preserve"> </w:t>
      </w:r>
      <w:r>
        <w:rPr>
          <w:rFonts w:ascii="Truetypewriter PolyglOTT" w:hAnsi="Truetypewriter PolyglOTT" w:cs="Truetypewriter PolyglOTT"/>
          <w:b/>
          <w:sz w:val="36"/>
          <w:szCs w:val="28"/>
        </w:rPr>
        <w:t>Потерянный Рай…</w:t>
      </w:r>
    </w:p>
    <w:p w:rsidR="006054AB" w:rsidRDefault="00C32062"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…Я долго наблюдал за ними… Долго не понимал</w:t>
      </w:r>
      <w:r w:rsidR="009B42DE">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 чего хотят от нас люди… Четыре стихии, четыре времени года – четыре народа. Люди, Маги, Ведьмы и Драконы… И что сейчас? Сплошная война, Гермиздраль – </w:t>
      </w:r>
      <w:r w:rsidR="000D65B3">
        <w:rPr>
          <w:rFonts w:ascii="Truetypewriter PolyglOTT" w:hAnsi="Truetypewriter PolyglOTT" w:cs="Truetypewriter PolyglOTT"/>
          <w:sz w:val="28"/>
          <w:szCs w:val="28"/>
        </w:rPr>
        <w:t xml:space="preserve">наш </w:t>
      </w:r>
      <w:r>
        <w:rPr>
          <w:rFonts w:ascii="Truetypewriter PolyglOTT" w:hAnsi="Truetypewriter PolyglOTT" w:cs="Truetypewriter PolyglOTT"/>
          <w:sz w:val="28"/>
          <w:szCs w:val="28"/>
        </w:rPr>
        <w:t>последний оплот</w:t>
      </w:r>
      <w:r w:rsidR="000D65B3">
        <w:rPr>
          <w:rFonts w:ascii="Truetypewriter PolyglOTT" w:hAnsi="Truetypewriter PolyglOTT" w:cs="Truetypewriter PolyglOTT"/>
          <w:sz w:val="28"/>
          <w:szCs w:val="28"/>
        </w:rPr>
        <w:t>… Я вижу толпы</w:t>
      </w:r>
      <w:r w:rsidR="009B42DE">
        <w:rPr>
          <w:rFonts w:ascii="Truetypewriter PolyglOTT" w:hAnsi="Truetypewriter PolyglOTT" w:cs="Truetypewriter PolyglOTT"/>
          <w:sz w:val="28"/>
          <w:szCs w:val="28"/>
        </w:rPr>
        <w:t>,</w:t>
      </w:r>
      <w:r w:rsidR="000D65B3">
        <w:rPr>
          <w:rFonts w:ascii="Truetypewriter PolyglOTT" w:hAnsi="Truetypewriter PolyglOTT" w:cs="Truetypewriter PolyglOTT"/>
          <w:sz w:val="28"/>
          <w:szCs w:val="28"/>
        </w:rPr>
        <w:t xml:space="preserve"> уходящие в даль… </w:t>
      </w:r>
      <w:r w:rsidR="009B42DE">
        <w:rPr>
          <w:rFonts w:ascii="Truetypewriter PolyglOTT" w:hAnsi="Truetypewriter PolyglOTT" w:cs="Truetypewriter PolyglOTT"/>
          <w:sz w:val="28"/>
          <w:szCs w:val="28"/>
        </w:rPr>
        <w:t xml:space="preserve">Убить их? Нет, ни за что. Я дам честный последний </w:t>
      </w:r>
      <w:r w:rsidR="009B42DE">
        <w:rPr>
          <w:rFonts w:ascii="Truetypewriter PolyglOTT" w:hAnsi="Truetypewriter PolyglOTT" w:cs="Truetypewriter PolyglOTT"/>
          <w:sz w:val="28"/>
          <w:szCs w:val="28"/>
        </w:rPr>
        <w:lastRenderedPageBreak/>
        <w:t xml:space="preserve">бой, мы дадим… Да, меня невозможно убить, но… Но они могут меня ранить, а тогда закроются порталы, через которые последние маги и ведьмы уходят в Аутсайд… </w:t>
      </w:r>
      <w:r w:rsidR="000D65B3">
        <w:rPr>
          <w:rFonts w:ascii="Truetypewriter PolyglOTT" w:hAnsi="Truetypewriter PolyglOTT" w:cs="Truetypewriter PolyglOTT"/>
          <w:sz w:val="28"/>
          <w:szCs w:val="28"/>
        </w:rPr>
        <w:t xml:space="preserve"> </w:t>
      </w:r>
    </w:p>
    <w:p w:rsidR="00FA2BF6" w:rsidRDefault="00FA2BF6"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…Ирен и Астра давно не снимают траур… Да и я…</w:t>
      </w:r>
      <w:r w:rsidR="000C0273">
        <w:rPr>
          <w:rFonts w:ascii="Truetypewriter PolyglOTT" w:hAnsi="Truetypewriter PolyglOTT" w:cs="Truetypewriter PolyglOTT"/>
          <w:sz w:val="28"/>
          <w:szCs w:val="28"/>
        </w:rPr>
        <w:t xml:space="preserve"> Мир историй, мой родной мир пал… Нарушен баланс между четырьмя стихиями… И не осталось в нём магии… Люди уничтожают планету, а вместе с ней и культуру… Казалось, что после изгнания магов и ведьм, после уничтожения драконов, должен был установиться мир… Нет, они выдумали новую войну, новые языки…</w:t>
      </w:r>
      <w:r w:rsidR="00B57BC8">
        <w:rPr>
          <w:rFonts w:ascii="Truetypewriter PolyglOTT" w:hAnsi="Truetypewriter PolyglOTT" w:cs="Truetypewriter PolyglOTT"/>
          <w:sz w:val="28"/>
          <w:szCs w:val="28"/>
        </w:rPr>
        <w:t xml:space="preserve"> </w:t>
      </w:r>
      <w:r w:rsidR="00AF436A">
        <w:rPr>
          <w:rFonts w:ascii="Truetypewriter PolyglOTT" w:hAnsi="Truetypewriter PolyglOTT" w:cs="Truetypewriter PolyglOTT"/>
          <w:sz w:val="28"/>
          <w:szCs w:val="28"/>
        </w:rPr>
        <w:t xml:space="preserve">Они забыли своё прошлое. </w:t>
      </w:r>
      <w:r w:rsidR="00B57BC8">
        <w:rPr>
          <w:rFonts w:ascii="Truetypewriter PolyglOTT" w:hAnsi="Truetypewriter PolyglOTT" w:cs="Truetypewriter PolyglOTT"/>
          <w:sz w:val="28"/>
          <w:szCs w:val="28"/>
        </w:rPr>
        <w:t>Они мигрировали на новые планеты, некоторые решили поменять своё название</w:t>
      </w:r>
      <w:r w:rsidR="00506123">
        <w:rPr>
          <w:rFonts w:ascii="Truetypewriter PolyglOTT" w:hAnsi="Truetypewriter PolyglOTT" w:cs="Truetypewriter PolyglOTT"/>
          <w:sz w:val="28"/>
          <w:szCs w:val="28"/>
        </w:rPr>
        <w:t>:</w:t>
      </w:r>
      <w:r w:rsidR="00B57BC8">
        <w:rPr>
          <w:rFonts w:ascii="Truetypewriter PolyglOTT" w:hAnsi="Truetypewriter PolyglOTT" w:cs="Truetypewriter PolyglOTT"/>
          <w:sz w:val="28"/>
          <w:szCs w:val="28"/>
        </w:rPr>
        <w:t xml:space="preserve"> они больше не люди</w:t>
      </w:r>
      <w:r w:rsidR="00506123">
        <w:rPr>
          <w:rFonts w:ascii="Truetypewriter PolyglOTT" w:hAnsi="Truetypewriter PolyglOTT" w:cs="Truetypewriter PolyglOTT"/>
          <w:sz w:val="28"/>
          <w:szCs w:val="28"/>
        </w:rPr>
        <w:t>,</w:t>
      </w:r>
      <w:r w:rsidR="00B57BC8">
        <w:rPr>
          <w:rFonts w:ascii="Truetypewriter PolyglOTT" w:hAnsi="Truetypewriter PolyglOTT" w:cs="Truetypewriter PolyglOTT"/>
          <w:sz w:val="28"/>
          <w:szCs w:val="28"/>
        </w:rPr>
        <w:t xml:space="preserve"> они…</w:t>
      </w:r>
    </w:p>
    <w:p w:rsidR="00B57BC8" w:rsidRDefault="0065248D"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…Я не могу оставить этот мир без помощи… Они уничтожает его, снова…</w:t>
      </w:r>
      <w:r w:rsidR="004D4E77">
        <w:rPr>
          <w:rFonts w:ascii="Truetypewriter PolyglOTT" w:hAnsi="Truetypewriter PolyglOTT" w:cs="Truetypewriter PolyglOTT"/>
          <w:sz w:val="28"/>
          <w:szCs w:val="28"/>
        </w:rPr>
        <w:t xml:space="preserve"> Из миллиона ветвлений, лишь в одном варианте они встретят рассвет… Говорят маги могут играть на любом инструменте, я предпочту струны души… </w:t>
      </w:r>
    </w:p>
    <w:p w:rsidR="005371AE" w:rsidRDefault="005371AE" w:rsidP="005371AE">
      <w:pPr>
        <w:shd w:val="clear" w:color="auto" w:fill="FFFFFF" w:themeFill="background1"/>
        <w:spacing w:before="240" w:line="240" w:lineRule="auto"/>
        <w:jc w:val="center"/>
        <w:rPr>
          <w:rFonts w:ascii="Truetypewriter PolyglOTT" w:hAnsi="Truetypewriter PolyglOTT" w:cs="Truetypewriter PolyglOTT"/>
          <w:b/>
          <w:sz w:val="36"/>
          <w:szCs w:val="28"/>
        </w:rPr>
      </w:pPr>
      <w:r w:rsidRPr="00223F19">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14. Обеспеченное одиночество… </w:t>
      </w:r>
    </w:p>
    <w:p w:rsidR="0056775B" w:rsidRDefault="005371AE" w:rsidP="005371AE">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11:28 14.06.2018 </w:t>
      </w:r>
      <w:r w:rsidR="00503830">
        <w:rPr>
          <w:rFonts w:ascii="Truetypewriter PolyglOTT" w:hAnsi="Truetypewriter PolyglOTT" w:cs="Truetypewriter PolyglOTT"/>
          <w:sz w:val="28"/>
          <w:szCs w:val="28"/>
        </w:rPr>
        <w:t>*Эниси, как и всегда, находился на Сильве. В его кабинете стояла клетка со Сквижем: гордая, красивая птица</w:t>
      </w:r>
      <w:r w:rsidR="0056775B">
        <w:rPr>
          <w:rFonts w:ascii="Truetypewriter PolyglOTT" w:hAnsi="Truetypewriter PolyglOTT" w:cs="Truetypewriter PolyglOTT"/>
          <w:sz w:val="28"/>
          <w:szCs w:val="28"/>
        </w:rPr>
        <w:t xml:space="preserve"> цвета серебра</w:t>
      </w:r>
      <w:r w:rsidR="00503830">
        <w:rPr>
          <w:rFonts w:ascii="Truetypewriter PolyglOTT" w:hAnsi="Truetypewriter PolyglOTT" w:cs="Truetypewriter PolyglOTT"/>
          <w:sz w:val="28"/>
          <w:szCs w:val="28"/>
        </w:rPr>
        <w:t>…</w:t>
      </w:r>
      <w:r w:rsidR="0056775B">
        <w:rPr>
          <w:rFonts w:ascii="Truetypewriter PolyglOTT" w:hAnsi="Truetypewriter PolyglOTT" w:cs="Truetypewriter PolyglOTT"/>
          <w:sz w:val="28"/>
          <w:szCs w:val="28"/>
        </w:rPr>
        <w:t xml:space="preserve"> Её длинные золотистые перья, ценившиеся</w:t>
      </w:r>
      <w:r w:rsidR="00503830">
        <w:rPr>
          <w:rFonts w:ascii="Truetypewriter PolyglOTT" w:hAnsi="Truetypewriter PolyglOTT" w:cs="Truetypewriter PolyglOTT"/>
          <w:sz w:val="28"/>
          <w:szCs w:val="28"/>
        </w:rPr>
        <w:t xml:space="preserve"> </w:t>
      </w:r>
      <w:r w:rsidR="0056775B">
        <w:rPr>
          <w:rFonts w:ascii="Truetypewriter PolyglOTT" w:hAnsi="Truetypewriter PolyglOTT" w:cs="Truetypewriter PolyglOTT"/>
          <w:sz w:val="28"/>
          <w:szCs w:val="28"/>
        </w:rPr>
        <w:t>во всём Содружестве, венчали края двух величественных крыльев. На пимбазенском их ещё называли станкселен… Что можно было перевести, как «перо ангела». Сквиж же с пимбазенского переводился, как небесная птица…</w:t>
      </w:r>
    </w:p>
    <w:p w:rsidR="005371AE" w:rsidRDefault="0056775B" w:rsidP="0056775B">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 </w:t>
      </w:r>
      <w:r w:rsidR="00503830">
        <w:rPr>
          <w:rFonts w:ascii="Truetypewriter PolyglOTT" w:hAnsi="Truetypewriter PolyglOTT" w:cs="Truetypewriter PolyglOTT"/>
          <w:sz w:val="28"/>
          <w:szCs w:val="28"/>
        </w:rPr>
        <w:t>Каждое утро Эниси просыпался, кормил птицу, а потом уходил… Но сегодня Ни, а именно так её звали, не взлетела к кормушке. Мягко сказать</w:t>
      </w:r>
      <w:r>
        <w:rPr>
          <w:rFonts w:ascii="Truetypewriter PolyglOTT" w:hAnsi="Truetypewriter PolyglOTT" w:cs="Truetypewriter PolyglOTT"/>
          <w:sz w:val="28"/>
          <w:szCs w:val="28"/>
        </w:rPr>
        <w:t>,</w:t>
      </w:r>
      <w:r w:rsidR="00503830">
        <w:rPr>
          <w:rFonts w:ascii="Truetypewriter PolyglOTT" w:hAnsi="Truetypewriter PolyglOTT" w:cs="Truetypewriter PolyglOTT"/>
          <w:sz w:val="28"/>
          <w:szCs w:val="28"/>
        </w:rPr>
        <w:t xml:space="preserve"> он выглядел печально…</w:t>
      </w:r>
    </w:p>
    <w:p w:rsidR="00503830" w:rsidRDefault="00503830" w:rsidP="00503830">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ab/>
        <w:t>Эниси смотрел на прекрасное животное… В какой-то момент он заметил сидящую на окне серебристо-серую птицу</w:t>
      </w:r>
      <w:r w:rsidR="0056775B">
        <w:rPr>
          <w:rFonts w:ascii="Truetypewriter PolyglOTT" w:hAnsi="Truetypewriter PolyglOTT" w:cs="Truetypewriter PolyglOTT"/>
          <w:sz w:val="28"/>
          <w:szCs w:val="28"/>
        </w:rPr>
        <w:t xml:space="preserve"> с зелёными перьями станкселен </w:t>
      </w:r>
      <w:r>
        <w:rPr>
          <w:rFonts w:ascii="Truetypewriter PolyglOTT" w:hAnsi="Truetypewriter PolyglOTT" w:cs="Truetypewriter PolyglOTT"/>
          <w:sz w:val="28"/>
          <w:szCs w:val="28"/>
        </w:rPr>
        <w:t>… Ещё один</w:t>
      </w:r>
      <w:r w:rsidR="0056775B">
        <w:rPr>
          <w:rFonts w:ascii="Truetypewriter PolyglOTT" w:hAnsi="Truetypewriter PolyglOTT" w:cs="Truetypewriter PolyglOTT"/>
          <w:sz w:val="28"/>
          <w:szCs w:val="28"/>
        </w:rPr>
        <w:t xml:space="preserve"> сквиж</w:t>
      </w:r>
      <w:r>
        <w:rPr>
          <w:rFonts w:ascii="Truetypewriter PolyglOTT" w:hAnsi="Truetypewriter PolyglOTT" w:cs="Truetypewriter PolyglOTT"/>
          <w:sz w:val="28"/>
          <w:szCs w:val="28"/>
        </w:rPr>
        <w:t xml:space="preserve">, судя по окраске, самка… </w:t>
      </w:r>
      <w:r w:rsidR="0056775B">
        <w:rPr>
          <w:rFonts w:ascii="Truetypewriter PolyglOTT" w:hAnsi="Truetypewriter PolyglOTT" w:cs="Truetypewriter PolyglOTT"/>
          <w:sz w:val="28"/>
          <w:szCs w:val="28"/>
        </w:rPr>
        <w:t>Как только Эниси посмотрел в ту сторону, та сразу упорхнула…</w:t>
      </w:r>
      <w:r>
        <w:rPr>
          <w:rFonts w:ascii="Truetypewriter PolyglOTT" w:hAnsi="Truetypewriter PolyglOTT" w:cs="Truetypewriter PolyglOTT"/>
          <w:sz w:val="28"/>
          <w:szCs w:val="28"/>
        </w:rPr>
        <w:t xml:space="preserve"> </w:t>
      </w:r>
    </w:p>
    <w:p w:rsidR="0065248D" w:rsidRDefault="0056775B"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-Ах вот оно что… Ты болен, друг мой… А я прожил слишком долго, чтобы не видеть это… </w:t>
      </w:r>
    </w:p>
    <w:p w:rsidR="0071483D" w:rsidRDefault="0056775B" w:rsidP="00FC5F74">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взял клетку, открыл дверь и взял Ни на руки. Затем он открыл окно и положил своего друга на подоконник</w:t>
      </w:r>
      <w:r w:rsidR="0071483D">
        <w:rPr>
          <w:rFonts w:ascii="Truetypewriter PolyglOTT" w:hAnsi="Truetypewriter PolyglOTT" w:cs="Truetypewriter PolyglOTT"/>
          <w:sz w:val="28"/>
          <w:szCs w:val="28"/>
        </w:rPr>
        <w:t xml:space="preserve">. Ни отряхнулся и посмотрел в сторону восходящего солнца… К нему подлетела другая птица и они скрылись… </w:t>
      </w:r>
    </w:p>
    <w:p w:rsidR="0071483D" w:rsidRDefault="0071483D" w:rsidP="0071483D">
      <w:pPr>
        <w:shd w:val="clear" w:color="auto" w:fill="FFFFFF" w:themeFill="background1"/>
        <w:spacing w:before="240" w:line="240" w:lineRule="auto"/>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смотрел в окно не имея никакого понимания о том, как его друг переживёт это… Но долго думать ему не пришлось. В дверь постучали. </w:t>
      </w:r>
      <w:r w:rsidR="0056775B">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 </w:t>
      </w:r>
    </w:p>
    <w:p w:rsidR="0071483D" w:rsidRDefault="0071483D"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-Войдите…</w:t>
      </w:r>
    </w:p>
    <w:p w:rsidR="0056775B" w:rsidRDefault="0071483D"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дверь вошёл Фирцино Вист Зофе…*</w:t>
      </w:r>
    </w:p>
    <w:p w:rsidR="0071483D" w:rsidRDefault="0071483D"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-Дядя, не думал, что ты зайдёшь сюда…</w:t>
      </w:r>
    </w:p>
    <w:p w:rsidR="004F52DE" w:rsidRDefault="004F52DE"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Фирцино: -Я хотел поговорить… </w:t>
      </w:r>
    </w:p>
    <w:p w:rsidR="004F52DE" w:rsidRDefault="004F52DE"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-Тебя гнетёт то, что я устроил? Меня тоже… Но я благодарен тебе, что ты не стал мешать мне…</w:t>
      </w:r>
    </w:p>
    <w:p w:rsidR="004F52DE" w:rsidRDefault="004F52DE"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Фирцино: -А мог бы?</w:t>
      </w:r>
    </w:p>
    <w:p w:rsidR="004F52DE" w:rsidRDefault="004F52DE"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-Мог… Дядя, а если бы много лет назад не началась война, я бы мог стать генералом войск элиты?</w:t>
      </w:r>
    </w:p>
    <w:p w:rsidR="004F52DE" w:rsidRDefault="004F52DE"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Фирцино: -Ты к чему?</w:t>
      </w:r>
    </w:p>
    <w:p w:rsidR="004F52DE" w:rsidRDefault="004F52DE"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думаю, а если бы мать с отцом не погибли, если бы Ниссэ сейчас была со мной… Если бы не началась война… Я мог бы быть обычным, я мог бы иметь нормальную жизнь…</w:t>
      </w:r>
    </w:p>
    <w:p w:rsidR="004F52DE" w:rsidRDefault="004F52DE"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Фирцино: -А у тебя она ненормальная? </w:t>
      </w:r>
    </w:p>
    <w:p w:rsidR="004F52DE" w:rsidRDefault="004F52DE"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-Сколько тебе, 50? А мне уже более 200 оборотов… </w:t>
      </w:r>
    </w:p>
    <w:p w:rsidR="004F52DE" w:rsidRDefault="004F52DE"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Фирцино: -Ты здоров?</w:t>
      </w:r>
    </w:p>
    <w:p w:rsidR="00C33BE3" w:rsidRDefault="004F52DE"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-Хотел бы я, чтобы это был бред… Но я бессмертен, меня сделали таким, без моего желания…</w:t>
      </w:r>
      <w:r w:rsidR="00C33BE3">
        <w:rPr>
          <w:rFonts w:ascii="Truetypewriter PolyglOTT" w:hAnsi="Truetypewriter PolyglOTT" w:cs="Truetypewriter PolyglOTT"/>
          <w:sz w:val="28"/>
          <w:szCs w:val="28"/>
        </w:rPr>
        <w:t xml:space="preserve"> И поверь мне хуже проклятия придумать невозможно… Я видел, как дети становятся отцами, а затем умирают… Я двести оборотов готовил переворот в Федерации… Столько тел было потрачено, потом поражение… Снова попытка… И поражение вновь… И лишь в третий раз… Или в четвёртый… Я наконец победил… Но я больше не я… Спросил бы ты меня в 17: чего я хочу. Я бы ответил: власти… Потом ответил бы мести… А сейчас я хочу лишь мира и покоя… Так о чём ты там хотел поговорить?</w:t>
      </w:r>
    </w:p>
    <w:p w:rsidR="00C33BE3" w:rsidRDefault="00C33BE3"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*Фирцино встал на колено и безмолвно склонил голову</w:t>
      </w:r>
      <w:r w:rsidR="00663D18">
        <w:rPr>
          <w:rFonts w:ascii="Truetypewriter PolyglOTT" w:hAnsi="Truetypewriter PolyglOTT" w:cs="Truetypewriter PolyglOTT"/>
          <w:sz w:val="28"/>
          <w:szCs w:val="28"/>
        </w:rPr>
        <w:t>. Эниси подошёл к нему и встал напротив абсолютно также</w:t>
      </w:r>
      <w:r>
        <w:rPr>
          <w:rFonts w:ascii="Truetypewriter PolyglOTT" w:hAnsi="Truetypewriter PolyglOTT" w:cs="Truetypewriter PolyglOTT"/>
          <w:sz w:val="28"/>
          <w:szCs w:val="28"/>
        </w:rPr>
        <w:t>*</w:t>
      </w:r>
    </w:p>
    <w:p w:rsidR="00663D18" w:rsidRDefault="00663D18"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Фирцино: -Мальчишка справится? </w:t>
      </w:r>
    </w:p>
    <w:p w:rsidR="00663D18" w:rsidRDefault="00663D18"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-А он не один, мы и есть его опора: ты, я, Ли, Кришлау… </w:t>
      </w:r>
    </w:p>
    <w:p w:rsidR="00663D18" w:rsidRDefault="00663D18"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Фирцино: -Тебя не пугает то, что он сближается с Федерацией?</w:t>
      </w:r>
    </w:p>
    <w:p w:rsidR="00663D18" w:rsidRDefault="00663D18"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-Пугает… А что я могу поделать…</w:t>
      </w:r>
    </w:p>
    <w:p w:rsidR="00663D18" w:rsidRDefault="00663D18"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 К</w:t>
      </w:r>
      <w:r w:rsidRPr="00663D18">
        <w:rPr>
          <w:rFonts w:ascii="Truetypewriter PolyglOTT" w:hAnsi="Truetypewriter PolyglOTT" w:cs="Truetypewriter PolyglOTT"/>
          <w:sz w:val="28"/>
          <w:szCs w:val="28"/>
        </w:rPr>
        <w:t>’</w:t>
      </w:r>
      <w:r>
        <w:rPr>
          <w:rFonts w:ascii="Truetypewriter PolyglOTT" w:hAnsi="Truetypewriter PolyglOTT" w:cs="Truetypewriter PolyglOTT"/>
          <w:sz w:val="28"/>
          <w:szCs w:val="28"/>
        </w:rPr>
        <w:t>бинсте была полночь… Но Ламан не спал. Напротив него сидел кто-то ещё*</w:t>
      </w:r>
    </w:p>
    <w:p w:rsidR="00663D18" w:rsidRDefault="00663D18"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-Вы сожалеете?</w:t>
      </w:r>
    </w:p>
    <w:p w:rsidR="00663D18" w:rsidRDefault="00663D18"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-Я сгораю… Я совершил слишком много ошибок, доктор…</w:t>
      </w:r>
    </w:p>
    <w:p w:rsidR="00663D18" w:rsidRDefault="00663D18"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Психолог: -Да, совершили… Но вы же поняли, что это ошибки…</w:t>
      </w:r>
    </w:p>
    <w:p w:rsidR="00663D18" w:rsidRDefault="00663D18"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-Я убил тысячи… Я убил своего отца…</w:t>
      </w:r>
    </w:p>
    <w:p w:rsidR="00663D18" w:rsidRDefault="00663D18"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Психолог: -Вы не хотели сделать это, это была лишь случайность…</w:t>
      </w:r>
    </w:p>
    <w:p w:rsidR="00AA7109" w:rsidRDefault="00AA7109"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-Я хотел, чтобы было меньше смертей. Я видел, как отец прогибался… Но я был юн и глуп… Но именно на моих руках кровь…</w:t>
      </w:r>
    </w:p>
    <w:p w:rsidR="00AA7109" w:rsidRDefault="00AA7109"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Психолог: -Да, а вы можете вернуть всё назад?</w:t>
      </w:r>
    </w:p>
    <w:p w:rsidR="00AA7109" w:rsidRDefault="00AA7109"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-Нет!!! Я тебе и…</w:t>
      </w:r>
    </w:p>
    <w:p w:rsidR="00AA7109" w:rsidRDefault="00AA7109"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Психолог: -Вы можете искупить вину… У вас есть опыт, связи…</w:t>
      </w:r>
      <w:r w:rsidR="00641E09">
        <w:rPr>
          <w:rFonts w:ascii="Truetypewriter PolyglOTT" w:hAnsi="Truetypewriter PolyglOTT" w:cs="Truetypewriter PolyglOTT"/>
          <w:sz w:val="28"/>
          <w:szCs w:val="28"/>
        </w:rPr>
        <w:t xml:space="preserve"> Так почему бы просто не начать делать</w:t>
      </w:r>
      <w:r>
        <w:rPr>
          <w:rFonts w:ascii="Truetypewriter PolyglOTT" w:hAnsi="Truetypewriter PolyglOTT" w:cs="Truetypewriter PolyglOTT"/>
          <w:sz w:val="28"/>
          <w:szCs w:val="28"/>
        </w:rPr>
        <w:t xml:space="preserve"> добрые дела?</w:t>
      </w:r>
    </w:p>
    <w:p w:rsidR="00AA7109" w:rsidRDefault="00641E09"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-Ни</w:t>
      </w:r>
      <w:r w:rsidR="00AA7109">
        <w:rPr>
          <w:rFonts w:ascii="Truetypewriter PolyglOTT" w:hAnsi="Truetypewriter PolyglOTT" w:cs="Truetypewriter PolyglOTT"/>
          <w:sz w:val="28"/>
          <w:szCs w:val="28"/>
        </w:rPr>
        <w:t xml:space="preserve"> одно доброе дело не отменит того, что я сделал…</w:t>
      </w:r>
    </w:p>
    <w:p w:rsidR="00AA7109" w:rsidRDefault="00AA7109"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Психолог: -Так помогите тем, кому ещё можно помочь. Есть такие?</w:t>
      </w:r>
    </w:p>
    <w:p w:rsidR="00AA7109" w:rsidRDefault="00AA7109" w:rsidP="0071483D">
      <w:pPr>
        <w:shd w:val="clear" w:color="auto" w:fill="FFFFFF" w:themeFill="background1"/>
        <w:spacing w:before="240" w:line="240" w:lineRule="auto"/>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-Есть… Но я не думаю, что ему нужна моя помощь…</w:t>
      </w:r>
    </w:p>
    <w:p w:rsidR="003D58D4" w:rsidRDefault="00AA7109" w:rsidP="00641E09">
      <w:pPr>
        <w:shd w:val="clear" w:color="auto" w:fill="FFFFFF" w:themeFill="background1"/>
        <w:spacing w:before="240" w:line="240" w:lineRule="auto"/>
        <w:jc w:val="both"/>
        <w:rPr>
          <w:rFonts w:ascii="Truetypewriter PolyglOTT" w:hAnsi="Truetypewriter PolyglOTT" w:cs="Truetypewriter PolyglOTT"/>
          <w:sz w:val="28"/>
          <w:szCs w:val="24"/>
        </w:rPr>
      </w:pPr>
      <w:r>
        <w:rPr>
          <w:rFonts w:ascii="Truetypewriter PolyglOTT" w:hAnsi="Truetypewriter PolyglOTT" w:cs="Truetypewriter PolyglOTT"/>
          <w:sz w:val="28"/>
          <w:szCs w:val="28"/>
        </w:rPr>
        <w:t>Психолог: -Умение помочь в нужный мо</w:t>
      </w:r>
      <w:r w:rsidR="00641E09">
        <w:rPr>
          <w:rFonts w:ascii="Truetypewriter PolyglOTT" w:hAnsi="Truetypewriter PolyglOTT" w:cs="Truetypewriter PolyglOTT"/>
          <w:sz w:val="28"/>
          <w:szCs w:val="28"/>
        </w:rPr>
        <w:t>мент – стоит дороже любых денег…</w:t>
      </w:r>
    </w:p>
    <w:p w:rsidR="00641E09" w:rsidRDefault="00E6190E" w:rsidP="00641E09">
      <w:pPr>
        <w:shd w:val="clear" w:color="auto" w:fill="FFFFFF" w:themeFill="background1"/>
        <w:spacing w:before="240" w:line="240" w:lineRule="auto"/>
        <w:jc w:val="center"/>
        <w:rPr>
          <w:rFonts w:ascii="Truetypewriter PolyglOTT" w:hAnsi="Truetypewriter PolyglOTT" w:cs="Truetypewriter PolyglOTT"/>
          <w:b/>
          <w:sz w:val="36"/>
          <w:szCs w:val="28"/>
        </w:rPr>
      </w:pPr>
      <w:r w:rsidRPr="00223F19">
        <w:rPr>
          <w:rFonts w:ascii="Truetypewriter PolyglOTT" w:hAnsi="Truetypewriter PolyglOTT" w:cs="Truetypewriter PolyglOTT"/>
          <w:b/>
          <w:sz w:val="36"/>
          <w:szCs w:val="28"/>
        </w:rPr>
        <w:t>Глава</w:t>
      </w:r>
      <w:r w:rsidR="00641E09">
        <w:rPr>
          <w:rFonts w:ascii="Truetypewriter PolyglOTT" w:hAnsi="Truetypewriter PolyglOTT" w:cs="Truetypewriter PolyglOTT"/>
          <w:b/>
          <w:sz w:val="36"/>
          <w:szCs w:val="28"/>
        </w:rPr>
        <w:t xml:space="preserve"> 15</w:t>
      </w:r>
      <w:r>
        <w:rPr>
          <w:rFonts w:ascii="Truetypewriter PolyglOTT" w:hAnsi="Truetypewriter PolyglOTT" w:cs="Truetypewriter PolyglOTT"/>
          <w:b/>
          <w:sz w:val="36"/>
          <w:szCs w:val="28"/>
        </w:rPr>
        <w:t>. Ваше высочество</w:t>
      </w:r>
      <w:r w:rsidR="00641E09">
        <w:rPr>
          <w:rFonts w:ascii="Truetypewriter PolyglOTT" w:hAnsi="Truetypewriter PolyglOTT" w:cs="Truetypewriter PolyglOTT"/>
          <w:b/>
          <w:sz w:val="36"/>
          <w:szCs w:val="28"/>
        </w:rPr>
        <w:t xml:space="preserve"> </w:t>
      </w:r>
    </w:p>
    <w:p w:rsidR="00E6190E" w:rsidRDefault="00641E09" w:rsidP="00641E09">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8"/>
        </w:rPr>
        <w:t xml:space="preserve">03:41 21.06.2018 </w:t>
      </w:r>
      <w:r w:rsidR="00E6190E">
        <w:rPr>
          <w:rFonts w:ascii="Truetypewriter PolyglOTT" w:hAnsi="Truetypewriter PolyglOTT" w:cs="Truetypewriter PolyglOTT"/>
          <w:sz w:val="28"/>
          <w:szCs w:val="24"/>
        </w:rPr>
        <w:t xml:space="preserve">*Листо, императорские покои… На кровати лежит </w:t>
      </w:r>
      <w:r w:rsidR="00E6190E">
        <w:rPr>
          <w:rFonts w:ascii="Truetypewriter PolyglOTT" w:hAnsi="Truetypewriter PolyglOTT" w:cs="Truetypewriter PolyglOTT"/>
          <w:sz w:val="28"/>
          <w:szCs w:val="28"/>
        </w:rPr>
        <w:t>Кейнтрайеце</w:t>
      </w:r>
      <w:r w:rsidR="00E6190E">
        <w:rPr>
          <w:rFonts w:ascii="Truetypewriter PolyglOTT" w:hAnsi="Truetypewriter PolyglOTT" w:cs="Truetypewriter PolyglOTT"/>
          <w:sz w:val="28"/>
          <w:szCs w:val="24"/>
        </w:rPr>
        <w:t>. Перед ним стоит Эмрат…*</w:t>
      </w:r>
    </w:p>
    <w:p w:rsidR="00E6190E" w:rsidRDefault="00E6190E"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Кейнтрайеце: -Боюсь, мой верный друг, своё я пожил… Давно уже не виден белый свет… Я болен… Очень болен, всё же… Я должен подписать </w:t>
      </w:r>
      <w:r w:rsidR="00641E09">
        <w:rPr>
          <w:rFonts w:ascii="Truetypewriter PolyglOTT" w:hAnsi="Truetypewriter PolyglOTT" w:cs="Truetypewriter PolyglOTT"/>
          <w:sz w:val="28"/>
          <w:szCs w:val="28"/>
        </w:rPr>
        <w:t xml:space="preserve">один </w:t>
      </w:r>
      <w:r>
        <w:rPr>
          <w:rFonts w:ascii="Truetypewriter PolyglOTT" w:hAnsi="Truetypewriter PolyglOTT" w:cs="Truetypewriter PolyglOTT"/>
          <w:sz w:val="28"/>
          <w:szCs w:val="28"/>
        </w:rPr>
        <w:t>декрет…</w:t>
      </w:r>
    </w:p>
    <w:p w:rsidR="00E6190E" w:rsidRDefault="00E6190E"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Эмрат: -Ваше высочество, вы же не…</w:t>
      </w:r>
    </w:p>
    <w:p w:rsidR="00E6190E" w:rsidRDefault="00E6190E"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Кейнтрайеце: -Эмрат, мы знакомы столько лет, с тех пор, как Эниси привёл тебя сюда… У меня нет детей, а сам я одной ногой в могиле… </w:t>
      </w:r>
    </w:p>
    <w:p w:rsidR="00E6190E" w:rsidRDefault="00E6190E"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Эмрат: -Но господин Ли изъявил явное нежелание…</w:t>
      </w:r>
    </w:p>
    <w:p w:rsidR="00E6190E" w:rsidRDefault="00E6190E"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Кейнтрайеце: -Зато он проявил желание защищать народ Листо… Мне остались </w:t>
      </w:r>
      <w:r w:rsidR="00641E09">
        <w:rPr>
          <w:rFonts w:ascii="Truetypewriter PolyglOTT" w:hAnsi="Truetypewriter PolyglOTT" w:cs="Truetypewriter PolyglOTT"/>
          <w:sz w:val="28"/>
          <w:szCs w:val="28"/>
        </w:rPr>
        <w:t>считанные часы</w:t>
      </w:r>
      <w:r>
        <w:rPr>
          <w:rFonts w:ascii="Truetypewriter PolyglOTT" w:hAnsi="Truetypewriter PolyglOTT" w:cs="Truetypewriter PolyglOTT"/>
          <w:sz w:val="28"/>
          <w:szCs w:val="28"/>
        </w:rPr>
        <w:t xml:space="preserve">… Возьми это, и передай ему, когда не станет меня… </w:t>
      </w:r>
      <w:r w:rsidR="00242B0C">
        <w:rPr>
          <w:rFonts w:ascii="Truetypewriter PolyglOTT" w:hAnsi="Truetypewriter PolyglOTT" w:cs="Truetypewriter PolyglOTT"/>
          <w:sz w:val="28"/>
          <w:szCs w:val="28"/>
        </w:rPr>
        <w:t>Если Эниси не взойдёт на престол Листо, то дома съедят королевство изнутри…</w:t>
      </w:r>
    </w:p>
    <w:p w:rsidR="00242B0C" w:rsidRDefault="00242B0C"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Эмрат: -Так точно, ваше высочество…</w:t>
      </w:r>
    </w:p>
    <w:p w:rsidR="00242B0C" w:rsidRDefault="00242B0C"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Кейрайеце: - И да, спасибо… За всё…</w:t>
      </w:r>
    </w:p>
    <w:p w:rsidR="00242B0C" w:rsidRDefault="00242B0C"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*Эмрат вышел… А император остался один… Через несколько часов советнику доложили, что император умер… Кейнтрайеце был хорошим стратегом, он чувствов</w:t>
      </w:r>
      <w:r w:rsidR="00641E09">
        <w:rPr>
          <w:rFonts w:ascii="Truetypewriter PolyglOTT" w:hAnsi="Truetypewriter PolyglOTT" w:cs="Truetypewriter PolyglOTT"/>
          <w:sz w:val="28"/>
          <w:szCs w:val="28"/>
        </w:rPr>
        <w:t>ал то, что случится в будущем… Родись</w:t>
      </w:r>
      <w:r>
        <w:rPr>
          <w:rFonts w:ascii="Truetypewriter PolyglOTT" w:hAnsi="Truetypewriter PolyglOTT" w:cs="Truetypewriter PolyglOTT"/>
          <w:sz w:val="28"/>
          <w:szCs w:val="28"/>
        </w:rPr>
        <w:t xml:space="preserve"> бы он в Пимбазене… Впрочем, не всем быть Эниси Ли…</w:t>
      </w:r>
    </w:p>
    <w:p w:rsidR="00242B0C" w:rsidRDefault="00242B0C" w:rsidP="00242B0C">
      <w:pPr>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Так или иначе, Эмрат был собран. Никто не должен был знать о смерти императора до прибытия Ли, потому элитная гвардия создавала вид его полного здравия…</w:t>
      </w:r>
    </w:p>
    <w:p w:rsidR="00242B0C" w:rsidRDefault="00242B0C" w:rsidP="00242B0C">
      <w:pPr>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Несколько часов спустя корабль Эмрата приземлился на Магвиль… Город был вычищен, как на парад, хотя это был его стандартный вид… От космопорта шёл проспект «Котрэлис Мараайкаарэ»(Победоносный </w:t>
      </w:r>
      <w:r w:rsidR="005677B7">
        <w:rPr>
          <w:rFonts w:ascii="Truetypewriter PolyglOTT" w:hAnsi="Truetypewriter PolyglOTT" w:cs="Truetypewriter PolyglOTT"/>
          <w:sz w:val="28"/>
          <w:szCs w:val="28"/>
        </w:rPr>
        <w:t>Мараайкаарэ</w:t>
      </w:r>
      <w:r>
        <w:rPr>
          <w:rFonts w:ascii="Truetypewriter PolyglOTT" w:hAnsi="Truetypewriter PolyglOTT" w:cs="Truetypewriter PolyglOTT"/>
          <w:sz w:val="28"/>
          <w:szCs w:val="28"/>
        </w:rPr>
        <w:t xml:space="preserve">). Пройдя через одноимённый парк, Эмрат подошёл к трём зданиям Пимбазенского управления. </w:t>
      </w:r>
    </w:p>
    <w:p w:rsidR="00242B0C" w:rsidRDefault="00242B0C" w:rsidP="00242B0C">
      <w:pPr>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 входе в К</w:t>
      </w:r>
      <w:r w:rsidR="00B91FDB">
        <w:rPr>
          <w:rFonts w:ascii="Truetypewriter PolyglOTT" w:hAnsi="Truetypewriter PolyglOTT" w:cs="Truetypewriter PolyglOTT"/>
          <w:sz w:val="28"/>
          <w:szCs w:val="28"/>
        </w:rPr>
        <w:t>в</w:t>
      </w:r>
      <w:r>
        <w:rPr>
          <w:rFonts w:ascii="Truetypewriter PolyglOTT" w:hAnsi="Truetypewriter PolyglOTT" w:cs="Truetypewriter PolyglOTT"/>
          <w:sz w:val="28"/>
          <w:szCs w:val="28"/>
        </w:rPr>
        <w:t xml:space="preserve">ампессинскую централь он сильно удивился: </w:t>
      </w:r>
      <w:r w:rsidR="0045727D">
        <w:rPr>
          <w:rFonts w:ascii="Truetypewriter PolyglOTT" w:hAnsi="Truetypewriter PolyglOTT" w:cs="Truetypewriter PolyglOTT"/>
          <w:sz w:val="28"/>
          <w:szCs w:val="28"/>
        </w:rPr>
        <w:t>в здании работали сотни приёмных окон. Каждый был услышан</w:t>
      </w:r>
      <w:r>
        <w:rPr>
          <w:rFonts w:ascii="Truetypewriter PolyglOTT" w:hAnsi="Truetypewriter PolyglOTT" w:cs="Truetypewriter PolyglOTT"/>
          <w:sz w:val="28"/>
          <w:szCs w:val="28"/>
        </w:rPr>
        <w:t>*</w:t>
      </w:r>
    </w:p>
    <w:p w:rsidR="00242B0C" w:rsidRDefault="0045727D"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Менеджер на стойке регистрации: -Вы по какому поводу?</w:t>
      </w:r>
    </w:p>
    <w:p w:rsidR="0045727D" w:rsidRDefault="0045727D"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Эмрат: -Мне нужен генерал Эниси Ли</w:t>
      </w:r>
    </w:p>
    <w:p w:rsidR="0045727D" w:rsidRDefault="0045727D"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Менеджер: -Если генерал, то тогда вам нужно в Пимбдасвер</w:t>
      </w:r>
    </w:p>
    <w:p w:rsidR="0045727D" w:rsidRDefault="0045727D"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*Эмрат уже было готовился выйти*</w:t>
      </w:r>
    </w:p>
    <w:p w:rsidR="0045727D" w:rsidRDefault="0045727D"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Менеджер: -Секунду, я могу посмотреть, это не займёт много времени</w:t>
      </w:r>
    </w:p>
    <w:p w:rsidR="0045727D" w:rsidRDefault="0045727D"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Эмрат: -Вы не…</w:t>
      </w:r>
    </w:p>
    <w:p w:rsidR="0045727D" w:rsidRDefault="0045727D"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Менеджер: -Да бросьте, бюрократия убивает эффективность. Всё соединено в единую сеть. Каждый сотрудник в любом здании может вам помочь, </w:t>
      </w:r>
      <w:r w:rsidR="005677B7">
        <w:rPr>
          <w:rFonts w:ascii="Truetypewriter PolyglOTT" w:hAnsi="Truetypewriter PolyglOTT" w:cs="Truetypewriter PolyglOTT"/>
          <w:sz w:val="28"/>
          <w:szCs w:val="24"/>
        </w:rPr>
        <w:t>я-то</w:t>
      </w:r>
      <w:r>
        <w:rPr>
          <w:rFonts w:ascii="Truetypewriter PolyglOTT" w:hAnsi="Truetypewriter PolyglOTT" w:cs="Truetypewriter PolyglOTT"/>
          <w:sz w:val="28"/>
          <w:szCs w:val="24"/>
        </w:rPr>
        <w:t xml:space="preserve"> о том, что генералы физически находятся в другом здании… А вот и он… Послушайте, а это не генерал…</w:t>
      </w:r>
    </w:p>
    <w:p w:rsidR="0045727D" w:rsidRDefault="0045727D"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Эмрат: -А как, ему же подчинялись солдаты, как генералу…</w:t>
      </w:r>
    </w:p>
    <w:p w:rsidR="0045727D" w:rsidRDefault="0045727D"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Менеджер: -Может он из элиты… Не знаю, есть адрес: Миронейсаарэ 10, корпус Рима, этаж 14, квартира 5709… </w:t>
      </w:r>
    </w:p>
    <w:p w:rsidR="0045727D" w:rsidRDefault="0045727D"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Эмрат: -Это уже что-то, спасибо…</w:t>
      </w:r>
    </w:p>
    <w:p w:rsidR="0045727D" w:rsidRDefault="0045727D"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Менеджер: -Пожалуйста…</w:t>
      </w:r>
    </w:p>
    <w:p w:rsidR="0045727D" w:rsidRDefault="0045727D"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Эмрат: -Где я могу оплатить комиссию?</w:t>
      </w:r>
    </w:p>
    <w:p w:rsidR="0045727D" w:rsidRDefault="0045727D"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*Менеджер на него посмотрела слегка непонимающим взглядом*</w:t>
      </w:r>
    </w:p>
    <w:p w:rsidR="0045727D" w:rsidRDefault="0045727D"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Менеджер: -Вы, верно, иностранец… В Пимбазене почти всё бесплатно, а если где-то и нужно заплатить, то вас точно об этом десять раз предупредят…</w:t>
      </w:r>
    </w:p>
    <w:p w:rsidR="0045727D" w:rsidRDefault="00694449"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Эмрат: -Понял, спасибо…</w:t>
      </w:r>
    </w:p>
    <w:p w:rsidR="00694449" w:rsidRDefault="00694449"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*Он вышел из Централи… Светило солнце и поливало яркими лучами проспект… Несколько часов на метро, и он был у здания…</w:t>
      </w:r>
      <w:r w:rsidR="003D698C">
        <w:rPr>
          <w:rFonts w:ascii="Truetypewriter PolyglOTT" w:hAnsi="Truetypewriter PolyglOTT" w:cs="Truetypewriter PolyglOTT"/>
          <w:sz w:val="28"/>
          <w:szCs w:val="24"/>
        </w:rPr>
        <w:t xml:space="preserve"> Теперь Магвиль был покрыт тёмной пеленой ночи.</w:t>
      </w:r>
      <w:r>
        <w:rPr>
          <w:rFonts w:ascii="Truetypewriter PolyglOTT" w:hAnsi="Truetypewriter PolyglOTT" w:cs="Truetypewriter PolyglOTT"/>
          <w:sz w:val="28"/>
          <w:szCs w:val="24"/>
        </w:rPr>
        <w:t xml:space="preserve"> С виду обыкновенная многоэтажка, в которой жил средний класс… Не укладывалось у Эмрата в голове, как второй человек Пимбазена мог так жить… Он позвонил в дверь… И ему открыли…*</w:t>
      </w:r>
    </w:p>
    <w:p w:rsidR="00694449" w:rsidRDefault="00694449"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Сонет: -Вы к кому?</w:t>
      </w:r>
    </w:p>
    <w:p w:rsidR="00694449" w:rsidRDefault="00694449"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4"/>
        </w:rPr>
        <w:t xml:space="preserve">Эмрат: -Моё имя </w:t>
      </w:r>
      <w:r w:rsidR="005677B7">
        <w:rPr>
          <w:rFonts w:ascii="Truetypewriter PolyglOTT" w:hAnsi="Truetypewriter PolyglOTT" w:cs="Truetypewriter PolyglOTT"/>
          <w:sz w:val="28"/>
          <w:szCs w:val="28"/>
        </w:rPr>
        <w:t>Эмрат</w:t>
      </w:r>
      <w:r>
        <w:rPr>
          <w:rFonts w:ascii="Truetypewriter PolyglOTT" w:hAnsi="Truetypewriter PolyglOTT" w:cs="Truetypewriter PolyglOTT"/>
          <w:sz w:val="28"/>
          <w:szCs w:val="28"/>
        </w:rPr>
        <w:t xml:space="preserve"> Шоморо, я императорский советник, Листо… Извините, я видно ошибся… Не подскажете, где проживает Эниси…</w:t>
      </w:r>
    </w:p>
    <w:p w:rsidR="00694449" w:rsidRDefault="00694449"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w:t>
      </w:r>
      <w:r w:rsidR="00641E09">
        <w:rPr>
          <w:rFonts w:ascii="Truetypewriter PolyglOTT" w:hAnsi="Truetypewriter PolyglOTT" w:cs="Truetypewriter PolyglOTT"/>
          <w:sz w:val="28"/>
          <w:szCs w:val="28"/>
        </w:rPr>
        <w:t>закрыла его рот и затащила в квартиру</w:t>
      </w:r>
      <w:r>
        <w:rPr>
          <w:rFonts w:ascii="Truetypewriter PolyglOTT" w:hAnsi="Truetypewriter PolyglOTT" w:cs="Truetypewriter PolyglOTT"/>
          <w:sz w:val="28"/>
          <w:szCs w:val="28"/>
        </w:rPr>
        <w:t xml:space="preserve"> закры</w:t>
      </w:r>
      <w:r w:rsidR="00641E09">
        <w:rPr>
          <w:rFonts w:ascii="Truetypewriter PolyglOTT" w:hAnsi="Truetypewriter PolyglOTT" w:cs="Truetypewriter PolyglOTT"/>
          <w:sz w:val="28"/>
          <w:szCs w:val="28"/>
        </w:rPr>
        <w:t>в</w:t>
      </w:r>
      <w:r>
        <w:rPr>
          <w:rFonts w:ascii="Truetypewriter PolyglOTT" w:hAnsi="Truetypewriter PolyglOTT" w:cs="Truetypewriter PolyglOTT"/>
          <w:sz w:val="28"/>
          <w:szCs w:val="28"/>
        </w:rPr>
        <w:t xml:space="preserve"> дверь…*</w:t>
      </w:r>
    </w:p>
    <w:p w:rsidR="00694449" w:rsidRDefault="00694449"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-Вы не ошиблись, только прошу, не называйте его имени в подъезде</w:t>
      </w:r>
    </w:p>
    <w:p w:rsidR="00694449" w:rsidRDefault="00694449"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Эмрат: -Почему?</w:t>
      </w:r>
    </w:p>
    <w:p w:rsidR="00694449" w:rsidRDefault="00694449"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-Эниси – королевское имя, так не называют никого, кроме детей императоров Пимбазена… Мы просто хотим жить нормал</w:t>
      </w:r>
      <w:r w:rsidR="00CB72D4">
        <w:rPr>
          <w:rFonts w:ascii="Truetypewriter PolyglOTT" w:hAnsi="Truetypewriter PolyglOTT" w:cs="Truetypewriter PolyglOTT"/>
          <w:sz w:val="28"/>
          <w:szCs w:val="28"/>
        </w:rPr>
        <w:t>ьной жизнью, а не жизнь королей</w:t>
      </w:r>
      <w:r>
        <w:rPr>
          <w:rFonts w:ascii="Truetypewriter PolyglOTT" w:hAnsi="Truetypewriter PolyglOTT" w:cs="Truetypewriter PolyglOTT"/>
          <w:sz w:val="28"/>
          <w:szCs w:val="28"/>
        </w:rPr>
        <w:t>….</w:t>
      </w:r>
    </w:p>
    <w:p w:rsidR="00694449" w:rsidRDefault="00694449"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Эмрат: -А вы?</w:t>
      </w:r>
    </w:p>
    <w:p w:rsidR="00694449" w:rsidRDefault="00694449"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-Сонет Ли, жена Эниси…</w:t>
      </w:r>
    </w:p>
    <w:p w:rsidR="00694449" w:rsidRDefault="00694449"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Эмрат: -Он здесь?</w:t>
      </w:r>
    </w:p>
    <w:p w:rsidR="00694449" w:rsidRDefault="00694449"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-Не</w:t>
      </w:r>
      <w:r w:rsidR="00771C8C">
        <w:rPr>
          <w:rFonts w:ascii="Truetypewriter PolyglOTT" w:hAnsi="Truetypewriter PolyglOTT" w:cs="Truetypewriter PolyglOTT"/>
          <w:sz w:val="28"/>
          <w:szCs w:val="28"/>
        </w:rPr>
        <w:t>т, ещё пока на работе… Оказывает приём в музее императору…</w:t>
      </w:r>
    </w:p>
    <w:p w:rsidR="00694449" w:rsidRDefault="00694449"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Эмрат: -Его высочеству Исааи Зофэ?</w:t>
      </w:r>
    </w:p>
    <w:p w:rsidR="00694449" w:rsidRDefault="00694449"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-Да, Исааку</w:t>
      </w:r>
    </w:p>
    <w:p w:rsidR="003D698C" w:rsidRDefault="003D698C"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Эмрат: -У вас конечно хватка просто железная</w:t>
      </w:r>
    </w:p>
    <w:p w:rsidR="003D698C" w:rsidRDefault="003D698C"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-Я столько лет воевала, вся моя жизнь…</w:t>
      </w:r>
    </w:p>
    <w:p w:rsidR="003D698C" w:rsidRDefault="003D698C" w:rsidP="003D58D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Эрвельс: -Мам, Нэкрия опять мешает мне спать</w:t>
      </w:r>
      <w:r w:rsidR="007A1DAC">
        <w:rPr>
          <w:rFonts w:ascii="Truetypewriter PolyglOTT" w:hAnsi="Truetypewriter PolyglOTT" w:cs="Truetypewriter PolyglOTT"/>
          <w:sz w:val="28"/>
          <w:szCs w:val="28"/>
        </w:rPr>
        <w:t>…</w:t>
      </w:r>
    </w:p>
    <w:p w:rsidR="003D698C" w:rsidRDefault="003D698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Сонет: -Пройдите пока на кухню, сейчас я уложу их…</w:t>
      </w:r>
    </w:p>
    <w:p w:rsidR="003D698C" w:rsidRDefault="003D698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*Спустя пару минут в квартиру зашёл Ли… Уставший, но довольный…*</w:t>
      </w:r>
    </w:p>
    <w:p w:rsidR="003D698C" w:rsidRDefault="003D698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Ли: -Как в старые добрые, жаль Тао нету с нами… Эмрат, рад тебя видеть, какими судьбами?</w:t>
      </w:r>
    </w:p>
    <w:p w:rsidR="003D698C" w:rsidRDefault="003D698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Эмрат: -Господин Ли…</w:t>
      </w:r>
    </w:p>
    <w:p w:rsidR="003D698C" w:rsidRDefault="003D698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*Эмрат достал из сумки свёрток с королевской печатью…*</w:t>
      </w:r>
    </w:p>
    <w:p w:rsidR="003D698C" w:rsidRDefault="003D698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Ли: -Что это?</w:t>
      </w:r>
    </w:p>
    <w:p w:rsidR="003D698C" w:rsidRDefault="003D698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Эмрат: -Завещание, прошу вас, прочтите…</w:t>
      </w:r>
    </w:p>
    <w:p w:rsidR="003D698C" w:rsidRDefault="003D698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*Приветствую, Эниси… Если ты читаешь это, значит меня уже нету в живых… </w:t>
      </w:r>
      <w:r w:rsidR="008C658C">
        <w:rPr>
          <w:rFonts w:ascii="Truetypewriter PolyglOTT" w:hAnsi="Truetypewriter PolyglOTT" w:cs="Truetypewriter PolyglOTT"/>
          <w:sz w:val="28"/>
          <w:szCs w:val="24"/>
        </w:rPr>
        <w:t>Я знаю, что ты со скепсисом смотришь на идею правления в Листо… И я знаю о чём клялся твой отец… Но я искренне прошу, не откажи старику в его последнем желании… Листо не выживет без тебя, ты единственный, кто имеет право взойти на престол</w:t>
      </w:r>
      <w:r w:rsidR="00DA7326">
        <w:rPr>
          <w:rFonts w:ascii="Truetypewriter PolyglOTT" w:hAnsi="Truetypewriter PolyglOTT" w:cs="Truetypewriter PolyglOTT"/>
          <w:sz w:val="28"/>
          <w:szCs w:val="24"/>
        </w:rPr>
        <w:t xml:space="preserve"> и единственный, кто не будет вести Листо дальше в бездну</w:t>
      </w:r>
      <w:r w:rsidR="008C658C">
        <w:rPr>
          <w:rFonts w:ascii="Truetypewriter PolyglOTT" w:hAnsi="Truetypewriter PolyglOTT" w:cs="Truetypewriter PolyglOTT"/>
          <w:sz w:val="28"/>
          <w:szCs w:val="24"/>
        </w:rPr>
        <w:t>… Спаси наш дом от кровопролитных войн и смут… Прошу, стань императором Листо…</w:t>
      </w:r>
      <w:r>
        <w:rPr>
          <w:rFonts w:ascii="Truetypewriter PolyglOTT" w:hAnsi="Truetypewriter PolyglOTT" w:cs="Truetypewriter PolyglOTT"/>
          <w:sz w:val="28"/>
          <w:szCs w:val="24"/>
        </w:rPr>
        <w:t>*</w:t>
      </w:r>
    </w:p>
    <w:p w:rsidR="008C658C" w:rsidRDefault="008C658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Ли: -</w:t>
      </w:r>
      <w:r w:rsidR="00965E33">
        <w:rPr>
          <w:rFonts w:ascii="Truetypewriter PolyglOTT" w:hAnsi="Truetypewriter PolyglOTT" w:cs="Truetypewriter PolyglOTT"/>
          <w:sz w:val="28"/>
          <w:szCs w:val="24"/>
        </w:rPr>
        <w:t xml:space="preserve">Он умер… Мне искренне жаль… </w:t>
      </w:r>
      <w:r>
        <w:rPr>
          <w:rFonts w:ascii="Truetypewriter PolyglOTT" w:hAnsi="Truetypewriter PolyglOTT" w:cs="Truetypewriter PolyglOTT"/>
          <w:sz w:val="28"/>
          <w:szCs w:val="24"/>
        </w:rPr>
        <w:t>Но</w:t>
      </w:r>
      <w:r w:rsidR="00965E33">
        <w:rPr>
          <w:rFonts w:ascii="Truetypewriter PolyglOTT" w:hAnsi="Truetypewriter PolyglOTT" w:cs="Truetypewriter PolyglOTT"/>
          <w:sz w:val="28"/>
          <w:szCs w:val="24"/>
        </w:rPr>
        <w:t xml:space="preserve"> боюсь, что </w:t>
      </w:r>
      <w:r w:rsidR="00965E33">
        <w:rPr>
          <w:rFonts w:ascii="Truetypewriter PolyglOTT" w:hAnsi="Truetypewriter PolyglOTT" w:cs="Truetypewriter PolyglOTT"/>
          <w:sz w:val="28"/>
          <w:szCs w:val="28"/>
        </w:rPr>
        <w:t>Кейнтрайеце ошибся.</w:t>
      </w:r>
      <w:r w:rsidR="00965E33">
        <w:rPr>
          <w:rFonts w:ascii="Truetypewriter PolyglOTT" w:hAnsi="Truetypewriter PolyglOTT" w:cs="Truetypewriter PolyglOTT"/>
          <w:sz w:val="28"/>
          <w:szCs w:val="24"/>
        </w:rPr>
        <w:t xml:space="preserve"> Я</w:t>
      </w:r>
      <w:r>
        <w:rPr>
          <w:rFonts w:ascii="Truetypewriter PolyglOTT" w:hAnsi="Truetypewriter PolyglOTT" w:cs="Truetypewriter PolyglOTT"/>
          <w:sz w:val="28"/>
          <w:szCs w:val="24"/>
        </w:rPr>
        <w:t xml:space="preserve"> не император</w:t>
      </w:r>
      <w:r w:rsidR="00965E33">
        <w:rPr>
          <w:rFonts w:ascii="Truetypewriter PolyglOTT" w:hAnsi="Truetypewriter PolyglOTT" w:cs="Truetypewriter PolyglOTT"/>
          <w:sz w:val="28"/>
          <w:szCs w:val="24"/>
        </w:rPr>
        <w:t>, я не имею нужного образования</w:t>
      </w:r>
      <w:r>
        <w:rPr>
          <w:rFonts w:ascii="Truetypewriter PolyglOTT" w:hAnsi="Truetypewriter PolyglOTT" w:cs="Truetypewriter PolyglOTT"/>
          <w:sz w:val="28"/>
          <w:szCs w:val="24"/>
        </w:rPr>
        <w:t>…</w:t>
      </w:r>
    </w:p>
    <w:p w:rsidR="008C658C" w:rsidRDefault="008C658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Эмрат: -</w:t>
      </w:r>
      <w:r w:rsidR="00965E33">
        <w:rPr>
          <w:rFonts w:ascii="Truetypewriter PolyglOTT" w:hAnsi="Truetypewriter PolyglOTT" w:cs="Truetypewriter PolyglOTT"/>
          <w:sz w:val="28"/>
          <w:szCs w:val="24"/>
        </w:rPr>
        <w:t>Вы – лучший стратег, из тех кого я знаю. Самый верный и преданный командующий, из всех, кого я видел. Ваше высочество, молю… Е</w:t>
      </w:r>
      <w:r>
        <w:rPr>
          <w:rFonts w:ascii="Truetypewriter PolyglOTT" w:hAnsi="Truetypewriter PolyglOTT" w:cs="Truetypewriter PolyglOTT"/>
          <w:sz w:val="28"/>
          <w:szCs w:val="24"/>
        </w:rPr>
        <w:t>сли вы это не сделайте, дворяне утопят Листо в крови…</w:t>
      </w:r>
      <w:r w:rsidR="00965E33">
        <w:rPr>
          <w:rFonts w:ascii="Truetypewriter PolyglOTT" w:hAnsi="Truetypewriter PolyglOTT" w:cs="Truetypewriter PolyglOTT"/>
          <w:sz w:val="28"/>
          <w:szCs w:val="24"/>
        </w:rPr>
        <w:t xml:space="preserve"> Это была последняя воля императора, так хотя бы в память о нём, спасите ваш народ…</w:t>
      </w:r>
    </w:p>
    <w:p w:rsidR="008C658C" w:rsidRDefault="008C658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Сонет: -Дети уложены, вроде взрослые, а такие дети…</w:t>
      </w:r>
    </w:p>
    <w:p w:rsidR="008C658C" w:rsidRDefault="008C658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Ли: -Госпожа Ли, что вы думаете об императорском троне?</w:t>
      </w:r>
    </w:p>
    <w:p w:rsidR="008C658C" w:rsidRDefault="008C658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Сонет: -Эни, к чему вопрос? Мне хватило в своё время концернами семьи Шен управлять…</w:t>
      </w:r>
    </w:p>
    <w:p w:rsidR="008C658C" w:rsidRDefault="00AF5135"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Эмрат: -Его высочество король</w:t>
      </w:r>
      <w:r w:rsidR="008C658C">
        <w:rPr>
          <w:rFonts w:ascii="Truetypewriter PolyglOTT" w:hAnsi="Truetypewriter PolyglOTT" w:cs="Truetypewriter PolyglOTT"/>
          <w:sz w:val="28"/>
          <w:szCs w:val="24"/>
        </w:rPr>
        <w:t xml:space="preserve"> Листо умер и завещал передать трон Эниси </w:t>
      </w:r>
      <w:r>
        <w:rPr>
          <w:rFonts w:ascii="Truetypewriter PolyglOTT" w:hAnsi="Truetypewriter PolyglOTT" w:cs="Truetypewriter PolyglOTT"/>
          <w:sz w:val="28"/>
          <w:szCs w:val="24"/>
        </w:rPr>
        <w:t xml:space="preserve">Зофэ </w:t>
      </w:r>
      <w:r w:rsidR="008C658C">
        <w:rPr>
          <w:rFonts w:ascii="Truetypewriter PolyglOTT" w:hAnsi="Truetypewriter PolyglOTT" w:cs="Truetypewriter PolyglOTT"/>
          <w:sz w:val="28"/>
          <w:szCs w:val="24"/>
        </w:rPr>
        <w:t>Крацио-Ли…</w:t>
      </w:r>
    </w:p>
    <w:p w:rsidR="008C658C" w:rsidRDefault="008C658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w:t>
      </w:r>
      <w:r w:rsidR="009F5E98">
        <w:rPr>
          <w:rFonts w:ascii="Truetypewriter PolyglOTT" w:hAnsi="Truetypewriter PolyglOTT" w:cs="Truetypewriter PolyglOTT"/>
          <w:sz w:val="28"/>
          <w:szCs w:val="24"/>
        </w:rPr>
        <w:t>Долго Эмрат угова</w:t>
      </w:r>
      <w:r>
        <w:rPr>
          <w:rFonts w:ascii="Truetypewriter PolyglOTT" w:hAnsi="Truetypewriter PolyglOTT" w:cs="Truetypewriter PolyglOTT"/>
          <w:sz w:val="28"/>
          <w:szCs w:val="24"/>
        </w:rPr>
        <w:t>ривал семейство Ли. Но наконец Эниси и Сонет поддались…</w:t>
      </w:r>
      <w:r w:rsidR="009F5E98">
        <w:rPr>
          <w:rFonts w:ascii="Truetypewriter PolyglOTT" w:hAnsi="Truetypewriter PolyglOTT" w:cs="Truetypewriter PolyglOTT"/>
          <w:sz w:val="28"/>
          <w:szCs w:val="24"/>
        </w:rPr>
        <w:t xml:space="preserve"> </w:t>
      </w:r>
      <w:r w:rsidR="00D03AF5">
        <w:rPr>
          <w:rFonts w:ascii="Truetypewriter PolyglOTT" w:hAnsi="Truetypewriter PolyglOTT" w:cs="Truetypewriter PolyglOTT"/>
          <w:sz w:val="28"/>
          <w:szCs w:val="24"/>
        </w:rPr>
        <w:t>Ли взял телефон и позвонил на Сильву…</w:t>
      </w:r>
      <w:r>
        <w:rPr>
          <w:rFonts w:ascii="Truetypewriter PolyglOTT" w:hAnsi="Truetypewriter PolyglOTT" w:cs="Truetypewriter PolyglOTT"/>
          <w:sz w:val="28"/>
          <w:szCs w:val="24"/>
        </w:rPr>
        <w:t>*</w:t>
      </w:r>
    </w:p>
    <w:p w:rsidR="00D03AF5" w:rsidRDefault="00D03AF5"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-Да, слушаю…</w:t>
      </w:r>
    </w:p>
    <w:p w:rsidR="00D03AF5" w:rsidRDefault="00D03AF5"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Ли: -Эниси, император Листо… </w:t>
      </w:r>
      <w:r w:rsidR="009C16B3">
        <w:rPr>
          <w:rFonts w:ascii="Truetypewriter PolyglOTT" w:hAnsi="Truetypewriter PolyglOTT" w:cs="Truetypewriter PolyglOTT"/>
          <w:sz w:val="28"/>
          <w:szCs w:val="24"/>
        </w:rPr>
        <w:t>Он…</w:t>
      </w:r>
    </w:p>
    <w:p w:rsidR="00D03AF5" w:rsidRDefault="00D03AF5"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-А кто…</w:t>
      </w:r>
    </w:p>
    <w:p w:rsidR="00D03AF5" w:rsidRDefault="00D03AF5"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Ли: -Было составлено завещание, по которому стать правителем должен я…</w:t>
      </w:r>
    </w:p>
    <w:p w:rsidR="00D03AF5" w:rsidRDefault="00D03AF5"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-А как же? Хотя ладно, не бери во внимание…</w:t>
      </w:r>
      <w:r w:rsidR="00965E33">
        <w:rPr>
          <w:rFonts w:ascii="Truetypewriter PolyglOTT" w:hAnsi="Truetypewriter PolyglOTT" w:cs="Truetypewriter PolyglOTT"/>
          <w:sz w:val="28"/>
          <w:szCs w:val="24"/>
        </w:rPr>
        <w:t xml:space="preserve"> Я думаю, что он был прав, ты – лучший правитель… Я сообщу Исааку, что ты вынужден улететь…</w:t>
      </w:r>
    </w:p>
    <w:p w:rsidR="003D6772" w:rsidRDefault="00D03AF5"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*На том и решили… Ли быстро собрались и сели на челнок. Детей не стали будить, а лишь аккуратно перенесли…</w:t>
      </w:r>
      <w:r w:rsidR="003D6772">
        <w:rPr>
          <w:rFonts w:ascii="Truetypewriter PolyglOTT" w:hAnsi="Truetypewriter PolyglOTT" w:cs="Truetypewriter PolyglOTT"/>
          <w:sz w:val="28"/>
          <w:szCs w:val="24"/>
        </w:rPr>
        <w:t xml:space="preserve"> Ли уже закрывал дверь, когда на площадку вышел сосед…*</w:t>
      </w:r>
    </w:p>
    <w:p w:rsidR="003D6772" w:rsidRDefault="003D6772"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Контил: -Ли, ты не говорил, что уезжаешь в отпуск…</w:t>
      </w:r>
    </w:p>
    <w:p w:rsidR="003D6772" w:rsidRDefault="003D6772"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Ли: -Знал бы я сам на какое время уезжаю…</w:t>
      </w:r>
    </w:p>
    <w:p w:rsidR="003D6772" w:rsidRDefault="00965E33"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Эмрат: -Господин Ли, прошу,</w:t>
      </w:r>
      <w:r w:rsidR="003D6772">
        <w:rPr>
          <w:rFonts w:ascii="Truetypewriter PolyglOTT" w:hAnsi="Truetypewriter PolyglOTT" w:cs="Truetypewriter PolyglOTT"/>
          <w:sz w:val="28"/>
          <w:szCs w:val="24"/>
        </w:rPr>
        <w:t xml:space="preserve"> вертолёт уже ждёт…</w:t>
      </w:r>
    </w:p>
    <w:p w:rsidR="003D6772" w:rsidRDefault="003D6772"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Контил: -Вертолёт? Ли, не знал, что ты на вертолёте летаешь…</w:t>
      </w:r>
    </w:p>
    <w:p w:rsidR="003D6772" w:rsidRDefault="003D6772"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Ли: -Ну знаешь, это единственный способ добраться до Централи</w:t>
      </w:r>
    </w:p>
    <w:p w:rsidR="003D6772" w:rsidRDefault="003D6772"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Контил: -Ты работаешь в Централи? Я думал в музее… Погоди, господин? Вы ведь не из Пимбазена, верно? </w:t>
      </w:r>
    </w:p>
    <w:p w:rsidR="003D6772" w:rsidRDefault="005677B7"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Эмрат</w:t>
      </w:r>
      <w:r w:rsidR="003D6772">
        <w:rPr>
          <w:rFonts w:ascii="Truetypewriter PolyglOTT" w:hAnsi="Truetypewriter PolyglOTT" w:cs="Truetypewriter PolyglOTT"/>
          <w:sz w:val="28"/>
          <w:szCs w:val="24"/>
        </w:rPr>
        <w:t>: -Верно, простите, гражданин, нам правда нужно лететь…</w:t>
      </w:r>
    </w:p>
    <w:p w:rsidR="003D6772" w:rsidRDefault="003D6772"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Ли: -Ступа</w:t>
      </w:r>
      <w:r w:rsidR="005A5EC7">
        <w:rPr>
          <w:rFonts w:ascii="Truetypewriter PolyglOTT" w:hAnsi="Truetypewriter PolyglOTT" w:cs="Truetypewriter PolyglOTT"/>
          <w:sz w:val="28"/>
          <w:szCs w:val="24"/>
        </w:rPr>
        <w:t>й</w:t>
      </w:r>
      <w:r>
        <w:rPr>
          <w:rFonts w:ascii="Truetypewriter PolyglOTT" w:hAnsi="Truetypewriter PolyglOTT" w:cs="Truetypewriter PolyglOTT"/>
          <w:sz w:val="28"/>
          <w:szCs w:val="24"/>
        </w:rPr>
        <w:t>, я сейчас приду…</w:t>
      </w:r>
    </w:p>
    <w:p w:rsidR="003D6772" w:rsidRDefault="003D6772"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Контил: -А кто это?</w:t>
      </w:r>
    </w:p>
    <w:p w:rsidR="003D6772" w:rsidRDefault="003D6772"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 xml:space="preserve">Ли: -Королевский советник Листо… </w:t>
      </w:r>
    </w:p>
    <w:p w:rsidR="003D6772" w:rsidRDefault="003D6772"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*Пара секунд молчания *</w:t>
      </w:r>
    </w:p>
    <w:p w:rsidR="003D6772" w:rsidRDefault="003D6772"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Контил: -А зачем его высочеству понадобилась обычная Пимбазенская семья? </w:t>
      </w:r>
    </w:p>
    <w:p w:rsidR="003D6772" w:rsidRDefault="003D6772"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*Ещё пара секунд*</w:t>
      </w:r>
    </w:p>
    <w:p w:rsidR="003D6772" w:rsidRDefault="003D6772"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Контил: -Кто вы, Ли?</w:t>
      </w:r>
    </w:p>
    <w:p w:rsidR="003D6772" w:rsidRDefault="003D6772"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Ли: -Эниси </w:t>
      </w:r>
      <w:r w:rsidR="0094188B">
        <w:rPr>
          <w:rFonts w:ascii="Truetypewriter PolyglOTT" w:hAnsi="Truetypewriter PolyglOTT" w:cs="Truetypewriter PolyglOTT"/>
          <w:sz w:val="28"/>
          <w:szCs w:val="24"/>
        </w:rPr>
        <w:t>Зофэ Крацио-Ли</w:t>
      </w:r>
    </w:p>
    <w:p w:rsidR="0094188B" w:rsidRDefault="0094188B"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*Контил пошатнулся и опёрся на дверь. Несколько лет он жил в соседней комнате с братом Пимбуры… *</w:t>
      </w:r>
    </w:p>
    <w:p w:rsidR="003D6772" w:rsidRDefault="0094188B"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Ли: -Я буду очень признателен, если это останется между нами…</w:t>
      </w:r>
    </w:p>
    <w:p w:rsidR="0094188B" w:rsidRDefault="0094188B"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Контил: -Конечно… А как теперь к ва…</w:t>
      </w:r>
    </w:p>
    <w:p w:rsidR="0094188B" w:rsidRDefault="0094188B"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Ли: -Ли, просто Ли… Без титулов и мишуры…</w:t>
      </w:r>
    </w:p>
    <w:p w:rsidR="0094188B" w:rsidRDefault="003D6772"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w:t>
      </w:r>
      <w:r w:rsidR="00D03AF5">
        <w:rPr>
          <w:rFonts w:ascii="Truetypewriter PolyglOTT" w:hAnsi="Truetypewriter PolyglOTT" w:cs="Truetypewriter PolyglOTT"/>
          <w:sz w:val="28"/>
          <w:szCs w:val="24"/>
        </w:rPr>
        <w:t xml:space="preserve"> </w:t>
      </w:r>
      <w:r w:rsidR="0094188B">
        <w:rPr>
          <w:rFonts w:ascii="Truetypewriter PolyglOTT" w:hAnsi="Truetypewriter PolyglOTT" w:cs="Truetypewriter PolyglOTT"/>
          <w:sz w:val="28"/>
          <w:szCs w:val="24"/>
        </w:rPr>
        <w:t>Ли вышел из своего подъезда и сел в вертолёт. Затем космопорт и вот Листо.</w:t>
      </w:r>
    </w:p>
    <w:p w:rsidR="00D03AF5" w:rsidRDefault="00D03AF5" w:rsidP="0094188B">
      <w:pPr>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Листо встретило новую династию обыденно… На </w:t>
      </w:r>
      <w:r>
        <w:rPr>
          <w:rFonts w:ascii="Truetypewriter PolyglOTT" w:hAnsi="Truetypewriter PolyglOTT" w:cs="Truetypewriter PolyglOTT"/>
          <w:sz w:val="28"/>
          <w:szCs w:val="28"/>
        </w:rPr>
        <w:t>Куйрентаулю мешать совершить посадку никто не стал… На утро следующего дня было объявлено</w:t>
      </w:r>
      <w:r>
        <w:rPr>
          <w:rFonts w:ascii="Truetypewriter PolyglOTT" w:hAnsi="Truetypewriter PolyglOTT" w:cs="Truetypewriter PolyglOTT"/>
          <w:sz w:val="28"/>
          <w:szCs w:val="24"/>
        </w:rPr>
        <w:t xml:space="preserve"> о смерти императора… </w:t>
      </w:r>
      <w:r w:rsidR="00CC69F0">
        <w:rPr>
          <w:rFonts w:ascii="Truetypewriter PolyglOTT" w:hAnsi="Truetypewriter PolyglOTT" w:cs="Truetypewriter PolyglOTT"/>
          <w:sz w:val="28"/>
          <w:szCs w:val="24"/>
        </w:rPr>
        <w:t xml:space="preserve">Но будто всем было не до того: начатые Ли и </w:t>
      </w:r>
      <w:r w:rsidR="00CC69F0">
        <w:rPr>
          <w:rFonts w:ascii="Truetypewriter PolyglOTT" w:hAnsi="Truetypewriter PolyglOTT" w:cs="Truetypewriter PolyglOTT"/>
          <w:sz w:val="28"/>
          <w:szCs w:val="28"/>
        </w:rPr>
        <w:t>Кейнтрайеце</w:t>
      </w:r>
      <w:r w:rsidR="00CC69F0">
        <w:rPr>
          <w:rFonts w:ascii="Truetypewriter PolyglOTT" w:hAnsi="Truetypewriter PolyglOTT" w:cs="Truetypewriter PolyglOTT"/>
          <w:sz w:val="28"/>
          <w:szCs w:val="24"/>
        </w:rPr>
        <w:t xml:space="preserve"> реформы сильно поменяли строй: богема резко обеднела, а экономику лихорадило, как больного с сильным жаром… Но тем не менее тенденция к улучшению </w:t>
      </w:r>
      <w:r w:rsidR="0094188B">
        <w:rPr>
          <w:rFonts w:ascii="Truetypewriter PolyglOTT" w:hAnsi="Truetypewriter PolyglOTT" w:cs="Truetypewriter PolyglOTT"/>
          <w:sz w:val="28"/>
          <w:szCs w:val="24"/>
        </w:rPr>
        <w:t>была, просто императору не хвати</w:t>
      </w:r>
      <w:r w:rsidR="00CC69F0">
        <w:rPr>
          <w:rFonts w:ascii="Truetypewriter PolyglOTT" w:hAnsi="Truetypewriter PolyglOTT" w:cs="Truetypewriter PolyglOTT"/>
          <w:sz w:val="28"/>
          <w:szCs w:val="24"/>
        </w:rPr>
        <w:t>ло здоровья, чтобы довершить начатое…</w:t>
      </w:r>
      <w:r>
        <w:rPr>
          <w:rFonts w:ascii="Truetypewriter PolyglOTT" w:hAnsi="Truetypewriter PolyglOTT" w:cs="Truetypewriter PolyglOTT"/>
          <w:sz w:val="28"/>
          <w:szCs w:val="24"/>
        </w:rPr>
        <w:t>*</w:t>
      </w:r>
    </w:p>
    <w:p w:rsidR="00965E33" w:rsidRPr="002B7E1D" w:rsidRDefault="00965E33" w:rsidP="00965E33">
      <w:pPr>
        <w:shd w:val="clear" w:color="auto" w:fill="FFFFFF" w:themeFill="background1"/>
        <w:spacing w:before="240" w:line="240" w:lineRule="auto"/>
        <w:jc w:val="center"/>
        <w:rPr>
          <w:rFonts w:ascii="Truetypewriter PolyglOTT" w:hAnsi="Truetypewriter PolyglOTT" w:cs="Truetypewriter PolyglOTT"/>
          <w:sz w:val="28"/>
          <w:szCs w:val="28"/>
        </w:rPr>
      </w:pPr>
      <w:r w:rsidRPr="00223F19">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16. Новый мир…</w:t>
      </w:r>
    </w:p>
    <w:p w:rsidR="00965E33" w:rsidRDefault="00965E33" w:rsidP="00965E3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17:00 22.06.2018 *В министерстве Листо собралось заседание старейшин. </w:t>
      </w:r>
      <w:r w:rsidR="00E26AA0">
        <w:rPr>
          <w:rFonts w:ascii="Truetypewriter PolyglOTT" w:hAnsi="Truetypewriter PolyglOTT" w:cs="Truetypewriter PolyglOTT"/>
          <w:sz w:val="28"/>
          <w:szCs w:val="28"/>
        </w:rPr>
        <w:t>Все сидели вокруг огромного стола, но одно место было пустым: императорский трон. На балкон вышел Эмрат и заявил</w:t>
      </w:r>
      <w:r>
        <w:rPr>
          <w:rFonts w:ascii="Truetypewriter PolyglOTT" w:hAnsi="Truetypewriter PolyglOTT" w:cs="Truetypewriter PolyglOTT"/>
          <w:sz w:val="28"/>
          <w:szCs w:val="28"/>
        </w:rPr>
        <w:t>*</w:t>
      </w:r>
    </w:p>
    <w:p w:rsidR="00E26AA0" w:rsidRDefault="00E26AA0" w:rsidP="00965E3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Эмрат: -Уважаемые старейшин</w:t>
      </w:r>
      <w:r w:rsidR="00AF5135">
        <w:rPr>
          <w:rFonts w:ascii="Truetypewriter PolyglOTT" w:hAnsi="Truetypewriter PolyglOTT" w:cs="Truetypewriter PolyglOTT"/>
          <w:sz w:val="28"/>
          <w:szCs w:val="28"/>
        </w:rPr>
        <w:t>ы, как вы знаете,</w:t>
      </w:r>
      <w:r>
        <w:rPr>
          <w:rFonts w:ascii="Truetypewriter PolyglOTT" w:hAnsi="Truetypewriter PolyglOTT" w:cs="Truetypewriter PolyglOTT"/>
          <w:sz w:val="28"/>
          <w:szCs w:val="28"/>
        </w:rPr>
        <w:t xml:space="preserve"> </w:t>
      </w:r>
      <w:r w:rsidR="00AF5135">
        <w:rPr>
          <w:rFonts w:ascii="Truetypewriter PolyglOTT" w:hAnsi="Truetypewriter PolyglOTT" w:cs="Truetypewriter PolyglOTT"/>
          <w:sz w:val="28"/>
          <w:szCs w:val="28"/>
        </w:rPr>
        <w:t xml:space="preserve">Его высочество, король Кейнтрайеце Коймейрос Шамэр Крацио умер. По его завещанию королём Листо должен стань Эниси </w:t>
      </w:r>
      <w:r w:rsidR="00717761">
        <w:rPr>
          <w:rFonts w:ascii="Truetypewriter PolyglOTT" w:hAnsi="Truetypewriter PolyglOTT" w:cs="Truetypewriter PolyglOTT"/>
          <w:sz w:val="28"/>
          <w:szCs w:val="28"/>
        </w:rPr>
        <w:t xml:space="preserve">Эрвельс Монорэ </w:t>
      </w:r>
      <w:r w:rsidR="00AF5135">
        <w:rPr>
          <w:rFonts w:ascii="Truetypewriter PolyglOTT" w:hAnsi="Truetypewriter PolyglOTT" w:cs="Truetypewriter PolyglOTT"/>
          <w:sz w:val="28"/>
          <w:szCs w:val="28"/>
        </w:rPr>
        <w:t>Крацио-Ли</w:t>
      </w:r>
      <w:r w:rsidR="00717761">
        <w:rPr>
          <w:rFonts w:ascii="Truetypewriter PolyglOTT" w:hAnsi="Truetypewriter PolyglOTT" w:cs="Truetypewriter PolyglOTT"/>
          <w:sz w:val="28"/>
          <w:szCs w:val="28"/>
        </w:rPr>
        <w:t>-Зофэ</w:t>
      </w:r>
      <w:r w:rsidR="00AF5135">
        <w:rPr>
          <w:rFonts w:ascii="Truetypewriter PolyglOTT" w:hAnsi="Truetypewriter PolyglOTT" w:cs="Truetypewriter PolyglOTT"/>
          <w:sz w:val="28"/>
          <w:szCs w:val="28"/>
        </w:rPr>
        <w:t>…</w:t>
      </w:r>
    </w:p>
    <w:p w:rsidR="00AF5135" w:rsidRDefault="00AF5135" w:rsidP="00965E3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*Шум*</w:t>
      </w:r>
    </w:p>
    <w:p w:rsidR="00AF5135" w:rsidRDefault="00AF5135" w:rsidP="00965E3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Карамайлер Кохикэ: -Уважаемый советник, а кто такой этот ваш Крацио-Ли?</w:t>
      </w:r>
    </w:p>
    <w:p w:rsidR="00AF5135" w:rsidRDefault="00AF5135" w:rsidP="00965E33">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*Двери зала открылись*</w:t>
      </w:r>
    </w:p>
    <w:p w:rsidR="00AF5135" w:rsidRDefault="00AF5135"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Ли: </w:t>
      </w:r>
      <w:r w:rsidR="00C210DF">
        <w:rPr>
          <w:rFonts w:ascii="Truetypewriter PolyglOTT" w:hAnsi="Truetypewriter PolyglOTT" w:cs="Truetypewriter PolyglOTT"/>
          <w:sz w:val="28"/>
          <w:szCs w:val="28"/>
        </w:rPr>
        <w:t>-Сын его высочества, принца Листо и кронпринца Нормесдраля</w:t>
      </w:r>
      <w:r w:rsidR="001C3FF5">
        <w:rPr>
          <w:rFonts w:ascii="Truetypewriter PolyglOTT" w:hAnsi="Truetypewriter PolyglOTT" w:cs="Truetypewriter PolyglOTT"/>
          <w:sz w:val="28"/>
          <w:szCs w:val="28"/>
        </w:rPr>
        <w:t>,</w:t>
      </w:r>
      <w:r w:rsidR="00C210DF">
        <w:rPr>
          <w:rFonts w:ascii="Truetypewriter PolyglOTT" w:hAnsi="Truetypewriter PolyglOTT" w:cs="Truetypewriter PolyglOTT"/>
          <w:sz w:val="28"/>
          <w:szCs w:val="28"/>
        </w:rPr>
        <w:t xml:space="preserve"> Эрвельса </w:t>
      </w:r>
      <w:r w:rsidR="00717761">
        <w:rPr>
          <w:rFonts w:ascii="Truetypewriter PolyglOTT" w:hAnsi="Truetypewriter PolyglOTT" w:cs="Truetypewriter PolyglOTT"/>
          <w:sz w:val="28"/>
          <w:szCs w:val="28"/>
        </w:rPr>
        <w:t xml:space="preserve">Хойгессе Монорэ </w:t>
      </w:r>
      <w:r w:rsidR="00C210DF">
        <w:rPr>
          <w:rFonts w:ascii="Truetypewriter PolyglOTT" w:hAnsi="Truetypewriter PolyglOTT" w:cs="Truetypewriter PolyglOTT"/>
          <w:sz w:val="28"/>
          <w:szCs w:val="28"/>
        </w:rPr>
        <w:t>Крацио-Жаерэс и её высочества,</w:t>
      </w:r>
      <w:r w:rsidR="001C3FF5">
        <w:rPr>
          <w:rFonts w:ascii="Truetypewriter PolyglOTT" w:hAnsi="Truetypewriter PolyglOTT" w:cs="Truetypewriter PolyglOTT"/>
          <w:sz w:val="28"/>
          <w:szCs w:val="28"/>
        </w:rPr>
        <w:t xml:space="preserve"> принцессы Пимбазенской,</w:t>
      </w:r>
      <w:r w:rsidR="00C210DF">
        <w:rPr>
          <w:rFonts w:ascii="Truetypewriter PolyglOTT" w:hAnsi="Truetypewriter PolyglOTT" w:cs="Truetypewriter PolyglOTT"/>
          <w:sz w:val="28"/>
          <w:szCs w:val="28"/>
        </w:rPr>
        <w:t xml:space="preserve"> </w:t>
      </w:r>
      <w:r w:rsidR="001C3FF5">
        <w:rPr>
          <w:rFonts w:ascii="Truetypewriter PolyglOTT" w:hAnsi="Truetypewriter PolyglOTT" w:cs="Truetypewriter PolyglOTT"/>
          <w:sz w:val="28"/>
          <w:szCs w:val="28"/>
        </w:rPr>
        <w:t xml:space="preserve">Нэкрии </w:t>
      </w:r>
      <w:r w:rsidR="00A64EE0">
        <w:rPr>
          <w:rFonts w:ascii="Truetypewriter PolyglOTT" w:hAnsi="Truetypewriter PolyglOTT" w:cs="Truetypewriter PolyglOTT"/>
          <w:sz w:val="28"/>
          <w:szCs w:val="28"/>
        </w:rPr>
        <w:t>Вист</w:t>
      </w:r>
      <w:r w:rsidR="001C3FF5">
        <w:rPr>
          <w:rFonts w:ascii="Truetypewriter PolyglOTT" w:hAnsi="Truetypewriter PolyglOTT" w:cs="Truetypewriter PolyglOTT"/>
          <w:sz w:val="28"/>
          <w:szCs w:val="28"/>
        </w:rPr>
        <w:t xml:space="preserve"> Фирцино Зофэ…</w:t>
      </w:r>
    </w:p>
    <w:p w:rsidR="001C3FF5" w:rsidRDefault="006270BD"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Карамайлер: -Это чушь… Его высочество Эрвельс был убит в результате покушения шесть тысяч оборотов назад, а вы – самозванец…</w:t>
      </w:r>
    </w:p>
    <w:p w:rsidR="006270BD" w:rsidRDefault="006270BD"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Ли: -Даже если бы я и был бы самозванцем, то так или иначе, трон Листо по завещанию его высочество оставил мне…</w:t>
      </w:r>
    </w:p>
    <w:p w:rsidR="006270BD" w:rsidRDefault="006270BD"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Карамайлер: -Господин, вы ведёте себя неподобающе политику…</w:t>
      </w:r>
    </w:p>
    <w:p w:rsidR="006270BD" w:rsidRDefault="006270BD"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-А я не политик, я – военный.</w:t>
      </w:r>
      <w:r w:rsidR="003D3B5E">
        <w:rPr>
          <w:rFonts w:ascii="Truetypewriter PolyglOTT" w:hAnsi="Truetypewriter PolyglOTT" w:cs="Truetypewriter PolyglOTT"/>
          <w:sz w:val="28"/>
          <w:szCs w:val="28"/>
        </w:rPr>
        <w:t xml:space="preserve"> Я родился на Магвиле на</w:t>
      </w:r>
      <w:r>
        <w:rPr>
          <w:rFonts w:ascii="Truetypewriter PolyglOTT" w:hAnsi="Truetypewriter PolyglOTT" w:cs="Truetypewriter PolyglOTT"/>
          <w:sz w:val="28"/>
          <w:szCs w:val="28"/>
        </w:rPr>
        <w:t xml:space="preserve"> </w:t>
      </w:r>
      <w:r w:rsidR="003D3B5E">
        <w:rPr>
          <w:rFonts w:ascii="Truetypewriter PolyglOTT" w:hAnsi="Truetypewriter PolyglOTT" w:cs="Truetypewriter PolyglOTT"/>
          <w:sz w:val="28"/>
          <w:szCs w:val="28"/>
        </w:rPr>
        <w:t xml:space="preserve">776 обороте. Затем во время гражданской войны в Пимбазене потерял отца, который, между прочим, бежал из Листо. Ли – это не просто фамилия, это Листо… Я потерял мать. Помогал брату Эниси Нильсу Фирцино Зофэ. Я это тот, кто освободил Пимбазен… И если вы хотите кровь, революцию и смерть, то я уйду. За эту жизнь я навоевал на столько, что мне надоело. Я здесь не по приказу Императора Пимбазена или Пимбуры. Я не хочу быть королём Листо, но только из уважения к его высочеству, я здесь. Только потому, что Эмрат лично просил меня. Только потому, что народ Листо – это мой народ. Настолько же, насколько народ Пимбазена… </w:t>
      </w:r>
    </w:p>
    <w:p w:rsidR="009731C0" w:rsidRDefault="003D3B5E"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Карамайлер: -</w:t>
      </w:r>
      <w:r w:rsidR="009731C0">
        <w:rPr>
          <w:rFonts w:ascii="Truetypewriter PolyglOTT" w:hAnsi="Truetypewriter PolyglOTT" w:cs="Truetypewriter PolyglOTT"/>
          <w:sz w:val="28"/>
          <w:szCs w:val="28"/>
        </w:rPr>
        <w:t>Ах вот оно что…</w:t>
      </w:r>
    </w:p>
    <w:p w:rsidR="009731C0" w:rsidRDefault="009731C0"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-Мой брат к этому не имеет отношения…</w:t>
      </w:r>
    </w:p>
    <w:p w:rsidR="003D3B5E" w:rsidRDefault="009731C0"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Карамайлер: -Ошибаетесь. </w:t>
      </w:r>
      <w:r w:rsidR="0042074F">
        <w:rPr>
          <w:rFonts w:ascii="Truetypewriter PolyglOTT" w:hAnsi="Truetypewriter PolyglOTT" w:cs="Truetypewriter PolyglOTT"/>
          <w:sz w:val="28"/>
          <w:szCs w:val="28"/>
        </w:rPr>
        <w:t>Если вы здесь, значит вас отпустили, почему?</w:t>
      </w:r>
    </w:p>
    <w:p w:rsidR="00C83EF8" w:rsidRDefault="0042074F"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-Потому, что Листо – моя родина. Потому, что Пимбазенцы – не звери… У меня есть семья, большая семья. Наша сила не в том, что мы дети королей. Наша сила в единстве…</w:t>
      </w:r>
      <w:r w:rsidR="009731C0">
        <w:rPr>
          <w:rFonts w:ascii="Truetypewriter PolyglOTT" w:hAnsi="Truetypewriter PolyglOTT" w:cs="Truetypewriter PolyglOTT"/>
          <w:sz w:val="28"/>
          <w:szCs w:val="28"/>
        </w:rPr>
        <w:t xml:space="preserve"> Лорано кон Лорэ, Котрелэ кон Кор</w:t>
      </w:r>
      <w:r w:rsidR="00C83EF8">
        <w:rPr>
          <w:rFonts w:ascii="Truetypewriter PolyglOTT" w:hAnsi="Truetypewriter PolyglOTT" w:cs="Truetypewriter PolyglOTT"/>
          <w:sz w:val="28"/>
          <w:szCs w:val="28"/>
        </w:rPr>
        <w:t>трэ… Ха Ий майдерс кон Листо… Коп</w:t>
      </w:r>
      <w:r w:rsidR="009731C0">
        <w:rPr>
          <w:rFonts w:ascii="Truetypewriter PolyglOTT" w:hAnsi="Truetypewriter PolyglOTT" w:cs="Truetypewriter PolyglOTT"/>
          <w:sz w:val="28"/>
          <w:szCs w:val="28"/>
        </w:rPr>
        <w:t xml:space="preserve"> Котрэ… (дословно</w:t>
      </w:r>
      <w:r w:rsidR="00C83EF8">
        <w:rPr>
          <w:rFonts w:ascii="Truetypewriter PolyglOTT" w:hAnsi="Truetypewriter PolyglOTT" w:cs="Truetypewriter PolyglOTT"/>
          <w:sz w:val="28"/>
          <w:szCs w:val="28"/>
        </w:rPr>
        <w:t xml:space="preserve"> с Ритирского</w:t>
      </w:r>
      <w:r w:rsidR="009731C0">
        <w:rPr>
          <w:rFonts w:ascii="Truetypewriter PolyglOTT" w:hAnsi="Truetypewriter PolyglOTT" w:cs="Truetypewriter PolyglOTT"/>
          <w:sz w:val="28"/>
          <w:szCs w:val="28"/>
        </w:rPr>
        <w:t xml:space="preserve"> Начало с начала, конец с конца… Но я останусь с Листо… До конца)</w:t>
      </w:r>
    </w:p>
    <w:p w:rsidR="00C83EF8" w:rsidRDefault="00C83EF8"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Караймайлер*перейдя на Ритирский*: -Раль Кип фэ шамитрэ… (Они вас не поняли…)</w:t>
      </w:r>
    </w:p>
    <w:p w:rsidR="0042074F" w:rsidRDefault="00C83EF8"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-Ха</w:t>
      </w:r>
      <w:r w:rsidR="009731C0">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Ки зоваар Ритиртс… Имк Хатр фанипэ… (Но вы говорите по-ритирски… Мне этого достаточно)</w:t>
      </w:r>
    </w:p>
    <w:p w:rsidR="00C83EF8" w:rsidRDefault="0088446E"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Караймайлер*На языке Листо*</w:t>
      </w:r>
      <w:r w:rsidR="00C83EF8">
        <w:rPr>
          <w:rFonts w:ascii="Truetypewriter PolyglOTT" w:hAnsi="Truetypewriter PolyglOTT" w:cs="Truetypewriter PolyglOTT"/>
          <w:sz w:val="28"/>
          <w:szCs w:val="28"/>
        </w:rPr>
        <w:t>: -Да вы издевайтесь… Ритирский не учат, я – один из последних его носителей…</w:t>
      </w:r>
    </w:p>
    <w:p w:rsidR="00C83EF8" w:rsidRDefault="0088446E"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-И? Я не просто так перешёл на древний язык. Я напоминаю, что учить его перестали начиная с 800-ого оборота. При мне же его знал каждый… Отец научил меня языку Листо… А мать обучила старой Риме-Котрэлин *Пимбазенский язык*…</w:t>
      </w:r>
    </w:p>
    <w:p w:rsidR="0088446E" w:rsidRDefault="0088446E"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Минис Витрехао*На старо-пимбазенском*: -Дострэ мистокэ (Тогда докажите)</w:t>
      </w:r>
    </w:p>
    <w:p w:rsidR="0088446E" w:rsidRDefault="0088446E"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-Таав кунтро миссраайе лас парайи? (Я должен говорить на Пимбазенском?)</w:t>
      </w:r>
    </w:p>
    <w:p w:rsidR="0088446E" w:rsidRDefault="0088446E"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Минис: -Лас </w:t>
      </w:r>
      <w:r w:rsidR="00FB2DA4">
        <w:rPr>
          <w:rFonts w:ascii="Truetypewriter PolyglOTT" w:hAnsi="Truetypewriter PolyglOTT" w:cs="Truetypewriter PolyglOTT"/>
          <w:sz w:val="28"/>
          <w:szCs w:val="28"/>
        </w:rPr>
        <w:t>гамэн парайи (На старо-пимбазенском)</w:t>
      </w:r>
    </w:p>
    <w:p w:rsidR="00FB2DA4" w:rsidRDefault="00FB2DA4"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*В зал вошёл ещё кто-то. Это была Сонет. Так же, как и Ли она была одета в военную форму. Её зелёные глаза </w:t>
      </w:r>
      <w:r w:rsidR="00542602">
        <w:rPr>
          <w:rFonts w:ascii="Truetypewriter PolyglOTT" w:hAnsi="Truetypewriter PolyglOTT" w:cs="Truetypewriter PolyglOTT"/>
          <w:sz w:val="28"/>
          <w:szCs w:val="28"/>
        </w:rPr>
        <w:t xml:space="preserve">были </w:t>
      </w:r>
      <w:r>
        <w:rPr>
          <w:rFonts w:ascii="Truetypewriter PolyglOTT" w:hAnsi="Truetypewriter PolyglOTT" w:cs="Truetypewriter PolyglOTT"/>
          <w:sz w:val="28"/>
          <w:szCs w:val="28"/>
        </w:rPr>
        <w:t>прикрыты очками. Она достала из кобуры пистолет и произнесла *</w:t>
      </w:r>
    </w:p>
    <w:p w:rsidR="00FB2DA4" w:rsidRDefault="00FB2DA4"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Сонет: -Прекратите это безумие… Очевидно, что он вам не врёт…</w:t>
      </w:r>
    </w:p>
    <w:p w:rsidR="00FB2DA4" w:rsidRDefault="00FB2DA4"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Кто-то из старейшин: -Стража!!!</w:t>
      </w:r>
    </w:p>
    <w:p w:rsidR="00FB2DA4" w:rsidRDefault="00FB2DA4"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Сонет: -Нет там никакой страже, я вообще понятия не имею, как вас тут ещё всех не перебили. Вы довели Листо до упадка, да, сейчас лучше, чем было несколько лет назад, но это всё ещё </w:t>
      </w:r>
      <w:r w:rsidR="00542602">
        <w:rPr>
          <w:rFonts w:ascii="Truetypewriter PolyglOTT" w:hAnsi="Truetypewriter PolyglOTT" w:cs="Truetypewriter PolyglOTT"/>
          <w:sz w:val="28"/>
          <w:szCs w:val="28"/>
        </w:rPr>
        <w:t>не достойно право называться великой империей</w:t>
      </w:r>
      <w:r>
        <w:rPr>
          <w:rFonts w:ascii="Truetypewriter PolyglOTT" w:hAnsi="Truetypewriter PolyglOTT" w:cs="Truetypewriter PolyglOTT"/>
          <w:sz w:val="28"/>
          <w:szCs w:val="28"/>
        </w:rPr>
        <w:t>…</w:t>
      </w:r>
    </w:p>
    <w:p w:rsidR="00FB2DA4" w:rsidRDefault="00FB2DA4"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Карамайлер: -Да кто вы вообще</w:t>
      </w:r>
      <w:r w:rsidR="00542602">
        <w:rPr>
          <w:rFonts w:ascii="Truetypewriter PolyglOTT" w:hAnsi="Truetypewriter PolyglOTT" w:cs="Truetypewriter PolyglOTT"/>
          <w:sz w:val="28"/>
          <w:szCs w:val="28"/>
        </w:rPr>
        <w:t>…</w:t>
      </w:r>
    </w:p>
    <w:p w:rsidR="00542602" w:rsidRDefault="00542602"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Ли: -Госпо</w:t>
      </w:r>
      <w:r w:rsidR="00FB2DA4">
        <w:rPr>
          <w:rFonts w:ascii="Truetypewriter PolyglOTT" w:hAnsi="Truetypewriter PolyglOTT" w:cs="Truetypewriter PolyglOTT"/>
          <w:sz w:val="28"/>
          <w:szCs w:val="28"/>
        </w:rPr>
        <w:t>жа Сонет</w:t>
      </w:r>
      <w:r w:rsidR="008812AD">
        <w:rPr>
          <w:rFonts w:ascii="Truetypewriter PolyglOTT" w:hAnsi="Truetypewriter PolyglOTT" w:cs="Truetypewriter PolyglOTT"/>
          <w:sz w:val="28"/>
          <w:szCs w:val="28"/>
        </w:rPr>
        <w:t xml:space="preserve"> Нильс Вист Крацио-Ли-Шэ</w:t>
      </w:r>
      <w:r>
        <w:rPr>
          <w:rFonts w:ascii="Truetypewriter PolyglOTT" w:hAnsi="Truetypewriter PolyglOTT" w:cs="Truetypewriter PolyglOTT"/>
          <w:sz w:val="28"/>
          <w:szCs w:val="28"/>
        </w:rPr>
        <w:t>н</w:t>
      </w:r>
    </w:p>
    <w:p w:rsidR="00FB2DA4" w:rsidRDefault="00542602"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Эмрат: -Её высочество Сонет Крацио-Ли</w:t>
      </w:r>
      <w:r w:rsidR="003B5580">
        <w:rPr>
          <w:rFonts w:ascii="Truetypewriter PolyglOTT" w:hAnsi="Truetypewriter PolyglOTT" w:cs="Truetypewriter PolyglOTT"/>
          <w:sz w:val="28"/>
          <w:szCs w:val="28"/>
        </w:rPr>
        <w:t>…</w:t>
      </w:r>
    </w:p>
    <w:p w:rsidR="003B5580" w:rsidRPr="002B7E1D" w:rsidRDefault="003B5580" w:rsidP="003B5580">
      <w:pPr>
        <w:shd w:val="clear" w:color="auto" w:fill="FFFFFF" w:themeFill="background1"/>
        <w:spacing w:before="240" w:line="240" w:lineRule="auto"/>
        <w:jc w:val="center"/>
        <w:rPr>
          <w:rFonts w:ascii="Truetypewriter PolyglOTT" w:hAnsi="Truetypewriter PolyglOTT" w:cs="Truetypewriter PolyglOTT"/>
          <w:sz w:val="28"/>
          <w:szCs w:val="28"/>
        </w:rPr>
      </w:pPr>
      <w:r w:rsidRPr="00223F19">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17. Тамбора…</w:t>
      </w:r>
    </w:p>
    <w:p w:rsidR="003B5580" w:rsidRDefault="003B5580"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04:15 23.06.2018 *На Сильве было раннее утро. Эниси сидел за письменным столом и медленно попивая чай писал что-то на бумаге…*</w:t>
      </w:r>
    </w:p>
    <w:p w:rsidR="003B5580" w:rsidRDefault="003B5580"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тебя потерял… И я знаю,</w:t>
      </w:r>
    </w:p>
    <w:p w:rsidR="003B5580" w:rsidRDefault="003B5580"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Никогда ты меня не простишь…</w:t>
      </w:r>
    </w:p>
    <w:p w:rsidR="003B5580" w:rsidRDefault="003B5580"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 «Тамбора» всегда вспоминаю,</w:t>
      </w:r>
    </w:p>
    <w:p w:rsidR="003B5580" w:rsidRDefault="003B5580"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Ведь он тот…</w:t>
      </w:r>
    </w:p>
    <w:p w:rsidR="003B5580" w:rsidRDefault="003B5580"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*В дверь постучали. Эниси нехотя разрешил зайти и закрыл дневник. </w:t>
      </w:r>
      <w:r w:rsidR="00A353EF">
        <w:rPr>
          <w:rFonts w:ascii="Truetypewriter PolyglOTT" w:hAnsi="Truetypewriter PolyglOTT" w:cs="Truetypewriter PolyglOTT"/>
          <w:sz w:val="28"/>
          <w:szCs w:val="28"/>
        </w:rPr>
        <w:t>В кабинет вошла Сонэ. Он</w:t>
      </w:r>
      <w:r w:rsidR="00F34A16">
        <w:rPr>
          <w:rFonts w:ascii="Truetypewriter PolyglOTT" w:hAnsi="Truetypewriter PolyglOTT" w:cs="Truetypewriter PolyglOTT"/>
          <w:sz w:val="28"/>
          <w:szCs w:val="28"/>
        </w:rPr>
        <w:t>а</w:t>
      </w:r>
      <w:r w:rsidR="00A353EF">
        <w:rPr>
          <w:rFonts w:ascii="Truetypewriter PolyglOTT" w:hAnsi="Truetypewriter PolyglOTT" w:cs="Truetypewriter PolyglOTT"/>
          <w:sz w:val="28"/>
          <w:szCs w:val="28"/>
        </w:rPr>
        <w:t xml:space="preserve"> была одета в простую, можно сказать в ра</w:t>
      </w:r>
      <w:r w:rsidR="00F34A16">
        <w:rPr>
          <w:rFonts w:ascii="Truetypewriter PolyglOTT" w:hAnsi="Truetypewriter PolyglOTT" w:cs="Truetypewriter PolyglOTT"/>
          <w:sz w:val="28"/>
          <w:szCs w:val="28"/>
        </w:rPr>
        <w:t>бочую одежду, явно не</w:t>
      </w:r>
      <w:r w:rsidR="00A353EF">
        <w:rPr>
          <w:rFonts w:ascii="Truetypewriter PolyglOTT" w:hAnsi="Truetypewriter PolyglOTT" w:cs="Truetypewriter PolyglOTT"/>
          <w:sz w:val="28"/>
          <w:szCs w:val="28"/>
        </w:rPr>
        <w:t>подходящую к её королевскому происхож</w:t>
      </w:r>
      <w:r w:rsidR="00F34A16">
        <w:rPr>
          <w:rFonts w:ascii="Truetypewriter PolyglOTT" w:hAnsi="Truetypewriter PolyglOTT" w:cs="Truetypewriter PolyglOTT"/>
          <w:sz w:val="28"/>
          <w:szCs w:val="28"/>
        </w:rPr>
        <w:t>дению. Волосы были слегка сцеплены резинкой… Она молча прошла в комнату и села на стул напротив письменного стола…*</w:t>
      </w:r>
    </w:p>
    <w:p w:rsidR="00F34A16" w:rsidRDefault="00F34A16"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-Можно на ты?</w:t>
      </w:r>
    </w:p>
    <w:p w:rsidR="00F34A16" w:rsidRDefault="00F34A16"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-Допустим, Со… Ты о чём-то хотела поговорить?</w:t>
      </w:r>
    </w:p>
    <w:p w:rsidR="00F34A16" w:rsidRDefault="00F34A16"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-О том, что я – дура, Эниси… Тупая и…</w:t>
      </w:r>
    </w:p>
    <w:p w:rsidR="00F34A16" w:rsidRDefault="00F34A16"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*На её лице появились слёзы… Она опустила взгляд и прикрылась руками… *</w:t>
      </w:r>
    </w:p>
    <w:p w:rsidR="00F34A16" w:rsidRDefault="00F34A16"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-Успокойся… Ты же сюда явно не плакать пришла…</w:t>
      </w:r>
    </w:p>
    <w:p w:rsidR="00F34A16" w:rsidRDefault="00F34A16"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*Она подняла глаза на Эниси. И наконец он увидел… Тушь, которая аккуратно окаймляла кофейного цвета глаза, стекала вниз крупными каплями… *</w:t>
      </w:r>
    </w:p>
    <w:p w:rsidR="00F34A16" w:rsidRDefault="00F34A16"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-Мне очень жаль… Я… Я была глупа… Прости…</w:t>
      </w:r>
    </w:p>
    <w:p w:rsidR="00F34A16" w:rsidRDefault="00132293"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-А почему ты извиняешься передо мной…</w:t>
      </w:r>
    </w:p>
    <w:p w:rsidR="00132293" w:rsidRDefault="00132293"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-Потому, что Ли не простит… Мне надоело жить, Эниси… По правде сказать</w:t>
      </w:r>
      <w:r w:rsidR="008812AD">
        <w:rPr>
          <w:rFonts w:ascii="Truetypewriter PolyglOTT" w:hAnsi="Truetypewriter PolyglOTT" w:cs="Truetypewriter PolyglOTT"/>
          <w:sz w:val="28"/>
          <w:szCs w:val="28"/>
        </w:rPr>
        <w:t>,</w:t>
      </w:r>
      <w:r>
        <w:rPr>
          <w:rFonts w:ascii="Truetypewriter PolyglOTT" w:hAnsi="Truetypewriter PolyglOTT" w:cs="Truetypewriter PolyglOTT"/>
          <w:sz w:val="28"/>
          <w:szCs w:val="28"/>
        </w:rPr>
        <w:t xml:space="preserve"> ещё тогда, в</w:t>
      </w:r>
      <w:r w:rsidR="008812AD">
        <w:rPr>
          <w:rFonts w:ascii="Truetypewriter PolyglOTT" w:hAnsi="Truetypewriter PolyglOTT" w:cs="Truetypewriter PolyglOTT"/>
          <w:sz w:val="28"/>
          <w:szCs w:val="28"/>
        </w:rPr>
        <w:t xml:space="preserve"> Хейдемаро Манитэ… Но так или иначе, господин Шэн добился того,</w:t>
      </w:r>
      <w:r>
        <w:rPr>
          <w:rFonts w:ascii="Truetypewriter PolyglOTT" w:hAnsi="Truetypewriter PolyglOTT" w:cs="Truetypewriter PolyglOTT"/>
          <w:sz w:val="28"/>
          <w:szCs w:val="28"/>
        </w:rPr>
        <w:t xml:space="preserve"> </w:t>
      </w:r>
      <w:r w:rsidR="008812AD">
        <w:rPr>
          <w:rFonts w:ascii="Truetypewriter PolyglOTT" w:hAnsi="Truetypewriter PolyglOTT" w:cs="Truetypewriter PolyglOTT"/>
          <w:sz w:val="28"/>
          <w:szCs w:val="28"/>
        </w:rPr>
        <w:t>чего хотел… Два ребёнка, контроль Пимбазена, промышленность и принцесса в жёнах… Я не помню, когда я была счастлива…</w:t>
      </w:r>
    </w:p>
    <w:p w:rsidR="008812AD" w:rsidRDefault="008812AD"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 xml:space="preserve">Эниси: -А кто в этом мире счастлив? </w:t>
      </w:r>
    </w:p>
    <w:p w:rsidR="008812AD" w:rsidRDefault="008812AD"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-Тот, кого я предала. Сонет… Они счастливы. Твои генералы после победы стали счастливыми… Наконец ты…</w:t>
      </w:r>
    </w:p>
    <w:p w:rsidR="008812AD" w:rsidRDefault="008812AD"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-А что я?</w:t>
      </w:r>
    </w:p>
    <w:p w:rsidR="008812AD" w:rsidRDefault="008812AD"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-Ты её почти вернул, ты вернул Исаака… Ты…</w:t>
      </w:r>
    </w:p>
    <w:p w:rsidR="008812AD" w:rsidRDefault="008812AD"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-Сонэ, прекрати себя жалеть… Тебе сколько, тридцать? Мне сейчас за двести, Эниси тоже больше сорока… У тебя впереди вся жизнь… Ещё точно сто, а то и сто пятьдесят лет…</w:t>
      </w:r>
    </w:p>
    <w:p w:rsidR="00401C04" w:rsidRDefault="00401C04"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-Сто пятьдесят лет боли…</w:t>
      </w:r>
    </w:p>
    <w:p w:rsidR="00FB2DA4" w:rsidRDefault="00401C04"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-Тебе пора отпустить… Ты же знаешь, что ошиблась… Получила опыт… Но это не означает, что пора умирать… Ты даже на «Йотэ» не представляешь, что потеряли остальные… Я не только про себя… </w:t>
      </w:r>
    </w:p>
    <w:p w:rsidR="00401C04" w:rsidRDefault="00401C04"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 дверь постучали. Эниси встал с кресла, подошёл и открыл. *</w:t>
      </w:r>
    </w:p>
    <w:p w:rsidR="00401C04" w:rsidRDefault="00401C04"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-Его высочество, Ламан Каале запрашивает возможность приземлиться и встретиться…</w:t>
      </w:r>
    </w:p>
    <w:p w:rsidR="00401C04" w:rsidRDefault="00401C04"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-Ламан? *Эниси нахмурил брови* Ну ладно, пускай…</w:t>
      </w:r>
    </w:p>
    <w:p w:rsidR="00401C04" w:rsidRPr="003D3B5E" w:rsidRDefault="00401C04" w:rsidP="00C210DF">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Солдат: -Так точно</w:t>
      </w:r>
    </w:p>
    <w:p w:rsidR="00965E33" w:rsidRDefault="00401C04"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-Тебе нужно развеяться… А мне нужно узнать, что от меня хочет этот мальчишка…</w:t>
      </w:r>
    </w:p>
    <w:p w:rsidR="00401C04" w:rsidRDefault="00401C04"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-Мальчишка?</w:t>
      </w:r>
    </w:p>
    <w:p w:rsidR="00401C04" w:rsidRDefault="00401C04"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-Почему-то он так для меня и остался им, хотя прошло уже двенадцать лет… Почти твой ровесник…</w:t>
      </w:r>
    </w:p>
    <w:p w:rsidR="00401C04" w:rsidRDefault="00401C04"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-Если не считать пять тысяч оборотов…</w:t>
      </w:r>
    </w:p>
    <w:p w:rsidR="00401C04" w:rsidRDefault="00DC185D"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-И да, не вспоминай о нём при мне, пожалуйста</w:t>
      </w:r>
    </w:p>
    <w:p w:rsidR="00DC185D" w:rsidRDefault="00DC185D"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-О Ламане?</w:t>
      </w:r>
    </w:p>
    <w:p w:rsidR="00DC185D" w:rsidRDefault="00DC185D"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-О Тамбора…</w:t>
      </w:r>
    </w:p>
    <w:p w:rsidR="007F4681" w:rsidRPr="002B7E1D" w:rsidRDefault="007F4681" w:rsidP="007F4681">
      <w:pPr>
        <w:shd w:val="clear" w:color="auto" w:fill="FFFFFF" w:themeFill="background1"/>
        <w:spacing w:before="240" w:line="240" w:lineRule="auto"/>
        <w:jc w:val="center"/>
        <w:rPr>
          <w:rFonts w:ascii="Truetypewriter PolyglOTT" w:hAnsi="Truetypewriter PolyglOTT" w:cs="Truetypewriter PolyglOTT"/>
          <w:sz w:val="28"/>
          <w:szCs w:val="28"/>
        </w:rPr>
      </w:pPr>
      <w:r w:rsidRPr="00223F19">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18. Маски не для маскарада…</w:t>
      </w:r>
    </w:p>
    <w:p w:rsidR="00DC185D" w:rsidRDefault="00AF1473"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*Ламан прибыл на Сильву и вышел на плац. Эниси встретил его и пожал руку*</w:t>
      </w:r>
    </w:p>
    <w:p w:rsidR="00AF1473" w:rsidRDefault="00AF1473"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-Что привело вас сюда, Ваше высочество…</w:t>
      </w:r>
    </w:p>
    <w:p w:rsidR="00AF1473" w:rsidRDefault="00AF1473"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Ламан: -Мне не до манерности, господин Зофэ… Мы кое-что нашли на К</w:t>
      </w:r>
      <w:r w:rsidRPr="00AF1473">
        <w:rPr>
          <w:rFonts w:ascii="Truetypewriter PolyglOTT" w:hAnsi="Truetypewriter PolyglOTT" w:cs="Truetypewriter PolyglOTT"/>
          <w:sz w:val="28"/>
          <w:szCs w:val="24"/>
        </w:rPr>
        <w:t>’</w:t>
      </w:r>
      <w:r>
        <w:rPr>
          <w:rFonts w:ascii="Truetypewriter PolyglOTT" w:hAnsi="Truetypewriter PolyglOTT" w:cs="Truetypewriter PolyglOTT"/>
          <w:sz w:val="28"/>
          <w:szCs w:val="24"/>
        </w:rPr>
        <w:t>бинсте и, боюсь, это вас жутко заинтересует…</w:t>
      </w:r>
    </w:p>
    <w:p w:rsidR="00AF1473" w:rsidRDefault="00AF1473"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-Что может быть для меня интересным?</w:t>
      </w:r>
    </w:p>
    <w:p w:rsidR="00AF1473" w:rsidRDefault="00AF1473"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Ламан: -Вист Фирцино Зофэ Первый, подойдёт?</w:t>
      </w:r>
    </w:p>
    <w:p w:rsidR="00AF1473" w:rsidRDefault="00FA7E7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w:t>
      </w:r>
      <w:r w:rsidR="00AF1473">
        <w:rPr>
          <w:rFonts w:ascii="Truetypewriter PolyglOTT" w:hAnsi="Truetypewriter PolyglOTT" w:cs="Truetypewriter PolyglOTT"/>
          <w:sz w:val="28"/>
          <w:szCs w:val="24"/>
        </w:rPr>
        <w:t>: -Это бред, тогда ещё не существовало</w:t>
      </w:r>
      <w:r>
        <w:rPr>
          <w:rFonts w:ascii="Truetypewriter PolyglOTT" w:hAnsi="Truetypewriter PolyglOTT" w:cs="Truetypewriter PolyglOTT"/>
          <w:sz w:val="28"/>
          <w:szCs w:val="24"/>
        </w:rPr>
        <w:t xml:space="preserve"> криостазиса…</w:t>
      </w:r>
    </w:p>
    <w:p w:rsidR="00FA7E70" w:rsidRDefault="00FA7E7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Ламан: -Говорю, как есть, Ваше право… </w:t>
      </w:r>
    </w:p>
    <w:p w:rsidR="00FA7E70" w:rsidRDefault="00FA7E7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-Исаак об этом знает?</w:t>
      </w:r>
    </w:p>
    <w:p w:rsidR="00FA7E70" w:rsidRDefault="00FA7E7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Ламан: -Ещё нет…</w:t>
      </w:r>
    </w:p>
    <w:p w:rsidR="00FA7E70" w:rsidRDefault="00FA7E7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-Сонэ…</w:t>
      </w:r>
    </w:p>
    <w:p w:rsidR="00FA7E70" w:rsidRDefault="00FA7E7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-Да, господин Эниси?</w:t>
      </w:r>
    </w:p>
    <w:p w:rsidR="00FA7E70" w:rsidRDefault="00FA7E7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Ламан: -Госпожа Ли, а…</w:t>
      </w:r>
    </w:p>
    <w:p w:rsidR="00FA7E70" w:rsidRDefault="00FA7E7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-Шэн, я не Сонет…</w:t>
      </w:r>
    </w:p>
    <w:p w:rsidR="00FA7E70" w:rsidRDefault="00FA7E7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-Сонэ, сообщи Исааку. Пускай вылетает на К</w:t>
      </w:r>
      <w:r w:rsidRPr="00FA7E70">
        <w:rPr>
          <w:rFonts w:ascii="Truetypewriter PolyglOTT" w:hAnsi="Truetypewriter PolyglOTT" w:cs="Truetypewriter PolyglOTT"/>
          <w:sz w:val="28"/>
          <w:szCs w:val="24"/>
        </w:rPr>
        <w:t>’</w:t>
      </w:r>
      <w:r>
        <w:rPr>
          <w:rFonts w:ascii="Truetypewriter PolyglOTT" w:hAnsi="Truetypewriter PolyglOTT" w:cs="Truetypewriter PolyglOTT"/>
          <w:sz w:val="28"/>
          <w:szCs w:val="24"/>
        </w:rPr>
        <w:t>бинст</w:t>
      </w:r>
    </w:p>
    <w:p w:rsidR="00FA7E70" w:rsidRDefault="00FA7E7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-Так точно…</w:t>
      </w:r>
    </w:p>
    <w:p w:rsidR="00FA7E70" w:rsidRDefault="00FA7E7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-И сама собирайся</w:t>
      </w:r>
    </w:p>
    <w:p w:rsidR="00FA7E70" w:rsidRDefault="00FA7E7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-Так то… Что?</w:t>
      </w:r>
    </w:p>
    <w:p w:rsidR="00FA7E70" w:rsidRDefault="00FA7E7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-Тебе пора начать жизнь с чистого листа, считай, что ссылка закончена. Ты абсолютно свободна…</w:t>
      </w:r>
    </w:p>
    <w:p w:rsidR="00FA7E70" w:rsidRDefault="00FA7E7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-Эниси…</w:t>
      </w:r>
    </w:p>
    <w:p w:rsidR="00FA7E70" w:rsidRDefault="00FA7E7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-Я тебя не выгоняю, просто говорю, что если захочешь – можешь уйти…</w:t>
      </w:r>
    </w:p>
    <w:p w:rsidR="00FA7E70" w:rsidRDefault="00FA7E7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Ламан: -А что госпожа Шен такого сделала?</w:t>
      </w:r>
    </w:p>
    <w:p w:rsidR="00FA7E70" w:rsidRDefault="00FA7E7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-Ничего, уже ничего…</w:t>
      </w:r>
    </w:p>
    <w:p w:rsidR="00FA7E70" w:rsidRDefault="00FA7E7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-Но как же кодекс морали?</w:t>
      </w:r>
    </w:p>
    <w:p w:rsidR="00FA7E70" w:rsidRDefault="00FA7E7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-Кодекс писался для Пимбазенцев</w:t>
      </w:r>
      <w:r w:rsidR="009B4488">
        <w:rPr>
          <w:rFonts w:ascii="Truetypewriter PolyglOTT" w:hAnsi="Truetypewriter PolyglOTT" w:cs="Truetypewriter PolyglOTT"/>
          <w:sz w:val="28"/>
          <w:szCs w:val="24"/>
        </w:rPr>
        <w:t>… Знаешь, чем больше проходит времени со смерти Фонста, тем большей ошибкой мне кажется его смерть… И знаешь, к чёрту этот пункт кодекса… Я прощаю, прощаю то, что в Пимбазене – смертный грех… Ты уже и так внутри себя скоро убьёшь… Не дай этому случиться, отпусти…</w:t>
      </w:r>
    </w:p>
    <w:p w:rsidR="009B4488" w:rsidRDefault="009B4488"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Ламан: -Вы правда сожалеете о смерти Фонста?</w:t>
      </w:r>
    </w:p>
    <w:p w:rsidR="009B4488" w:rsidRDefault="009B4488"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-Да, о каждой смерти от моих рук… Но если это и правда сам Вист Зофэ, то эта смерть будет той, о которой я сожалеть не буду…</w:t>
      </w:r>
    </w:p>
    <w:p w:rsidR="009B4488" w:rsidRDefault="009B4488"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Ламан: -Но между вами же почти восемьсот оборотов…</w:t>
      </w:r>
    </w:p>
    <w:p w:rsidR="009B4488" w:rsidRDefault="009B4488"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Эниси: -А тебе Фонст не рассказывал? Должен был, не верю, что он бы это скрыл. Это именно Вист устроил чёрный день Ритиртсоя… Его отец, Фирцино Зофэ, </w:t>
      </w:r>
      <w:r w:rsidR="001763D1">
        <w:rPr>
          <w:rFonts w:ascii="Truetypewriter PolyglOTT" w:hAnsi="Truetypewriter PolyglOTT" w:cs="Truetypewriter PolyglOTT"/>
          <w:sz w:val="28"/>
          <w:szCs w:val="24"/>
        </w:rPr>
        <w:t xml:space="preserve">был великим человеком, до сих пор род Зофэ носит его имя. Но как ты видишь имени Вист мы не носим… Все беды моего рода именно от него. Кровь не на его </w:t>
      </w:r>
      <w:r w:rsidR="001763D1">
        <w:rPr>
          <w:rFonts w:ascii="Truetypewriter PolyglOTT" w:hAnsi="Truetypewriter PolyglOTT" w:cs="Truetypewriter PolyglOTT"/>
          <w:sz w:val="28"/>
          <w:szCs w:val="24"/>
        </w:rPr>
        <w:lastRenderedPageBreak/>
        <w:t xml:space="preserve">руках, кровь на его устах… </w:t>
      </w:r>
      <w:r w:rsidR="006722C0">
        <w:rPr>
          <w:rFonts w:ascii="Truetypewriter PolyglOTT" w:hAnsi="Truetypewriter PolyglOTT" w:cs="Truetypewriter PolyglOTT"/>
          <w:sz w:val="28"/>
          <w:szCs w:val="24"/>
        </w:rPr>
        <w:t>Хотя ты прав… Чем я тогда буду лучше его… Полетишь с нами, или на своём корабле?</w:t>
      </w:r>
    </w:p>
    <w:p w:rsidR="006722C0" w:rsidRDefault="006722C0"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Ламан: -А на Сильве есть топливо?</w:t>
      </w:r>
    </w:p>
    <w:p w:rsidR="006722C0" w:rsidRDefault="006722C0" w:rsidP="00401C0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4"/>
        </w:rPr>
        <w:t xml:space="preserve">Эниси: </w:t>
      </w:r>
      <w:r w:rsidR="00545D4A">
        <w:rPr>
          <w:rFonts w:ascii="Truetypewriter PolyglOTT" w:hAnsi="Truetypewriter PolyglOTT" w:cs="Truetypewriter PolyglOTT"/>
          <w:sz w:val="28"/>
          <w:szCs w:val="24"/>
        </w:rPr>
        <w:t xml:space="preserve">Только </w:t>
      </w:r>
      <w:r w:rsidR="00545D4A">
        <w:rPr>
          <w:rFonts w:ascii="Truetypewriter PolyglOTT" w:hAnsi="Truetypewriter PolyglOTT" w:cs="Truetypewriter PolyglOTT"/>
          <w:sz w:val="28"/>
          <w:szCs w:val="28"/>
          <w:lang w:val="en-US"/>
        </w:rPr>
        <w:t>ADE</w:t>
      </w:r>
      <w:r w:rsidR="00545D4A" w:rsidRPr="005A4406">
        <w:rPr>
          <w:rFonts w:ascii="Truetypewriter PolyglOTT" w:hAnsi="Truetypewriter PolyglOTT" w:cs="Truetypewriter PolyglOTT"/>
          <w:sz w:val="28"/>
          <w:szCs w:val="28"/>
        </w:rPr>
        <w:t>-80</w:t>
      </w:r>
      <w:r w:rsidR="00545D4A">
        <w:rPr>
          <w:rFonts w:ascii="Truetypewriter PolyglOTT" w:hAnsi="Truetypewriter PolyglOTT" w:cs="Truetypewriter PolyglOTT"/>
          <w:sz w:val="28"/>
          <w:szCs w:val="28"/>
        </w:rPr>
        <w:t>, мы унифицировали под него всё…</w:t>
      </w:r>
    </w:p>
    <w:p w:rsidR="00545D4A" w:rsidRPr="00FA7E70" w:rsidRDefault="00545D4A" w:rsidP="00401C0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8"/>
        </w:rPr>
        <w:t>Ламан: -Тогда с вами, большего мне не остаётся…</w:t>
      </w:r>
    </w:p>
    <w:p w:rsidR="00B47794" w:rsidRPr="002B7E1D" w:rsidRDefault="00B47794" w:rsidP="00B47794">
      <w:pPr>
        <w:shd w:val="clear" w:color="auto" w:fill="FFFFFF" w:themeFill="background1"/>
        <w:spacing w:before="240" w:line="240" w:lineRule="auto"/>
        <w:jc w:val="center"/>
        <w:rPr>
          <w:rFonts w:ascii="Truetypewriter PolyglOTT" w:hAnsi="Truetypewriter PolyglOTT" w:cs="Truetypewriter PolyglOTT"/>
          <w:sz w:val="28"/>
          <w:szCs w:val="28"/>
        </w:rPr>
      </w:pPr>
      <w:r w:rsidRPr="00223F19">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19. Старинный звон колоколов…</w:t>
      </w:r>
    </w:p>
    <w:p w:rsidR="00B47794" w:rsidRDefault="00B47794"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*Ламан взошёл на подготовленный корабль и </w:t>
      </w:r>
      <w:r w:rsidR="00A27B00">
        <w:rPr>
          <w:rFonts w:ascii="Truetypewriter PolyglOTT" w:hAnsi="Truetypewriter PolyglOTT" w:cs="Truetypewriter PolyglOTT"/>
          <w:sz w:val="28"/>
          <w:szCs w:val="28"/>
        </w:rPr>
        <w:t>обомлел</w:t>
      </w:r>
      <w:r>
        <w:rPr>
          <w:rFonts w:ascii="Truetypewriter PolyglOTT" w:hAnsi="Truetypewriter PolyglOTT" w:cs="Truetypewriter PolyglOTT"/>
          <w:sz w:val="28"/>
          <w:szCs w:val="28"/>
        </w:rPr>
        <w:t>. *</w:t>
      </w:r>
    </w:p>
    <w:p w:rsidR="00B47794" w:rsidRDefault="00B47794"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-Это произведение искусства…</w:t>
      </w:r>
    </w:p>
    <w:p w:rsidR="00B47794" w:rsidRDefault="00B47794"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-Прости, но я не могу столь же оптимистично отзываться об этом корабле</w:t>
      </w:r>
    </w:p>
    <w:p w:rsidR="00B47794" w:rsidRDefault="00B47794"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-Почему?</w:t>
      </w:r>
    </w:p>
    <w:p w:rsidR="00B47794" w:rsidRDefault="00A27B00"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-Бетельгейзе, Антээр и Бумбасъер тебе о чём-нибудь говорит?</w:t>
      </w:r>
    </w:p>
    <w:p w:rsidR="00A27B00" w:rsidRDefault="00A27B00"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-Это он? Тот маленький кораблик, который не брала ни одна ракета? Я думал, что это звездолёт…</w:t>
      </w:r>
    </w:p>
    <w:p w:rsidR="00A27B00" w:rsidRDefault="00A27B00"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-Нет, это корабль, способный сесть на планету… Это не произведение искусства, это апофеоз смерти, худшее, что создал Пимбазен…</w:t>
      </w:r>
    </w:p>
    <w:p w:rsidR="00A27B00" w:rsidRDefault="00A27B00"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-Разрешите?</w:t>
      </w:r>
    </w:p>
    <w:p w:rsidR="00A27B00" w:rsidRDefault="00A27B00"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-Да, проходи… </w:t>
      </w:r>
    </w:p>
    <w:p w:rsidR="00A27B00" w:rsidRDefault="00A27B00"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*Они выдвинулись к мостику, на котором уже давно дежурил капитан. Как только Эниси вошёл, капитан отдал честь и приказал запустить корабль. Включилось полное освещение и с мостика открылся вид на комнату управления. Пимбуры в форме быстро заняли свои места. Щиты, закрывавшие панорамное стекло поднялись</w:t>
      </w:r>
      <w:r w:rsidR="002D71ED">
        <w:rPr>
          <w:rFonts w:ascii="Truetypewriter PolyglOTT" w:hAnsi="Truetypewriter PolyglOTT" w:cs="Truetypewriter PolyglOTT"/>
          <w:sz w:val="28"/>
          <w:szCs w:val="28"/>
        </w:rPr>
        <w:t xml:space="preserve">, и взору представилась красота Сильвы с высоты четырнадцатого этажа… </w:t>
      </w:r>
      <w:r>
        <w:rPr>
          <w:rFonts w:ascii="Truetypewriter PolyglOTT" w:hAnsi="Truetypewriter PolyglOTT" w:cs="Truetypewriter PolyglOTT"/>
          <w:sz w:val="28"/>
          <w:szCs w:val="28"/>
        </w:rPr>
        <w:t>*</w:t>
      </w:r>
    </w:p>
    <w:p w:rsidR="002D71ED" w:rsidRDefault="002D71ED"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-Взлёт…</w:t>
      </w:r>
    </w:p>
    <w:p w:rsidR="002D71ED" w:rsidRDefault="002D71ED"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-Что? Где кресла? Нас расплющит?</w:t>
      </w:r>
    </w:p>
    <w:p w:rsidR="002D71ED" w:rsidRDefault="002D71ED"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-Не расплющит… Гравитационная компенсация позволит нам устоять на ногах…</w:t>
      </w:r>
    </w:p>
    <w:p w:rsidR="002D71ED" w:rsidRDefault="002D71ED"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-Ты прочитала книгу современному по кораблестроению?</w:t>
      </w:r>
    </w:p>
    <w:p w:rsidR="002D71ED" w:rsidRDefault="002D71ED"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-Да… Надо было как-то себя развлечь… А у вашего высочества на столе лежали только отчёты, книги и стихи. Последнее читать я не рискнула…</w:t>
      </w:r>
    </w:p>
    <w:p w:rsidR="002D71ED" w:rsidRDefault="002D71ED"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-Вы тоже пишите стихи?</w:t>
      </w:r>
    </w:p>
    <w:p w:rsidR="002D71ED" w:rsidRDefault="002D71ED"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Эниси: -Да… Это помогает выразить эмоции, снять усталость и структурировать мысли…</w:t>
      </w:r>
    </w:p>
    <w:p w:rsidR="002D71ED" w:rsidRDefault="002D71ED"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-Я пишу тогда, когда мне больно… Знайте, я потерял всё, ваше высочество: отца, наставника…</w:t>
      </w:r>
    </w:p>
    <w:p w:rsidR="00575B20" w:rsidRDefault="00575B20"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-Я не король, Ламан… Я по родству тебе примерно, как Фонст…</w:t>
      </w:r>
    </w:p>
    <w:p w:rsidR="00575B20" w:rsidRDefault="00575B20"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-А вы ведь знайте зачем он всё затеял?</w:t>
      </w:r>
    </w:p>
    <w:p w:rsidR="002D71ED" w:rsidRDefault="00575B20"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-Он хотел свой новый Ритиртсой… Единое мощное государство… Да, он лгал, обманывал… Но я</w:t>
      </w:r>
      <w:r w:rsidR="002D71ED">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не лучше…</w:t>
      </w:r>
    </w:p>
    <w:p w:rsidR="00575B20" w:rsidRDefault="00575B20"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-Хватит!</w:t>
      </w:r>
    </w:p>
    <w:p w:rsidR="00575B20" w:rsidRDefault="00575B20"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-Я вспомнил, вы жена Виста Шэна… Вот, где я о вас читал…</w:t>
      </w:r>
    </w:p>
    <w:p w:rsidR="00575B20" w:rsidRDefault="00575B20"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-Не важно кто я. Моё прошлое осталось в прошлом. Там, где…</w:t>
      </w:r>
    </w:p>
    <w:p w:rsidR="00575B20" w:rsidRDefault="00575B20"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-Дэвштраль, вы с ума сошли! Давайте перемоем кости всем Пимбазенцам и Федералам до восьмисотого оборота!? Простите…</w:t>
      </w:r>
    </w:p>
    <w:p w:rsidR="00575B20" w:rsidRDefault="00575B20"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-Ваше высочество, пойдёмте…</w:t>
      </w:r>
    </w:p>
    <w:p w:rsidR="00575B20" w:rsidRDefault="00575B20"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-Куда?</w:t>
      </w:r>
    </w:p>
    <w:p w:rsidR="00575B20" w:rsidRDefault="00575B20"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взяла его за руку и вывела с мостика… *</w:t>
      </w:r>
    </w:p>
    <w:p w:rsidR="00463D89" w:rsidRDefault="00463D89"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-Не вы один заплатили большую цену…</w:t>
      </w:r>
    </w:p>
    <w:p w:rsidR="00463D89" w:rsidRDefault="00463D89"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-Но он же прожил…</w:t>
      </w:r>
    </w:p>
    <w:p w:rsidR="00463D89" w:rsidRDefault="00463D89"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 А вы знаете насколько он её любил, что он прошёл?</w:t>
      </w:r>
    </w:p>
    <w:p w:rsidR="00463D89" w:rsidRDefault="00463D89"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опустил глаза вниз. *</w:t>
      </w:r>
    </w:p>
    <w:p w:rsidR="00463D89" w:rsidRDefault="00463D89"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-Знаю… Но почему он не отпустил?</w:t>
      </w:r>
    </w:p>
    <w:p w:rsidR="00575B20" w:rsidRDefault="00463D89"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-А ты бы отпустил, ты бы простил?</w:t>
      </w:r>
    </w:p>
    <w:p w:rsidR="00463D89" w:rsidRDefault="00463D89"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-Ты?</w:t>
      </w:r>
    </w:p>
    <w:p w:rsidR="00463D89" w:rsidRDefault="00463D89"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Сонэ: -Простите, вы…</w:t>
      </w:r>
    </w:p>
    <w:p w:rsidR="00463D89" w:rsidRDefault="00463D89"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-Не, ничего страшного</w:t>
      </w:r>
      <w:r w:rsidR="00922787">
        <w:rPr>
          <w:rFonts w:ascii="Truetypewriter PolyglOTT" w:hAnsi="Truetypewriter PolyglOTT" w:cs="Truetypewriter PolyglOTT"/>
          <w:sz w:val="28"/>
          <w:szCs w:val="28"/>
        </w:rPr>
        <w:t>, думаю, что на «ты» будет говорить проще</w:t>
      </w:r>
      <w:r>
        <w:rPr>
          <w:rFonts w:ascii="Truetypewriter PolyglOTT" w:hAnsi="Truetypewriter PolyglOTT" w:cs="Truetypewriter PolyglOTT"/>
          <w:sz w:val="28"/>
          <w:szCs w:val="28"/>
        </w:rPr>
        <w:t>… Пр</w:t>
      </w:r>
      <w:r w:rsidR="00922787">
        <w:rPr>
          <w:rFonts w:ascii="Truetypewriter PolyglOTT" w:hAnsi="Truetypewriter PolyglOTT" w:cs="Truetypewriter PolyglOTT"/>
          <w:sz w:val="28"/>
          <w:szCs w:val="28"/>
        </w:rPr>
        <w:t>осто я знаю, что не отпустил… Знаю, что не простил…</w:t>
      </w:r>
    </w:p>
    <w:p w:rsidR="00922787" w:rsidRDefault="00922787"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Сонэ: </w:t>
      </w:r>
      <w:r w:rsidR="005D5F85">
        <w:rPr>
          <w:rFonts w:ascii="Truetypewriter PolyglOTT" w:hAnsi="Truetypewriter PolyglOTT" w:cs="Truetypewriter PolyglOTT"/>
          <w:sz w:val="28"/>
          <w:szCs w:val="28"/>
        </w:rPr>
        <w:t>-Так может пора?</w:t>
      </w:r>
    </w:p>
    <w:p w:rsidR="005D5F85" w:rsidRDefault="005D5F85"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*Они одновременно подняли взгляд и посмотрели друг на друга*</w:t>
      </w:r>
    </w:p>
    <w:p w:rsidR="005D5F85" w:rsidRDefault="00FE4EF1"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Вместе: -Какие у тебя необычные глаза…</w:t>
      </w:r>
    </w:p>
    <w:p w:rsidR="00FE4EF1" w:rsidRDefault="00FE4EF1"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смущённо прикрыл лицо ладонью, а Сонэ покраснев повернула голову налево… *</w:t>
      </w:r>
    </w:p>
    <w:p w:rsidR="00FE4EF1" w:rsidRDefault="00FE4EF1"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Сонэ: -Думаю, нам стоит вернуться на мостик…</w:t>
      </w:r>
    </w:p>
    <w:p w:rsidR="00B15CBE" w:rsidRDefault="00B47794"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17:42 23.06.2018 *</w:t>
      </w:r>
      <w:r w:rsidR="00FE4EF1">
        <w:rPr>
          <w:rFonts w:ascii="Truetypewriter PolyglOTT" w:hAnsi="Truetypewriter PolyglOTT" w:cs="Truetypewriter PolyglOTT"/>
          <w:sz w:val="28"/>
          <w:szCs w:val="28"/>
        </w:rPr>
        <w:t>Корабль приземлился на К</w:t>
      </w:r>
      <w:r w:rsidR="00FE4EF1" w:rsidRPr="00FE4EF1">
        <w:rPr>
          <w:rFonts w:ascii="Truetypewriter PolyglOTT" w:hAnsi="Truetypewriter PolyglOTT" w:cs="Truetypewriter PolyglOTT"/>
          <w:sz w:val="28"/>
          <w:szCs w:val="28"/>
        </w:rPr>
        <w:t>’</w:t>
      </w:r>
      <w:r w:rsidR="00FE4EF1">
        <w:rPr>
          <w:rFonts w:ascii="Truetypewriter PolyglOTT" w:hAnsi="Truetypewriter PolyglOTT" w:cs="Truetypewriter PolyglOTT"/>
          <w:sz w:val="28"/>
          <w:szCs w:val="28"/>
        </w:rPr>
        <w:t xml:space="preserve">бинст. Внизу у трапа уже стоял Исаак… Императоры пожали друг другу руки. Эниси же </w:t>
      </w:r>
      <w:r w:rsidR="00B15CBE">
        <w:rPr>
          <w:rFonts w:ascii="Truetypewriter PolyglOTT" w:hAnsi="Truetypewriter PolyglOTT" w:cs="Truetypewriter PolyglOTT"/>
          <w:sz w:val="28"/>
          <w:szCs w:val="28"/>
        </w:rPr>
        <w:t>обнял сына…*</w:t>
      </w:r>
    </w:p>
    <w:p w:rsidR="00965E33" w:rsidRDefault="00B15CBE"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Эниси: -Ну что ж, наша цель - </w:t>
      </w:r>
      <w:r w:rsidR="00B47794">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 xml:space="preserve">Анкорэ Конкарэ… </w:t>
      </w:r>
    </w:p>
    <w:p w:rsidR="00B15CBE" w:rsidRDefault="00B15CBE"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-Точнее то, что от него осталось…</w:t>
      </w:r>
    </w:p>
    <w:p w:rsidR="00B15CBE" w:rsidRDefault="00B15CBE"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*Они вошли в подземную крипту: справа и слева лежали бумажные стопки. Прямо по курсу была потайная дверь. Они вошли… *</w:t>
      </w:r>
    </w:p>
    <w:p w:rsidR="00B15CBE" w:rsidRDefault="00B15CBE"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-Криокапсула? Отец, он же…</w:t>
      </w:r>
    </w:p>
    <w:p w:rsidR="00B15CBE" w:rsidRDefault="00B15CBE"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-Выглядит, как я…</w:t>
      </w:r>
      <w:r w:rsidR="003E7380">
        <w:rPr>
          <w:rFonts w:ascii="Truetypewriter PolyglOTT" w:hAnsi="Truetypewriter PolyglOTT" w:cs="Truetypewriter PolyglOTT"/>
          <w:sz w:val="28"/>
          <w:szCs w:val="28"/>
        </w:rPr>
        <w:t xml:space="preserve"> Как же я обожаю эту особенность генов Зофэ…</w:t>
      </w:r>
    </w:p>
    <w:p w:rsidR="003E7380" w:rsidRDefault="003E7380" w:rsidP="00B47794">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Ламан *на Федеральном*: -Разморозить</w:t>
      </w:r>
    </w:p>
    <w:p w:rsidR="003E7380" w:rsidRDefault="003E7380" w:rsidP="00B4779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*Спустя какое-то время капсула весело заморгала лампочками. Её крышка поднялась и, жутко скрепя, открылась…*</w:t>
      </w:r>
    </w:p>
    <w:p w:rsidR="003E7380" w:rsidRDefault="003E7380" w:rsidP="00B4779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Вист: -И вот я здесь, чтобы…</w:t>
      </w:r>
    </w:p>
    <w:p w:rsidR="00965E33" w:rsidRDefault="003E7380"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-Можете не вставать, гражданин Зофэ… Ваше высочество, как думаете, что с ним будем делать?</w:t>
      </w:r>
    </w:p>
    <w:p w:rsidR="003E7380" w:rsidRDefault="003E7380"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-Даже не знаю…</w:t>
      </w:r>
    </w:p>
    <w:p w:rsidR="003E7380" w:rsidRDefault="003E7380"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Вист: -Что… Что здесь происходит? Какой сейчас оборот?</w:t>
      </w:r>
    </w:p>
    <w:p w:rsidR="003E7380" w:rsidRDefault="00B15300"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-Шесть тысяч восемнадцатый</w:t>
      </w:r>
    </w:p>
    <w:p w:rsidR="00B15300" w:rsidRDefault="00B15300"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Вист: -Долго я, однако, спал…</w:t>
      </w:r>
    </w:p>
    <w:p w:rsidR="00ED53BD" w:rsidRDefault="00ED53BD"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Ламан: -Каале, в своём репертуаре… Как я их обожаю…</w:t>
      </w:r>
    </w:p>
    <w:p w:rsidR="00ED53BD" w:rsidRDefault="00ED53BD"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-Ты о чём?</w:t>
      </w:r>
    </w:p>
    <w:p w:rsidR="00ED53BD" w:rsidRDefault="00ED53BD"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Ламан: -Его надурили и просто затолкали в капсулу… Вот откуда пошла традиция… Нам врали, с самого начала врали?</w:t>
      </w:r>
    </w:p>
    <w:p w:rsidR="00ED53BD" w:rsidRDefault="00ED53BD"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Вист: -Не Каале, Фирцино…</w:t>
      </w:r>
    </w:p>
    <w:p w:rsidR="00ED53BD" w:rsidRDefault="00ED53BD"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-При чём здесь твой отец?</w:t>
      </w:r>
    </w:p>
    <w:p w:rsidR="00ED53BD" w:rsidRDefault="00ED53BD"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Вист: -Не при чём, речь о Фирцино Висте Фирцино Зофэ… Моар готовил проект, и хотел, чтобы я пришёл ему на смену. Он был бесплоден, потому погрузил меня в криостазис…</w:t>
      </w:r>
    </w:p>
    <w:p w:rsidR="00ED53BD" w:rsidRDefault="00574367"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-Фирцино</w:t>
      </w:r>
      <w:r w:rsidR="00ED53BD">
        <w:rPr>
          <w:rFonts w:ascii="Truetypewriter PolyglOTT" w:hAnsi="Truetypewriter PolyglOTT" w:cs="Truetypewriter PolyglOTT"/>
          <w:sz w:val="28"/>
          <w:szCs w:val="24"/>
        </w:rPr>
        <w:t xml:space="preserve"> Вист Фирцино Зофэ… Конечно, он просто вычеркнул своё имя…</w:t>
      </w:r>
    </w:p>
    <w:p w:rsidR="00ED53BD" w:rsidRDefault="00ED53BD"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Вист: -А у Моара получилось?</w:t>
      </w:r>
    </w:p>
    <w:p w:rsidR="00ED53BD" w:rsidRDefault="00ED53BD"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Эниси: -Его убили, Вист Фирцино Зофэ и </w:t>
      </w:r>
      <w:r w:rsidR="009D46BC">
        <w:rPr>
          <w:rFonts w:ascii="Truetypewriter PolyglOTT" w:hAnsi="Truetypewriter PolyglOTT" w:cs="Truetypewriter PolyglOTT"/>
          <w:sz w:val="28"/>
          <w:szCs w:val="24"/>
        </w:rPr>
        <w:t>Шрин Каале…</w:t>
      </w:r>
    </w:p>
    <w:p w:rsidR="009D46BC" w:rsidRDefault="009D46BC"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Вист: -Дэвштраль…</w:t>
      </w:r>
    </w:p>
    <w:p w:rsidR="009D1C4C" w:rsidRPr="002B7E1D" w:rsidRDefault="009D1C4C" w:rsidP="009D1C4C">
      <w:pPr>
        <w:shd w:val="clear" w:color="auto" w:fill="FFFFFF" w:themeFill="background1"/>
        <w:spacing w:before="240" w:line="240" w:lineRule="auto"/>
        <w:jc w:val="center"/>
        <w:rPr>
          <w:rFonts w:ascii="Truetypewriter PolyglOTT" w:hAnsi="Truetypewriter PolyglOTT" w:cs="Truetypewriter PolyglOTT"/>
          <w:sz w:val="28"/>
          <w:szCs w:val="28"/>
        </w:rPr>
      </w:pPr>
      <w:r w:rsidRPr="00223F19">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20. История? Нет, лишь домысел…</w:t>
      </w:r>
    </w:p>
    <w:p w:rsidR="009D1C4C" w:rsidRDefault="009D1C4C"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и Исаак переглянулись. Вист смотрел на них…*</w:t>
      </w:r>
    </w:p>
    <w:p w:rsidR="009D1C4C" w:rsidRDefault="009D1C4C"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Вист: -А вы?</w:t>
      </w:r>
    </w:p>
    <w:p w:rsidR="009D1C4C" w:rsidRDefault="009D1C4C"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-Эниси Нильс Фирцино Зофэ</w:t>
      </w:r>
    </w:p>
    <w:p w:rsidR="009D1C4C" w:rsidRDefault="009D1C4C"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-Исаак Эниси Нильс Фирцино Зофэ</w:t>
      </w:r>
    </w:p>
    <w:p w:rsidR="009D1C4C" w:rsidRDefault="009D1C4C"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Ламан: -</w:t>
      </w:r>
      <w:r w:rsidR="003E4DB0">
        <w:rPr>
          <w:rFonts w:ascii="Truetypewriter PolyglOTT" w:hAnsi="Truetypewriter PolyglOTT" w:cs="Truetypewriter PolyglOTT"/>
          <w:sz w:val="28"/>
          <w:szCs w:val="24"/>
        </w:rPr>
        <w:t>Ламан Норст Каале</w:t>
      </w:r>
    </w:p>
    <w:p w:rsidR="003E4DB0" w:rsidRDefault="003E4DB0"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Вист: -То есть все здесь потомки Фирцино Зофэ? А что сейчас с Ритиртсоем? </w:t>
      </w:r>
    </w:p>
    <w:p w:rsidR="003E4DB0" w:rsidRDefault="003E4DB0"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-Нет никакого Ритиртсоя… Есть Пимбазен, Федерация, Листо, Нормесдраль и так далее…</w:t>
      </w:r>
    </w:p>
    <w:p w:rsidR="00835923" w:rsidRDefault="00835923"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Вист: -А кому принадлежит Сильва?</w:t>
      </w:r>
    </w:p>
    <w:p w:rsidR="00835923" w:rsidRDefault="00835923"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-Пимбазену, странный вопрос… Там же фамильные резиденции Зофэ</w:t>
      </w:r>
    </w:p>
    <w:p w:rsidR="003529C6" w:rsidRDefault="00835923"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Вист: -Резиденции? Там</w:t>
      </w:r>
      <w:r w:rsidR="003529C6">
        <w:rPr>
          <w:rFonts w:ascii="Truetypewriter PolyglOTT" w:hAnsi="Truetypewriter PolyglOTT" w:cs="Truetypewriter PolyglOTT"/>
          <w:sz w:val="28"/>
          <w:szCs w:val="24"/>
        </w:rPr>
        <w:t xml:space="preserve"> были развалины одного старого замка на холме, был единственный на всю планету</w:t>
      </w:r>
      <w:r>
        <w:rPr>
          <w:rFonts w:ascii="Truetypewriter PolyglOTT" w:hAnsi="Truetypewriter PolyglOTT" w:cs="Truetypewriter PolyglOTT"/>
          <w:sz w:val="28"/>
          <w:szCs w:val="24"/>
        </w:rPr>
        <w:t xml:space="preserve"> город Копинэс,</w:t>
      </w:r>
      <w:r w:rsidR="003529C6">
        <w:rPr>
          <w:rFonts w:ascii="Truetypewriter PolyglOTT" w:hAnsi="Truetypewriter PolyglOTT" w:cs="Truetypewriter PolyglOTT"/>
          <w:sz w:val="28"/>
          <w:szCs w:val="24"/>
        </w:rPr>
        <w:t xml:space="preserve"> а также тюрьма и электростанция – всё. На Сильве сильнейшее магнитное поле, которое не позволяет нормально пользоваться космическими кораблями…</w:t>
      </w:r>
    </w:p>
    <w:p w:rsidR="003529C6" w:rsidRDefault="003529C6"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Эниси: -Всё так, на Сильве почти ничего нету. Красивая планета, с красивой флорой и фауной… </w:t>
      </w:r>
    </w:p>
    <w:p w:rsidR="003529C6" w:rsidRDefault="003529C6"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-А всё-таки, что это за манускрипты?</w:t>
      </w:r>
    </w:p>
    <w:p w:rsidR="00835923" w:rsidRDefault="003529C6"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Вист: -Летопись Ритиртсоя, с того дня… Мы не родом с К</w:t>
      </w:r>
      <w:r w:rsidRPr="003529C6">
        <w:rPr>
          <w:rFonts w:ascii="Truetypewriter PolyglOTT" w:hAnsi="Truetypewriter PolyglOTT" w:cs="Truetypewriter PolyglOTT"/>
          <w:sz w:val="28"/>
          <w:szCs w:val="24"/>
        </w:rPr>
        <w:t>’</w:t>
      </w:r>
      <w:r>
        <w:rPr>
          <w:rFonts w:ascii="Truetypewriter PolyglOTT" w:hAnsi="Truetypewriter PolyglOTT" w:cs="Truetypewriter PolyglOTT"/>
          <w:sz w:val="28"/>
          <w:szCs w:val="24"/>
        </w:rPr>
        <w:t>бинста…</w:t>
      </w:r>
      <w:r w:rsidR="00835923">
        <w:rPr>
          <w:rFonts w:ascii="Truetypewriter PolyglOTT" w:hAnsi="Truetypewriter PolyglOTT" w:cs="Truetypewriter PolyglOTT"/>
          <w:sz w:val="28"/>
          <w:szCs w:val="24"/>
        </w:rPr>
        <w:t xml:space="preserve"> </w:t>
      </w:r>
      <w:r>
        <w:rPr>
          <w:rFonts w:ascii="Truetypewriter PolyglOTT" w:hAnsi="Truetypewriter PolyglOTT" w:cs="Truetypewriter PolyglOTT"/>
          <w:sz w:val="28"/>
          <w:szCs w:val="24"/>
        </w:rPr>
        <w:t xml:space="preserve">Родина Ритиртсев – Сильва… </w:t>
      </w:r>
    </w:p>
    <w:p w:rsidR="003529C6" w:rsidRDefault="003529C6"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-Давным-давно в мире было четыре класса существ? Это сказки?</w:t>
      </w:r>
    </w:p>
    <w:p w:rsidR="003529C6" w:rsidRDefault="003529C6"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Вист: -Да? Ну значит вы ещё очень много не знаете… Было четыре народа люди, маги, ведьмы и драконы… </w:t>
      </w:r>
    </w:p>
    <w:p w:rsidR="003529C6" w:rsidRDefault="003529C6"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-Людьми себя называют жители Земли…</w:t>
      </w:r>
    </w:p>
    <w:p w:rsidR="003529C6" w:rsidRDefault="003529C6"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Вист: -Терры? Да, утерянный кусок нашего народа… Но, в отличии от нас, почти внешне неизменившийся… </w:t>
      </w:r>
    </w:p>
    <w:p w:rsidR="003529C6" w:rsidRDefault="003529C6"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w:t>
      </w:r>
      <w:r w:rsidR="00E57F3C">
        <w:rPr>
          <w:rFonts w:ascii="Truetypewriter PolyglOTT" w:hAnsi="Truetypewriter PolyglOTT" w:cs="Truetypewriter PolyglOTT"/>
          <w:sz w:val="28"/>
          <w:szCs w:val="24"/>
        </w:rPr>
        <w:t xml:space="preserve"> -Но этого же не может быть?</w:t>
      </w:r>
    </w:p>
    <w:p w:rsidR="00E57F3C" w:rsidRDefault="00E57F3C"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-Зелекстро существовал?</w:t>
      </w:r>
    </w:p>
    <w:p w:rsidR="00E57F3C" w:rsidRDefault="00E57F3C"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Вист: -Существует…</w:t>
      </w:r>
    </w:p>
    <w:p w:rsidR="003E7380" w:rsidRDefault="00437BCF"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Ламан: -Это и есть утерянная религия?</w:t>
      </w:r>
    </w:p>
    <w:p w:rsidR="00437BCF" w:rsidRDefault="00437BCF"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Вист: -Она не утеряна, она не религия… Он помогает нам…</w:t>
      </w:r>
    </w:p>
    <w:p w:rsidR="00437BCF" w:rsidRDefault="00437BCF"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-Когда вокруг идёт вечная война, то перестаёшь верить в высших существ…</w:t>
      </w:r>
    </w:p>
    <w:p w:rsidR="00437BCF" w:rsidRDefault="00437BCF"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Ламан: -Знаете, Вист… Мне кажется вам не понравится новый мир…</w:t>
      </w:r>
    </w:p>
    <w:p w:rsidR="00437BCF" w:rsidRDefault="00437BCF"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Вист: -А я и не хочу в нём оставаться… Мой мир – это Ритиртсой… </w:t>
      </w:r>
    </w:p>
    <w:p w:rsidR="00437BCF" w:rsidRDefault="00437BCF"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Эниси: -Если то, что вы сказали – это правда, то я вам искренне соболезную… </w:t>
      </w:r>
    </w:p>
    <w:p w:rsidR="00437BCF" w:rsidRDefault="00437BCF"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*Вист лёг в капсулу и задвинул крышку*</w:t>
      </w:r>
    </w:p>
    <w:p w:rsidR="00437BCF" w:rsidRDefault="00437BCF" w:rsidP="003E738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Ламан: -Странный Паари…</w:t>
      </w:r>
    </w:p>
    <w:p w:rsidR="00965E33" w:rsidRDefault="00437BCF" w:rsidP="00437BCF">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w:t>
      </w:r>
      <w:r w:rsidR="006E6ACB">
        <w:rPr>
          <w:rFonts w:ascii="Truetypewriter PolyglOTT" w:hAnsi="Truetypewriter PolyglOTT" w:cs="Truetypewriter PolyglOTT"/>
          <w:sz w:val="28"/>
          <w:szCs w:val="24"/>
        </w:rPr>
        <w:t>Он вернётся… Всё идёт к «Новому Ритиртсою»</w:t>
      </w:r>
    </w:p>
    <w:p w:rsidR="006E6ACB" w:rsidRDefault="006E6ACB" w:rsidP="00437BCF">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-Да брось… Нет…</w:t>
      </w:r>
    </w:p>
    <w:p w:rsidR="006E6ACB" w:rsidRDefault="006E6ACB" w:rsidP="00437BCF">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-Никто не позволит…</w:t>
      </w:r>
    </w:p>
    <w:p w:rsidR="006E6ACB" w:rsidRDefault="006E6ACB" w:rsidP="00437BCF">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Ламан: -А мне эта идея нравится… А центр будет на Сильве…</w:t>
      </w:r>
    </w:p>
    <w:p w:rsidR="006E6ACB" w:rsidRDefault="006E6ACB" w:rsidP="00437BCF">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-Ваше высочество?</w:t>
      </w:r>
    </w:p>
    <w:p w:rsidR="006E6ACB" w:rsidRDefault="006E6ACB" w:rsidP="00437BCF">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Ламан: -Да, Ваше величество…</w:t>
      </w:r>
    </w:p>
    <w:p w:rsidR="006E6ACB" w:rsidRDefault="006E6ACB" w:rsidP="00437BCF">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смотрел на Ламана, а Ламан на Исаака… *</w:t>
      </w:r>
    </w:p>
    <w:p w:rsidR="00965E33" w:rsidRDefault="006E6ACB" w:rsidP="006E6A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Эниси: -Странно… Мне кажется нам пора…</w:t>
      </w:r>
    </w:p>
    <w:p w:rsidR="006E6ACB" w:rsidRDefault="006E6ACB" w:rsidP="006E6A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*Корабль был готов к взлёту…*</w:t>
      </w:r>
    </w:p>
    <w:p w:rsidR="006E6ACB" w:rsidRDefault="006E6ACB" w:rsidP="006E6A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Сонэ: -Я могу здесь остаться? </w:t>
      </w:r>
    </w:p>
    <w:p w:rsidR="006E6ACB" w:rsidRDefault="006E6ACB" w:rsidP="006E6A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Зофэ: -Где?</w:t>
      </w:r>
    </w:p>
    <w:p w:rsidR="006E6ACB" w:rsidRDefault="006E6ACB" w:rsidP="006E6A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Ламан: -На К</w:t>
      </w:r>
      <w:r w:rsidRPr="006E6ACB">
        <w:rPr>
          <w:rFonts w:ascii="Truetypewriter PolyglOTT" w:hAnsi="Truetypewriter PolyglOTT" w:cs="Truetypewriter PolyglOTT"/>
          <w:sz w:val="28"/>
          <w:szCs w:val="24"/>
        </w:rPr>
        <w:t>’</w:t>
      </w:r>
      <w:r>
        <w:rPr>
          <w:rFonts w:ascii="Truetypewriter PolyglOTT" w:hAnsi="Truetypewriter PolyglOTT" w:cs="Truetypewriter PolyglOTT"/>
          <w:sz w:val="28"/>
          <w:szCs w:val="24"/>
        </w:rPr>
        <w:t>бинсте, да, думаю в замке найдётся место…</w:t>
      </w:r>
    </w:p>
    <w:p w:rsidR="006E6ACB" w:rsidRDefault="006E6ACB" w:rsidP="006E6A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Сонэ: -Я…</w:t>
      </w:r>
    </w:p>
    <w:p w:rsidR="006E6ACB" w:rsidRDefault="006E6ACB" w:rsidP="006E6ACB">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Ламан: -Не волнуйся, в замке пусто, я буду только рад…</w:t>
      </w:r>
    </w:p>
    <w:p w:rsidR="00A54D2B" w:rsidRPr="002B7E1D" w:rsidRDefault="00A54D2B" w:rsidP="00A54D2B">
      <w:pPr>
        <w:shd w:val="clear" w:color="auto" w:fill="FFFFFF" w:themeFill="background1"/>
        <w:spacing w:before="240" w:line="240" w:lineRule="auto"/>
        <w:jc w:val="center"/>
        <w:rPr>
          <w:rFonts w:ascii="Truetypewriter PolyglOTT" w:hAnsi="Truetypewriter PolyglOTT" w:cs="Truetypewriter PolyglOTT"/>
          <w:sz w:val="28"/>
          <w:szCs w:val="28"/>
        </w:rPr>
      </w:pPr>
      <w:r w:rsidRPr="00223F19">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21. Ego hic iterum…</w:t>
      </w:r>
    </w:p>
    <w:p w:rsidR="00120624" w:rsidRDefault="00A54D2B" w:rsidP="006E6ACB">
      <w:pPr>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19:53 25.06.2018 *Исаак стоял у панорамного окна и смотрел на Магви</w:t>
      </w:r>
      <w:r w:rsidR="00A426CB">
        <w:rPr>
          <w:rFonts w:ascii="Truetypewriter PolyglOTT" w:hAnsi="Truetypewriter PolyglOTT" w:cs="Truetypewriter PolyglOTT"/>
          <w:sz w:val="28"/>
          <w:szCs w:val="28"/>
        </w:rPr>
        <w:t>ль. Солнце только всходило, звезда</w:t>
      </w:r>
      <w:r w:rsidR="00050C2A">
        <w:rPr>
          <w:rFonts w:ascii="Truetypewriter PolyglOTT" w:hAnsi="Truetypewriter PolyglOTT" w:cs="Truetypewriter PolyglOTT"/>
          <w:sz w:val="28"/>
          <w:szCs w:val="28"/>
        </w:rPr>
        <w:t xml:space="preserve"> Микка поднималась</w:t>
      </w:r>
      <w:r w:rsidR="00120624">
        <w:rPr>
          <w:rFonts w:ascii="Truetypewriter PolyglOTT" w:hAnsi="Truetypewriter PolyglOTT" w:cs="Truetypewriter PolyglOTT"/>
          <w:sz w:val="28"/>
          <w:szCs w:val="28"/>
        </w:rPr>
        <w:t xml:space="preserve">, в то мремя, как белый карлик Поссэ ещё спал за горизонтом. Красно-жёлтая, густая атмосфера Магвиля зажигалась… Будто дым от костра стелилась и переливалась… </w:t>
      </w:r>
      <w:r w:rsidR="006672A0">
        <w:rPr>
          <w:rFonts w:ascii="Truetypewriter PolyglOTT" w:hAnsi="Truetypewriter PolyglOTT" w:cs="Truetypewriter PolyglOTT"/>
          <w:sz w:val="28"/>
          <w:szCs w:val="28"/>
        </w:rPr>
        <w:t>Н</w:t>
      </w:r>
      <w:r w:rsidR="00120624">
        <w:rPr>
          <w:rFonts w:ascii="Truetypewriter PolyglOTT" w:hAnsi="Truetypewriter PolyglOTT" w:cs="Truetypewriter PolyglOTT"/>
          <w:sz w:val="28"/>
          <w:szCs w:val="28"/>
        </w:rPr>
        <w:t xml:space="preserve">а небосводе гасли звёзды: Бетельгейзе, Аленис… Мицерн и Гофия уже направлялись на запад, Месяц Мицерна убывал, а Гофия была полной… </w:t>
      </w:r>
    </w:p>
    <w:p w:rsidR="00120624" w:rsidRDefault="00120624" w:rsidP="00120624">
      <w:pPr>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Вдали виднелась Мараайкаарэ. Она была в тени… Её зелёные насаждения виделись, как нечто спокойное. Первый луч звезды коснулся вершин деревьев… </w:t>
      </w:r>
      <w:r>
        <w:rPr>
          <w:rFonts w:ascii="Truetypewriter PolyglOTT" w:hAnsi="Truetypewriter PolyglOTT" w:cs="Truetypewriter PolyglOTT"/>
          <w:sz w:val="28"/>
          <w:szCs w:val="28"/>
        </w:rPr>
        <w:lastRenderedPageBreak/>
        <w:t>Нет, Магвиль никогда не спал, но, когда Мараайкаарэ освещалась светом, его движение становилось активнее, радостнее…</w:t>
      </w:r>
    </w:p>
    <w:p w:rsidR="006E6ACB" w:rsidRDefault="00120624" w:rsidP="00BA080C">
      <w:pPr>
        <w:ind w:firstLine="708"/>
        <w:jc w:val="both"/>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смотрел на то, как летают самолёты, едут машины и бегут Пимбуры… Цветут цветы и летают птицы… Почётный караул маршировал в сторону флагштоков. Над </w:t>
      </w:r>
      <w:r w:rsidR="00BA080C">
        <w:rPr>
          <w:rFonts w:ascii="Truetypewriter PolyglOTT" w:hAnsi="Truetypewriter PolyglOTT" w:cs="Truetypewriter PolyglOTT"/>
          <w:sz w:val="28"/>
          <w:szCs w:val="28"/>
        </w:rPr>
        <w:t xml:space="preserve">площадью революции сменили флаг. </w:t>
      </w:r>
    </w:p>
    <w:p w:rsidR="00BA080C" w:rsidRPr="006E6ACB" w:rsidRDefault="00BA080C" w:rsidP="00BA080C">
      <w:pPr>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8"/>
        </w:rPr>
        <w:t>Исаак отвернулся от окна и сел за стол… Было много мыслей, много работы и мало времени… *</w:t>
      </w:r>
    </w:p>
    <w:p w:rsidR="009274F6" w:rsidRDefault="00BA080C" w:rsidP="0094188B">
      <w:pPr>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*По улице</w:t>
      </w:r>
      <w:r w:rsidR="002460CF">
        <w:rPr>
          <w:rFonts w:ascii="Truetypewriter PolyglOTT" w:hAnsi="Truetypewriter PolyglOTT" w:cs="Truetypewriter PolyglOTT"/>
          <w:sz w:val="28"/>
          <w:szCs w:val="24"/>
        </w:rPr>
        <w:t xml:space="preserve"> Магвиля шёл господин. Он был одет в чёрное, лоснящееся пальто. На его голове была надета чёрная </w:t>
      </w:r>
      <w:r w:rsidR="00F365A3">
        <w:rPr>
          <w:rFonts w:ascii="Truetypewriter PolyglOTT" w:hAnsi="Truetypewriter PolyglOTT" w:cs="Truetypewriter PolyglOTT"/>
          <w:sz w:val="28"/>
          <w:szCs w:val="24"/>
        </w:rPr>
        <w:t>шляпа, а глаза закрывали</w:t>
      </w:r>
      <w:r w:rsidR="002460CF">
        <w:rPr>
          <w:rFonts w:ascii="Truetypewriter PolyglOTT" w:hAnsi="Truetypewriter PolyglOTT" w:cs="Truetypewriter PolyglOTT"/>
          <w:sz w:val="28"/>
          <w:szCs w:val="24"/>
        </w:rPr>
        <w:t xml:space="preserve"> чёрные очки.</w:t>
      </w:r>
      <w:r w:rsidR="00F365A3">
        <w:rPr>
          <w:rFonts w:ascii="Truetypewriter PolyglOTT" w:hAnsi="Truetypewriter PolyglOTT" w:cs="Truetypewriter PolyglOTT"/>
          <w:sz w:val="28"/>
          <w:szCs w:val="24"/>
        </w:rPr>
        <w:t xml:space="preserve"> Черные кожаные б</w:t>
      </w:r>
      <w:r w:rsidR="002460CF">
        <w:rPr>
          <w:rFonts w:ascii="Truetypewriter PolyglOTT" w:hAnsi="Truetypewriter PolyglOTT" w:cs="Truetypewriter PolyglOTT"/>
          <w:sz w:val="28"/>
          <w:szCs w:val="24"/>
        </w:rPr>
        <w:t xml:space="preserve">отинки с металлическими каблуками чеканили шаг… </w:t>
      </w:r>
    </w:p>
    <w:p w:rsidR="00965E33" w:rsidRDefault="002460CF" w:rsidP="0094188B">
      <w:pPr>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Господин подошёл к Квампессинсокой Централи</w:t>
      </w:r>
      <w:r w:rsidR="009274F6">
        <w:rPr>
          <w:rFonts w:ascii="Truetypewriter PolyglOTT" w:hAnsi="Truetypewriter PolyglOTT" w:cs="Truetypewriter PolyglOTT"/>
          <w:sz w:val="28"/>
          <w:szCs w:val="24"/>
        </w:rPr>
        <w:t xml:space="preserve">. Автоматические двери открылись, и Менеджер поприветствовал гостя. </w:t>
      </w:r>
      <w:r w:rsidR="00BA080C">
        <w:rPr>
          <w:rFonts w:ascii="Truetypewriter PolyglOTT" w:hAnsi="Truetypewriter PolyglOTT" w:cs="Truetypewriter PolyglOTT"/>
          <w:sz w:val="28"/>
          <w:szCs w:val="24"/>
        </w:rPr>
        <w:t>*</w:t>
      </w:r>
    </w:p>
    <w:p w:rsidR="00965E33" w:rsidRDefault="009274F6" w:rsidP="002460CF">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Менеджер: -Добро пожаловать, вы </w:t>
      </w:r>
      <w:r w:rsidR="00780E50">
        <w:rPr>
          <w:rFonts w:ascii="Truetypewriter PolyglOTT" w:hAnsi="Truetypewriter PolyglOTT" w:cs="Truetypewriter PolyglOTT"/>
          <w:sz w:val="28"/>
          <w:szCs w:val="24"/>
        </w:rPr>
        <w:t>записаны?</w:t>
      </w:r>
    </w:p>
    <w:p w:rsidR="00780E50" w:rsidRDefault="00780E50" w:rsidP="002460CF">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Господин: -Нет, о право, это </w:t>
      </w:r>
      <w:r w:rsidR="00A578A4">
        <w:rPr>
          <w:rFonts w:ascii="Truetypewriter PolyglOTT" w:hAnsi="Truetypewriter PolyglOTT" w:cs="Truetypewriter PolyglOTT"/>
          <w:sz w:val="28"/>
          <w:szCs w:val="24"/>
        </w:rPr>
        <w:t xml:space="preserve">и </w:t>
      </w:r>
      <w:r>
        <w:rPr>
          <w:rFonts w:ascii="Truetypewriter PolyglOTT" w:hAnsi="Truetypewriter PolyglOTT" w:cs="Truetypewriter PolyglOTT"/>
          <w:sz w:val="28"/>
          <w:szCs w:val="24"/>
        </w:rPr>
        <w:t>не нужно…</w:t>
      </w:r>
    </w:p>
    <w:p w:rsidR="00780E50" w:rsidRDefault="00780E50" w:rsidP="002460CF">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Менеджер: -Хотите записаться?</w:t>
      </w:r>
    </w:p>
    <w:p w:rsidR="00780E50" w:rsidRDefault="00780E50" w:rsidP="002460CF">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Господин: -Думаю в этом нет смысла, его высочество сейчас свободен…</w:t>
      </w:r>
    </w:p>
    <w:p w:rsidR="00780E50" w:rsidRDefault="00780E50" w:rsidP="002460CF">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Менеджер: Да, но…</w:t>
      </w:r>
    </w:p>
    <w:p w:rsidR="00780E50" w:rsidRDefault="00780E50" w:rsidP="002460CF">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Господин: -Он смотрел в окно, когда я заходил… Да и ближайший приём у него через час…</w:t>
      </w:r>
    </w:p>
    <w:p w:rsidR="00780E50" w:rsidRDefault="00780E50" w:rsidP="002460CF">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Менеджер: -Простите, но я не имею право вас пропустить, кто бы вы не были…</w:t>
      </w:r>
    </w:p>
    <w:p w:rsidR="00780E50" w:rsidRDefault="00780E50" w:rsidP="002460CF">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Господин: -А вам и не нужно…</w:t>
      </w:r>
    </w:p>
    <w:p w:rsidR="00780E50" w:rsidRDefault="00A578A4" w:rsidP="002460CF">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*Господин с</w:t>
      </w:r>
      <w:r w:rsidR="00780E50">
        <w:rPr>
          <w:rFonts w:ascii="Truetypewriter PolyglOTT" w:hAnsi="Truetypewriter PolyglOTT" w:cs="Truetypewriter PolyglOTT"/>
          <w:sz w:val="28"/>
          <w:szCs w:val="24"/>
        </w:rPr>
        <w:t xml:space="preserve">крестил пальцы левой руки и легко дёрнул ими вверх. Охранники приклонили колени. Господин прошёл сквозь арку металлодетектора и вошёл в лифт. </w:t>
      </w:r>
    </w:p>
    <w:p w:rsidR="00780E50" w:rsidRDefault="00780E50" w:rsidP="00780E50">
      <w:pPr>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Исаак сидел за столом и редактировал список требований для закупок… </w:t>
      </w:r>
      <w:r w:rsidR="00A578A4">
        <w:rPr>
          <w:rFonts w:ascii="Truetypewriter PolyglOTT" w:hAnsi="Truetypewriter PolyglOTT" w:cs="Truetypewriter PolyglOTT"/>
          <w:sz w:val="28"/>
          <w:szCs w:val="24"/>
        </w:rPr>
        <w:t>Господин же, как ни в чём не бывало вышел из лифта…</w:t>
      </w:r>
      <w:r>
        <w:rPr>
          <w:rFonts w:ascii="Truetypewriter PolyglOTT" w:hAnsi="Truetypewriter PolyglOTT" w:cs="Truetypewriter PolyglOTT"/>
          <w:sz w:val="28"/>
          <w:szCs w:val="24"/>
        </w:rPr>
        <w:t>*</w:t>
      </w:r>
    </w:p>
    <w:p w:rsidR="00780E50" w:rsidRDefault="00780E50"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Господин: -Доброе утро, Ваше высочество…</w:t>
      </w:r>
    </w:p>
    <w:p w:rsidR="00A578A4" w:rsidRDefault="00A578A4"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неотрывая глаз от бумаг произнёс*</w:t>
      </w:r>
    </w:p>
    <w:p w:rsidR="00780E50" w:rsidRDefault="00780E50"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-Господин Манртэ? Вы на час раньше, я не успел ещё доделать отчёт…</w:t>
      </w:r>
    </w:p>
    <w:p w:rsidR="00780E50" w:rsidRDefault="00780E50"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*Незнакомец сделал пару шагов. *</w:t>
      </w:r>
    </w:p>
    <w:p w:rsidR="00780E50" w:rsidRDefault="00780E50"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Господин: -Вы увлечены. Но я не Мантрэ… </w:t>
      </w:r>
    </w:p>
    <w:p w:rsidR="00780E50" w:rsidRDefault="00780E50"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оторвал глаза от списка и посмотрел на незнакомца. *</w:t>
      </w:r>
    </w:p>
    <w:p w:rsidR="00780E50" w:rsidRDefault="00780E50"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Исаак: -Тогда кто вы? </w:t>
      </w:r>
    </w:p>
    <w:p w:rsidR="00780E50" w:rsidRDefault="00780E50"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Господин: -Тот, кого, вы не ожидаете увидеть</w:t>
      </w:r>
    </w:p>
    <w:p w:rsidR="00780E50" w:rsidRDefault="00780E50"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аккуратно достал копьё из потайной ниши в столе. Посмотрел</w:t>
      </w:r>
      <w:r w:rsidR="00D41744">
        <w:rPr>
          <w:rFonts w:ascii="Truetypewriter PolyglOTT" w:hAnsi="Truetypewriter PolyglOTT" w:cs="Truetypewriter PolyglOTT"/>
          <w:sz w:val="28"/>
          <w:szCs w:val="24"/>
        </w:rPr>
        <w:t xml:space="preserve"> на незнакомца и перепрыгнул стол. В д</w:t>
      </w:r>
      <w:r w:rsidR="000F3848">
        <w:rPr>
          <w:rFonts w:ascii="Truetypewriter PolyglOTT" w:hAnsi="Truetypewriter PolyglOTT" w:cs="Truetypewriter PolyglOTT"/>
          <w:sz w:val="28"/>
          <w:szCs w:val="24"/>
        </w:rPr>
        <w:t>вижении он сбил с ног господина</w:t>
      </w:r>
      <w:r w:rsidR="00D41744">
        <w:rPr>
          <w:rFonts w:ascii="Truetypewriter PolyglOTT" w:hAnsi="Truetypewriter PolyglOTT" w:cs="Truetypewriter PolyglOTT"/>
          <w:sz w:val="28"/>
          <w:szCs w:val="24"/>
        </w:rPr>
        <w:t>. И встал сверху него</w:t>
      </w:r>
      <w:r w:rsidR="000F3848">
        <w:rPr>
          <w:rFonts w:ascii="Truetypewriter PolyglOTT" w:hAnsi="Truetypewriter PolyglOTT" w:cs="Truetypewriter PolyglOTT"/>
          <w:sz w:val="28"/>
          <w:szCs w:val="24"/>
        </w:rPr>
        <w:t xml:space="preserve">, придавив коленом верхнюю часть грудной клетки. </w:t>
      </w:r>
      <w:r>
        <w:rPr>
          <w:rFonts w:ascii="Truetypewriter PolyglOTT" w:hAnsi="Truetypewriter PolyglOTT" w:cs="Truetypewriter PolyglOTT"/>
          <w:sz w:val="28"/>
          <w:szCs w:val="24"/>
        </w:rPr>
        <w:t>*</w:t>
      </w:r>
    </w:p>
    <w:p w:rsidR="00D41744" w:rsidRDefault="00D41744"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-Конкретнее…</w:t>
      </w:r>
    </w:p>
    <w:p w:rsidR="00D41744" w:rsidRDefault="00D41744"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Господин: -В этом нет смысла, Исаак… Успокойся… </w:t>
      </w:r>
    </w:p>
    <w:p w:rsidR="00D41744" w:rsidRDefault="00D41744"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-Кто вы такой?!</w:t>
      </w:r>
    </w:p>
    <w:p w:rsidR="00D41744" w:rsidRDefault="00D41744"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Господин: -Иосиф Зелекстро…</w:t>
      </w:r>
    </w:p>
    <w:p w:rsidR="00D41744" w:rsidRDefault="00D41744"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-А я Моар Лэ… Охрана!!!</w:t>
      </w:r>
    </w:p>
    <w:p w:rsidR="00D41744" w:rsidRDefault="00D41744"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Господин: -Они не помогут…</w:t>
      </w:r>
    </w:p>
    <w:p w:rsidR="00D41744" w:rsidRDefault="00D41744"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-Это плохо, тогда мне придётся защищаться…</w:t>
      </w:r>
    </w:p>
    <w:p w:rsidR="00D41744" w:rsidRDefault="00D41744"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махнул копьём и ударил незнакомца в горло… Но в этот момент невероятно прочное лезвие разлетелось на мелкие кусочки…*</w:t>
      </w:r>
    </w:p>
    <w:p w:rsidR="00D41744" w:rsidRDefault="00D41744"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-Дэфштраль…</w:t>
      </w:r>
    </w:p>
    <w:p w:rsidR="00D41744" w:rsidRDefault="00D41744"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Иосиф: -Я не буду драться… Я здесь лишь что бы…</w:t>
      </w:r>
    </w:p>
    <w:p w:rsidR="00D41744" w:rsidRDefault="00D41744"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Исаак: -Где генератор силового поля? </w:t>
      </w:r>
    </w:p>
    <w:p w:rsidR="00D41744" w:rsidRDefault="00D41744"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*Иосиф посмотрел на Исаака*</w:t>
      </w:r>
    </w:p>
    <w:p w:rsidR="00D41744" w:rsidRDefault="00D41744"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Иосиф: -Я не люблю быть у кого-то в голове, но ты меня вынуждаешь… </w:t>
      </w:r>
    </w:p>
    <w:p w:rsidR="00D41744" w:rsidRDefault="00D41744" w:rsidP="00780E5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-Что за?</w:t>
      </w:r>
    </w:p>
    <w:p w:rsidR="00D90293" w:rsidRDefault="00D41744" w:rsidP="002460CF">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Иосиф: -Ритиртсой возродится, а королева вернётся, а магия пробудится… Но сначала огонь столкнётся со льдом, и в момент, когда </w:t>
      </w:r>
      <w:r w:rsidR="00D90293">
        <w:rPr>
          <w:rFonts w:ascii="Truetypewriter PolyglOTT" w:hAnsi="Truetypewriter PolyglOTT" w:cs="Truetypewriter PolyglOTT"/>
          <w:sz w:val="28"/>
          <w:szCs w:val="24"/>
        </w:rPr>
        <w:t xml:space="preserve">друзья станут предателями, надежда будет потеряна, взойдёт солнце и родится новая династия… </w:t>
      </w:r>
    </w:p>
    <w:p w:rsidR="00780E50" w:rsidRDefault="00D90293" w:rsidP="00D90293">
      <w:pPr>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Это всё, что я хотел сказать… Прощайте, Ваше Высочество… Надо заметить, что жизнь сделал из вас хорошего война, мне это нравится… </w:t>
      </w:r>
    </w:p>
    <w:p w:rsidR="00F03EB0" w:rsidRPr="002B7E1D" w:rsidRDefault="00F03EB0" w:rsidP="00F03EB0">
      <w:pPr>
        <w:shd w:val="clear" w:color="auto" w:fill="FFFFFF" w:themeFill="background1"/>
        <w:spacing w:before="240" w:line="240" w:lineRule="auto"/>
        <w:jc w:val="center"/>
        <w:rPr>
          <w:rFonts w:ascii="Truetypewriter PolyglOTT" w:hAnsi="Truetypewriter PolyglOTT" w:cs="Truetypewriter PolyglOTT"/>
          <w:sz w:val="28"/>
          <w:szCs w:val="28"/>
        </w:rPr>
      </w:pPr>
      <w:r>
        <w:rPr>
          <w:rFonts w:ascii="Truetypewriter PolyglOTT" w:hAnsi="Truetypewriter PolyglOTT" w:cs="Truetypewriter PolyglOTT"/>
          <w:b/>
          <w:sz w:val="36"/>
          <w:szCs w:val="28"/>
        </w:rPr>
        <w:t>Г</w:t>
      </w:r>
      <w:r w:rsidRPr="00223F19">
        <w:rPr>
          <w:rFonts w:ascii="Truetypewriter PolyglOTT" w:hAnsi="Truetypewriter PolyglOTT" w:cs="Truetypewriter PolyglOTT"/>
          <w:b/>
          <w:sz w:val="36"/>
          <w:szCs w:val="28"/>
        </w:rPr>
        <w:t>лава</w:t>
      </w:r>
      <w:r>
        <w:rPr>
          <w:rFonts w:ascii="Truetypewriter PolyglOTT" w:hAnsi="Truetypewriter PolyglOTT" w:cs="Truetypewriter PolyglOTT"/>
          <w:b/>
          <w:sz w:val="36"/>
          <w:szCs w:val="28"/>
        </w:rPr>
        <w:t xml:space="preserve"> 22. Бессмертно только то, что имеет конец…</w:t>
      </w:r>
    </w:p>
    <w:p w:rsidR="00F03EB0" w:rsidRDefault="00F03EB0" w:rsidP="00D90293">
      <w:pPr>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*Исаак очнулся у себя на столе. Перед ним лежал недоделанный список, а на часах, тем временем, было уже 21:00. Двери лифта открылись, и в зал вошёл господин. </w:t>
      </w:r>
      <w:r w:rsidR="00CB0665">
        <w:rPr>
          <w:rFonts w:ascii="Truetypewriter PolyglOTT" w:hAnsi="Truetypewriter PolyglOTT" w:cs="Truetypewriter PolyglOTT"/>
          <w:sz w:val="28"/>
          <w:szCs w:val="24"/>
        </w:rPr>
        <w:t xml:space="preserve">Высокий, плечистый. Его костюм был выглажен. Он снял чёрную шляпу и поклонился. </w:t>
      </w:r>
      <w:r>
        <w:rPr>
          <w:rFonts w:ascii="Truetypewriter PolyglOTT" w:hAnsi="Truetypewriter PolyglOTT" w:cs="Truetypewriter PolyglOTT"/>
          <w:sz w:val="28"/>
          <w:szCs w:val="24"/>
        </w:rPr>
        <w:t>*</w:t>
      </w:r>
    </w:p>
    <w:p w:rsidR="00CB0665" w:rsidRDefault="00417995" w:rsidP="00CB0665">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Гильм: -Доброе утро, Ваше Высочество</w:t>
      </w:r>
      <w:r w:rsidR="00CB0665">
        <w:rPr>
          <w:rFonts w:ascii="Truetypewriter PolyglOTT" w:hAnsi="Truetypewriter PolyglOTT" w:cs="Truetypewriter PolyglOTT"/>
          <w:sz w:val="28"/>
          <w:szCs w:val="24"/>
        </w:rPr>
        <w:t>…</w:t>
      </w:r>
    </w:p>
    <w:p w:rsidR="00CB0665" w:rsidRDefault="00CB0665" w:rsidP="00CB0665">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-Рад приветствовать вас, господин Мантрэ… Боюсь, что я ещё не закончил…</w:t>
      </w:r>
    </w:p>
    <w:p w:rsidR="00CB0665" w:rsidRDefault="00CB0665" w:rsidP="00CB0665">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Гильм: -Вам нужна помощь?</w:t>
      </w:r>
    </w:p>
    <w:p w:rsidR="00CB0665" w:rsidRDefault="00CB0665" w:rsidP="00CB0665">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-Не думаю, лишь буквально пять минут ожидания, ну, или же, две секунды, если вам удобнее в старой системе…</w:t>
      </w:r>
    </w:p>
    <w:p w:rsidR="00CB0665" w:rsidRDefault="00CB0665" w:rsidP="00CB0665">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Гильм: -Да нет, как-то даже проще воспринимать новую… Она странна, но, тем не менее, имеет право на жизнь…</w:t>
      </w:r>
    </w:p>
    <w:p w:rsidR="00CB0665" w:rsidRDefault="00CB0665" w:rsidP="00CB0665">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-Кодировка, подпись… Да, готово…</w:t>
      </w:r>
    </w:p>
    <w:p w:rsidR="00CB0665" w:rsidRDefault="00CB0665" w:rsidP="00CB0665">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Гильм: -Так быстро?</w:t>
      </w:r>
    </w:p>
    <w:p w:rsidR="00CB0665" w:rsidRDefault="00CB0665" w:rsidP="00CB0665">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-Да, мне нужно было лишь проверить. Всё уже было готово… Благо созданная господином Зофэ компьютерная система автоматически решает такие задачи…</w:t>
      </w:r>
    </w:p>
    <w:p w:rsidR="007D5EA3" w:rsidRDefault="005D56DD" w:rsidP="00CB0665">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Ги</w:t>
      </w:r>
      <w:r w:rsidR="007D5EA3">
        <w:rPr>
          <w:rFonts w:ascii="Truetypewriter PolyglOTT" w:hAnsi="Truetypewriter PolyglOTT" w:cs="Truetypewriter PolyglOTT"/>
          <w:sz w:val="28"/>
          <w:szCs w:val="24"/>
        </w:rPr>
        <w:t>льм: -Я благодарен вам, ваше Высочество</w:t>
      </w:r>
      <w:r w:rsidR="00417995">
        <w:rPr>
          <w:rFonts w:ascii="Truetypewriter PolyglOTT" w:hAnsi="Truetypewriter PolyglOTT" w:cs="Truetypewriter PolyglOTT"/>
          <w:sz w:val="28"/>
          <w:szCs w:val="24"/>
        </w:rPr>
        <w:t>… Ах, да… Господин Ситаго просил вас зайти к нему…</w:t>
      </w:r>
    </w:p>
    <w:p w:rsidR="00417995" w:rsidRDefault="00417995" w:rsidP="00CB0665">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-Что ж… Ну значит зайдём…</w:t>
      </w:r>
    </w:p>
    <w:p w:rsidR="00417995" w:rsidRDefault="00417995" w:rsidP="007D5EA3">
      <w:pPr>
        <w:ind w:firstLine="708"/>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спустился и вышел на плац. Солнце светило во всю, а перед ним была башня П</w:t>
      </w:r>
      <w:r w:rsidR="007D5EA3" w:rsidRPr="007D5EA3">
        <w:rPr>
          <w:rFonts w:ascii="Truetypewriter PolyglOTT" w:hAnsi="Truetypewriter PolyglOTT" w:cs="Truetypewriter PolyglOTT"/>
          <w:sz w:val="28"/>
          <w:szCs w:val="28"/>
        </w:rPr>
        <w:t>имбазенцкой голантереи.</w:t>
      </w:r>
      <w:r>
        <w:rPr>
          <w:rFonts w:ascii="Truetypewriter PolyglOTT" w:hAnsi="Truetypewriter PolyglOTT" w:cs="Truetypewriter PolyglOTT"/>
          <w:sz w:val="28"/>
          <w:szCs w:val="28"/>
        </w:rPr>
        <w:t xml:space="preserve"> Он вошёл в здание и направился наверх.</w:t>
      </w:r>
      <w:r w:rsidR="007D5EA3" w:rsidRPr="007D5EA3">
        <w:rPr>
          <w:rFonts w:ascii="Truetypewriter PolyglOTT" w:hAnsi="Truetypewriter PolyglOTT" w:cs="Truetypewriter PolyglOTT"/>
          <w:sz w:val="28"/>
          <w:szCs w:val="28"/>
        </w:rPr>
        <w:t xml:space="preserve"> </w:t>
      </w:r>
    </w:p>
    <w:p w:rsidR="00F709BA" w:rsidRDefault="00417995" w:rsidP="007D5EA3">
      <w:pPr>
        <w:ind w:firstLine="708"/>
        <w:rPr>
          <w:rFonts w:ascii="Truetypewriter PolyglOTT" w:hAnsi="Truetypewriter PolyglOTT" w:cs="Truetypewriter PolyglOTT"/>
          <w:sz w:val="28"/>
          <w:szCs w:val="28"/>
        </w:rPr>
      </w:pPr>
      <w:r>
        <w:rPr>
          <w:rFonts w:ascii="Truetypewriter PolyglOTT" w:hAnsi="Truetypewriter PolyglOTT" w:cs="Truetypewriter PolyglOTT"/>
          <w:sz w:val="28"/>
          <w:szCs w:val="28"/>
        </w:rPr>
        <w:t>На этаже 212 играла музыка.</w:t>
      </w:r>
      <w:r w:rsidR="007D5EA3" w:rsidRPr="007D5EA3">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Ровно в кабинете господина Ситаго</w:t>
      </w:r>
      <w:r w:rsidR="007D5EA3" w:rsidRPr="007D5EA3">
        <w:rPr>
          <w:rFonts w:ascii="Truetypewriter PolyglOTT" w:hAnsi="Truetypewriter PolyglOTT" w:cs="Truetypewriter PolyglOTT"/>
          <w:sz w:val="28"/>
          <w:szCs w:val="28"/>
        </w:rPr>
        <w:t xml:space="preserve">. </w:t>
      </w:r>
      <w:r w:rsidR="00F709BA">
        <w:rPr>
          <w:rFonts w:ascii="Truetypewriter PolyglOTT" w:hAnsi="Truetypewriter PolyglOTT" w:cs="Truetypewriter PolyglOTT"/>
          <w:sz w:val="28"/>
          <w:szCs w:val="28"/>
        </w:rPr>
        <w:t xml:space="preserve">Но </w:t>
      </w:r>
      <w:r w:rsidR="007D5EA3" w:rsidRPr="007D5EA3">
        <w:rPr>
          <w:rFonts w:ascii="Truetypewriter PolyglOTT" w:hAnsi="Truetypewriter PolyglOTT" w:cs="Truetypewriter PolyglOTT"/>
          <w:sz w:val="28"/>
          <w:szCs w:val="28"/>
        </w:rPr>
        <w:t>никто не заметил</w:t>
      </w:r>
      <w:r w:rsidR="00F709BA">
        <w:rPr>
          <w:rFonts w:ascii="Truetypewriter PolyglOTT" w:hAnsi="Truetypewriter PolyglOTT" w:cs="Truetypewriter PolyglOTT"/>
          <w:sz w:val="28"/>
          <w:szCs w:val="28"/>
        </w:rPr>
        <w:t xml:space="preserve"> юного императора, да и сам Исаак чувствовал себя</w:t>
      </w:r>
      <w:r w:rsidR="007D5EA3" w:rsidRPr="007D5EA3">
        <w:rPr>
          <w:rFonts w:ascii="Truetypewriter PolyglOTT" w:hAnsi="Truetypewriter PolyglOTT" w:cs="Truetypewriter PolyglOTT"/>
          <w:sz w:val="28"/>
          <w:szCs w:val="28"/>
        </w:rPr>
        <w:t xml:space="preserve"> там непривычно. </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 xml:space="preserve">Обычно в «Галантереи», как в главном управлении по лёгкой промышленности, социально-общественному устройству и сельскому хозяйству, всегда кипела работы: кто-то переносил документы, кто-то рассчитывал необходимые для работы структуры индексы – в общем все постоянно суетились и куда-то бежали. Но на этаже 212 не было ни привычных офисных столов, ни вечно думающих Пимбазенских инвесторов. Там лишь сидела она… </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Большая комната была озарена светом, панорамные окна открывали вид на «Великую мостовую» и на выгоревшие за тысячи лет, рыжие от деятельности пимбуров пейзажи когда-то райски-зелёного Магвиля. Пол был вымощен кафел</w:t>
      </w:r>
      <w:r w:rsidR="006D4BD1">
        <w:rPr>
          <w:rFonts w:ascii="Truetypewriter PolyglOTT" w:hAnsi="Truetypewriter PolyglOTT" w:cs="Truetypewriter PolyglOTT"/>
          <w:sz w:val="28"/>
          <w:szCs w:val="28"/>
        </w:rPr>
        <w:t>ем, вместо практичного бетона. Исаак</w:t>
      </w:r>
      <w:r w:rsidRPr="007D5EA3">
        <w:rPr>
          <w:rFonts w:ascii="Truetypewriter PolyglOTT" w:hAnsi="Truetypewriter PolyglOTT" w:cs="Truetypewriter PolyglOTT"/>
          <w:sz w:val="28"/>
          <w:szCs w:val="28"/>
        </w:rPr>
        <w:t xml:space="preserve"> сразу понял, что это был кабинет главного управляющего. Одиноко стоящий у окна стол это подтверждал. </w:t>
      </w:r>
    </w:p>
    <w:p w:rsidR="007D5EA3" w:rsidRPr="007D5EA3" w:rsidRDefault="006D4BD1" w:rsidP="007D5EA3">
      <w:pPr>
        <w:ind w:firstLine="708"/>
        <w:rPr>
          <w:rFonts w:ascii="Truetypewriter PolyglOTT" w:hAnsi="Truetypewriter PolyglOTT" w:cs="Truetypewriter PolyglOTT"/>
          <w:sz w:val="28"/>
          <w:szCs w:val="28"/>
        </w:rPr>
      </w:pPr>
      <w:r>
        <w:rPr>
          <w:rFonts w:ascii="Truetypewriter PolyglOTT" w:hAnsi="Truetypewriter PolyglOTT" w:cs="Truetypewriter PolyglOTT"/>
          <w:sz w:val="28"/>
          <w:szCs w:val="28"/>
        </w:rPr>
        <w:t>Девушка</w:t>
      </w:r>
      <w:r w:rsidR="007D5EA3" w:rsidRPr="007D5EA3">
        <w:rPr>
          <w:rFonts w:ascii="Truetypewriter PolyglOTT" w:hAnsi="Truetypewriter PolyglOTT" w:cs="Truetypewriter PolyglOTT"/>
          <w:sz w:val="28"/>
          <w:szCs w:val="28"/>
        </w:rPr>
        <w:t xml:space="preserve"> сиде</w:t>
      </w:r>
      <w:r>
        <w:rPr>
          <w:rFonts w:ascii="Truetypewriter PolyglOTT" w:hAnsi="Truetypewriter PolyglOTT" w:cs="Truetypewriter PolyglOTT"/>
          <w:sz w:val="28"/>
          <w:szCs w:val="28"/>
        </w:rPr>
        <w:t>ла у стены и, не обращая на Исаака</w:t>
      </w:r>
      <w:r w:rsidR="007D5EA3" w:rsidRPr="007D5EA3">
        <w:rPr>
          <w:rFonts w:ascii="Truetypewriter PolyglOTT" w:hAnsi="Truetypewriter PolyglOTT" w:cs="Truetypewriter PolyglOTT"/>
          <w:sz w:val="28"/>
          <w:szCs w:val="28"/>
        </w:rPr>
        <w:t xml:space="preserve"> внимания, играла на скрипке…</w:t>
      </w:r>
      <w:r>
        <w:rPr>
          <w:rFonts w:ascii="Truetypewriter PolyglOTT" w:hAnsi="Truetypewriter PolyglOTT" w:cs="Truetypewriter PolyglOTT"/>
          <w:sz w:val="28"/>
          <w:szCs w:val="28"/>
        </w:rPr>
        <w:t>*</w:t>
      </w:r>
    </w:p>
    <w:p w:rsidR="007D5EA3" w:rsidRPr="006D4BD1" w:rsidRDefault="006D4BD1" w:rsidP="006D4BD1">
      <w:pPr>
        <w:ind w:firstLine="708"/>
        <w:jc w:val="center"/>
        <w:rPr>
          <w:rFonts w:ascii="Truetypewriter PolyglOTT" w:hAnsi="Truetypewriter PolyglOTT" w:cs="Truetypewriter PolyglOTT"/>
          <w:b/>
          <w:sz w:val="32"/>
          <w:szCs w:val="28"/>
        </w:rPr>
      </w:pPr>
      <w:r w:rsidRPr="006D4BD1">
        <w:rPr>
          <w:rFonts w:ascii="Truetypewriter PolyglOTT" w:hAnsi="Truetypewriter PolyglOTT" w:cs="Truetypewriter PolyglOTT"/>
          <w:b/>
          <w:sz w:val="32"/>
          <w:szCs w:val="28"/>
        </w:rPr>
        <w:t>Глава 23.</w:t>
      </w:r>
      <w:r w:rsidR="007D5EA3" w:rsidRPr="006D4BD1">
        <w:rPr>
          <w:rFonts w:ascii="Truetypewriter PolyglOTT" w:hAnsi="Truetypewriter PolyglOTT" w:cs="Truetypewriter PolyglOTT"/>
          <w:b/>
          <w:sz w:val="32"/>
          <w:szCs w:val="28"/>
        </w:rPr>
        <w:t xml:space="preserve"> </w:t>
      </w:r>
      <w:r w:rsidRPr="006D4BD1">
        <w:rPr>
          <w:rFonts w:ascii="Truetypewriter PolyglOTT" w:hAnsi="Truetypewriter PolyglOTT" w:cs="Truetypewriter PolyglOTT"/>
          <w:b/>
          <w:sz w:val="32"/>
          <w:szCs w:val="28"/>
        </w:rPr>
        <w:t>Неожиданное знакомство</w:t>
      </w:r>
    </w:p>
    <w:p w:rsidR="007D5EA3" w:rsidRPr="007D5EA3" w:rsidRDefault="007D5EA3" w:rsidP="006D4BD1">
      <w:pPr>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Исаак: -Как вас зовут, кто вы?</w:t>
      </w:r>
    </w:p>
    <w:p w:rsidR="007D5EA3" w:rsidRPr="007D5EA3" w:rsidRDefault="006D4BD1" w:rsidP="006D4BD1">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w:t>
      </w:r>
      <w:r w:rsidR="007D5EA3" w:rsidRPr="007D5EA3">
        <w:rPr>
          <w:rFonts w:ascii="Truetypewriter PolyglOTT" w:hAnsi="Truetypewriter PolyglOTT" w:cs="Truetypewriter PolyglOTT"/>
          <w:sz w:val="28"/>
          <w:szCs w:val="28"/>
        </w:rPr>
        <w:t>От подобной неожиданности девушка вздрогнула и резко оборвала игру. Он</w:t>
      </w:r>
      <w:r>
        <w:rPr>
          <w:rFonts w:ascii="Truetypewriter PolyglOTT" w:hAnsi="Truetypewriter PolyglOTT" w:cs="Truetypewriter PolyglOTT"/>
          <w:sz w:val="28"/>
          <w:szCs w:val="28"/>
        </w:rPr>
        <w:t>а медленно повернулась в</w:t>
      </w:r>
      <w:r w:rsidR="007D5EA3" w:rsidRPr="007D5EA3">
        <w:rPr>
          <w:rFonts w:ascii="Truetypewriter PolyglOTT" w:hAnsi="Truetypewriter PolyglOTT" w:cs="Truetypewriter PolyglOTT"/>
          <w:sz w:val="28"/>
          <w:szCs w:val="28"/>
        </w:rPr>
        <w:t xml:space="preserve"> сторону</w:t>
      </w:r>
      <w:r>
        <w:rPr>
          <w:rFonts w:ascii="Truetypewriter PolyglOTT" w:hAnsi="Truetypewriter PolyglOTT" w:cs="Truetypewriter PolyglOTT"/>
          <w:sz w:val="28"/>
          <w:szCs w:val="28"/>
        </w:rPr>
        <w:t xml:space="preserve"> Исаака</w:t>
      </w:r>
      <w:r w:rsidR="007D5EA3" w:rsidRPr="007D5EA3">
        <w:rPr>
          <w:rFonts w:ascii="Truetypewriter PolyglOTT" w:hAnsi="Truetypewriter PolyglOTT" w:cs="Truetypewriter PolyglOTT"/>
          <w:sz w:val="28"/>
          <w:szCs w:val="28"/>
        </w:rPr>
        <w:t xml:space="preserve">. </w:t>
      </w:r>
      <w:r>
        <w:rPr>
          <w:rFonts w:ascii="Truetypewriter PolyglOTT" w:hAnsi="Truetypewriter PolyglOTT" w:cs="Truetypewriter PolyglOTT"/>
          <w:sz w:val="28"/>
          <w:szCs w:val="28"/>
        </w:rPr>
        <w:t>*</w:t>
      </w:r>
    </w:p>
    <w:p w:rsidR="007D5EA3" w:rsidRPr="007D5EA3" w:rsidRDefault="007D5EA3" w:rsidP="006D4BD1">
      <w:pPr>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lastRenderedPageBreak/>
        <w:t>Девушка: -Вы совсем сошли…</w:t>
      </w:r>
    </w:p>
    <w:p w:rsidR="007D5EA3" w:rsidRPr="007D5EA3" w:rsidRDefault="006D4BD1" w:rsidP="007D5EA3">
      <w:pPr>
        <w:ind w:firstLine="708"/>
        <w:rPr>
          <w:rFonts w:ascii="Truetypewriter PolyglOTT" w:hAnsi="Truetypewriter PolyglOTT" w:cs="Truetypewriter PolyglOTT"/>
          <w:sz w:val="28"/>
          <w:szCs w:val="28"/>
        </w:rPr>
      </w:pPr>
      <w:r>
        <w:rPr>
          <w:rFonts w:ascii="Truetypewriter PolyglOTT" w:hAnsi="Truetypewriter PolyglOTT" w:cs="Truetypewriter PolyglOTT"/>
          <w:sz w:val="28"/>
          <w:szCs w:val="28"/>
        </w:rPr>
        <w:t>*</w:t>
      </w:r>
      <w:r w:rsidR="007D5EA3" w:rsidRPr="007D5EA3">
        <w:rPr>
          <w:rFonts w:ascii="Truetypewriter PolyglOTT" w:hAnsi="Truetypewriter PolyglOTT" w:cs="Truetypewriter PolyglOTT"/>
          <w:sz w:val="28"/>
          <w:szCs w:val="28"/>
        </w:rPr>
        <w:t>На этих словах в комнату вошёл главный управляющий Пимбазенской голантереи – Лекадр Шрау Ситаго.</w:t>
      </w:r>
      <w:r>
        <w:rPr>
          <w:rFonts w:ascii="Truetypewriter PolyglOTT" w:hAnsi="Truetypewriter PolyglOTT" w:cs="Truetypewriter PolyglOTT"/>
          <w:sz w:val="28"/>
          <w:szCs w:val="28"/>
        </w:rPr>
        <w:t>*</w:t>
      </w:r>
    </w:p>
    <w:p w:rsidR="007D5EA3" w:rsidRPr="007D5EA3" w:rsidRDefault="007D5EA3" w:rsidP="006D4BD1">
      <w:pPr>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Лекадр: -Ниссэ, пожалуйста, замолчи! Приношу свои извинения</w:t>
      </w:r>
      <w:r w:rsidR="006D4BD1">
        <w:rPr>
          <w:rFonts w:ascii="Truetypewriter PolyglOTT" w:hAnsi="Truetypewriter PolyglOTT" w:cs="Truetypewriter PolyglOTT"/>
          <w:sz w:val="28"/>
          <w:szCs w:val="28"/>
        </w:rPr>
        <w:t>,</w:t>
      </w:r>
      <w:r w:rsidRPr="007D5EA3">
        <w:rPr>
          <w:rFonts w:ascii="Truetypewriter PolyglOTT" w:hAnsi="Truetypewriter PolyglOTT" w:cs="Truetypewriter PolyglOTT"/>
          <w:sz w:val="28"/>
          <w:szCs w:val="28"/>
        </w:rPr>
        <w:t xml:space="preserve"> господин Зофэ</w:t>
      </w:r>
    </w:p>
    <w:p w:rsidR="007D5EA3" w:rsidRPr="007D5EA3" w:rsidRDefault="007D5EA3" w:rsidP="006D4BD1">
      <w:pPr>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Исаак: -«Господин», что за странное обращение</w:t>
      </w:r>
      <w:r w:rsidR="006D4BD1">
        <w:rPr>
          <w:rFonts w:ascii="Truetypewriter PolyglOTT" w:hAnsi="Truetypewriter PolyglOTT" w:cs="Truetypewriter PolyglOTT"/>
          <w:sz w:val="28"/>
          <w:szCs w:val="28"/>
        </w:rPr>
        <w:t>: не официальное, не дружеское</w:t>
      </w:r>
      <w:r w:rsidRPr="007D5EA3">
        <w:rPr>
          <w:rFonts w:ascii="Truetypewriter PolyglOTT" w:hAnsi="Truetypewriter PolyglOTT" w:cs="Truetypewriter PolyglOTT"/>
          <w:sz w:val="28"/>
          <w:szCs w:val="28"/>
        </w:rPr>
        <w:t>? Неужели вы и к отцу обращались абсолютно также. Я не думаю, что это так</w:t>
      </w:r>
      <w:r w:rsidR="006D4BD1">
        <w:rPr>
          <w:rFonts w:ascii="Truetypewriter PolyglOTT" w:hAnsi="Truetypewriter PolyglOTT" w:cs="Truetypewriter PolyglOTT"/>
          <w:sz w:val="28"/>
          <w:szCs w:val="28"/>
        </w:rPr>
        <w:t>…</w:t>
      </w:r>
    </w:p>
    <w:p w:rsidR="007D5EA3" w:rsidRPr="007D5EA3" w:rsidRDefault="006D4BD1" w:rsidP="006D4BD1">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Лекард: -Прошу прощение Ваше высочество</w:t>
      </w:r>
      <w:r w:rsidR="007D5EA3" w:rsidRPr="007D5EA3">
        <w:rPr>
          <w:rFonts w:ascii="Truetypewriter PolyglOTT" w:hAnsi="Truetypewriter PolyglOTT" w:cs="Truetypewriter PolyglOTT"/>
          <w:sz w:val="28"/>
          <w:szCs w:val="28"/>
        </w:rPr>
        <w:t>. Я слишком долгое время провёл в Федерации и других кластерах, где подобное обращение считается обязательной частью речи.</w:t>
      </w:r>
    </w:p>
    <w:p w:rsidR="007D5EA3" w:rsidRPr="007D5EA3" w:rsidRDefault="007D5EA3" w:rsidP="006D4BD1">
      <w:pPr>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Исаак: -Я не злюсь, я всё понимаю.</w:t>
      </w:r>
      <w:r w:rsidR="006D4BD1">
        <w:rPr>
          <w:rFonts w:ascii="Truetypewriter PolyglOTT" w:hAnsi="Truetypewriter PolyglOTT" w:cs="Truetypewriter PolyglOTT"/>
          <w:sz w:val="28"/>
          <w:szCs w:val="28"/>
        </w:rPr>
        <w:t xml:space="preserve"> Просто хотя бы мизерная субординация должна быть обязательна…</w:t>
      </w:r>
      <w:r w:rsidRPr="007D5EA3">
        <w:rPr>
          <w:rFonts w:ascii="Truetypewriter PolyglOTT" w:hAnsi="Truetypewriter PolyglOTT" w:cs="Truetypewriter PolyglOTT"/>
          <w:sz w:val="28"/>
          <w:szCs w:val="28"/>
        </w:rPr>
        <w:t xml:space="preserve"> Ниссэ, красивое имя, так зовут</w:t>
      </w:r>
      <w:r w:rsidR="006D4BD1">
        <w:rPr>
          <w:rFonts w:ascii="Truetypewriter PolyglOTT" w:hAnsi="Truetypewriter PolyglOTT" w:cs="Truetypewriter PolyglOTT"/>
          <w:sz w:val="28"/>
          <w:szCs w:val="28"/>
        </w:rPr>
        <w:t>… Т</w:t>
      </w:r>
      <w:r w:rsidRPr="007D5EA3">
        <w:rPr>
          <w:rFonts w:ascii="Truetypewriter PolyglOTT" w:hAnsi="Truetypewriter PolyglOTT" w:cs="Truetypewriter PolyglOTT"/>
          <w:sz w:val="28"/>
          <w:szCs w:val="28"/>
        </w:rPr>
        <w:t>ак звали мою маму… Судя по всему вы из Жистонеса?</w:t>
      </w:r>
    </w:p>
    <w:p w:rsidR="007D5EA3" w:rsidRPr="007D5EA3" w:rsidRDefault="005D56DD" w:rsidP="007D5EA3">
      <w:pPr>
        <w:ind w:firstLine="708"/>
        <w:rPr>
          <w:rFonts w:ascii="Truetypewriter PolyglOTT" w:hAnsi="Truetypewriter PolyglOTT" w:cs="Truetypewriter PolyglOTT"/>
          <w:sz w:val="28"/>
          <w:szCs w:val="28"/>
        </w:rPr>
      </w:pPr>
      <w:r>
        <w:rPr>
          <w:rFonts w:ascii="Truetypewriter PolyglOTT" w:hAnsi="Truetypewriter PolyglOTT" w:cs="Truetypewriter PolyglOTT"/>
          <w:sz w:val="28"/>
          <w:szCs w:val="28"/>
        </w:rPr>
        <w:t>*</w:t>
      </w:r>
      <w:r w:rsidR="007D5EA3" w:rsidRPr="007D5EA3">
        <w:rPr>
          <w:rFonts w:ascii="Truetypewriter PolyglOTT" w:hAnsi="Truetypewriter PolyglOTT" w:cs="Truetypewriter PolyglOTT"/>
          <w:sz w:val="28"/>
          <w:szCs w:val="28"/>
        </w:rPr>
        <w:t xml:space="preserve">Девушка зло посмотрела на </w:t>
      </w:r>
      <w:r>
        <w:rPr>
          <w:rFonts w:ascii="Truetypewriter PolyglOTT" w:hAnsi="Truetypewriter PolyglOTT" w:cs="Truetypewriter PolyglOTT"/>
          <w:sz w:val="28"/>
          <w:szCs w:val="28"/>
        </w:rPr>
        <w:t>Исаака</w:t>
      </w:r>
      <w:r w:rsidR="007D5EA3" w:rsidRPr="007D5EA3">
        <w:rPr>
          <w:rFonts w:ascii="Truetypewriter PolyglOTT" w:hAnsi="Truetypewriter PolyglOTT" w:cs="Truetypewriter PolyglOTT"/>
          <w:sz w:val="28"/>
          <w:szCs w:val="28"/>
        </w:rPr>
        <w:t xml:space="preserve">, но помимо этой злобы было в </w:t>
      </w:r>
      <w:r>
        <w:rPr>
          <w:rFonts w:ascii="Truetypewriter PolyglOTT" w:hAnsi="Truetypewriter PolyglOTT" w:cs="Truetypewriter PolyglOTT"/>
          <w:sz w:val="28"/>
          <w:szCs w:val="28"/>
        </w:rPr>
        <w:t>ней нечто загадочное, непонятное</w:t>
      </w:r>
      <w:r w:rsidR="007D5EA3" w:rsidRPr="007D5EA3">
        <w:rPr>
          <w:rFonts w:ascii="Truetypewriter PolyglOTT" w:hAnsi="Truetypewriter PolyglOTT" w:cs="Truetypewriter PolyglOTT"/>
          <w:sz w:val="28"/>
          <w:szCs w:val="28"/>
        </w:rPr>
        <w:t>.</w:t>
      </w:r>
      <w:r>
        <w:rPr>
          <w:rFonts w:ascii="Truetypewriter PolyglOTT" w:hAnsi="Truetypewriter PolyglOTT" w:cs="Truetypewriter PolyglOTT"/>
          <w:sz w:val="28"/>
          <w:szCs w:val="28"/>
        </w:rPr>
        <w:t>*</w:t>
      </w:r>
    </w:p>
    <w:p w:rsidR="007D5EA3" w:rsidRPr="007D5EA3" w:rsidRDefault="007D5EA3" w:rsidP="005D56DD">
      <w:pPr>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Лекард: -Да, моя ныне покойная жена Фиинн рэ дэ Алькьо из Жистонеса. Она и дала имя дочери…</w:t>
      </w:r>
    </w:p>
    <w:p w:rsidR="007D5EA3" w:rsidRPr="007D5EA3" w:rsidRDefault="007D5EA3" w:rsidP="005D56DD">
      <w:pPr>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Исаак: -Несущая истинный свет</w:t>
      </w:r>
    </w:p>
    <w:p w:rsidR="007D5EA3" w:rsidRPr="007D5EA3" w:rsidRDefault="005D56DD" w:rsidP="005D56DD">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Ниссэ: - Ваше высочество</w:t>
      </w:r>
      <w:r w:rsidR="007D5EA3" w:rsidRPr="007D5EA3">
        <w:rPr>
          <w:rFonts w:ascii="Truetypewriter PolyglOTT" w:hAnsi="Truetypewriter PolyglOTT" w:cs="Truetypewriter PolyglOTT"/>
          <w:sz w:val="28"/>
          <w:szCs w:val="28"/>
        </w:rPr>
        <w:t>, вы бесцеремонны и крайне нетактичны</w:t>
      </w:r>
    </w:p>
    <w:p w:rsidR="007D5EA3" w:rsidRPr="007D5EA3" w:rsidRDefault="005D56DD" w:rsidP="007D5EA3">
      <w:pPr>
        <w:ind w:firstLine="708"/>
        <w:rPr>
          <w:rFonts w:ascii="Truetypewriter PolyglOTT" w:hAnsi="Truetypewriter PolyglOTT" w:cs="Truetypewriter PolyglOTT"/>
          <w:sz w:val="28"/>
          <w:szCs w:val="28"/>
        </w:rPr>
      </w:pPr>
      <w:r>
        <w:rPr>
          <w:rFonts w:ascii="Truetypewriter PolyglOTT" w:hAnsi="Truetypewriter PolyglOTT" w:cs="Truetypewriter PolyglOTT"/>
          <w:sz w:val="28"/>
          <w:szCs w:val="28"/>
        </w:rPr>
        <w:t>*</w:t>
      </w:r>
      <w:r w:rsidR="007D5EA3" w:rsidRPr="007D5EA3">
        <w:rPr>
          <w:rFonts w:ascii="Truetypewriter PolyglOTT" w:hAnsi="Truetypewriter PolyglOTT" w:cs="Truetypewriter PolyglOTT"/>
          <w:sz w:val="28"/>
          <w:szCs w:val="28"/>
        </w:rPr>
        <w:t>Наконец не выдержав сказала девушка. Лекард приготовился отчитать свою дочь, но я его остановил.</w:t>
      </w:r>
      <w:r>
        <w:rPr>
          <w:rFonts w:ascii="Truetypewriter PolyglOTT" w:hAnsi="Truetypewriter PolyglOTT" w:cs="Truetypewriter PolyglOTT"/>
          <w:sz w:val="28"/>
          <w:szCs w:val="28"/>
        </w:rPr>
        <w:t>*</w:t>
      </w:r>
    </w:p>
    <w:p w:rsidR="007D5EA3" w:rsidRDefault="007D5EA3" w:rsidP="005D56DD">
      <w:pPr>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Исаак: -</w:t>
      </w:r>
      <w:r w:rsidR="005D56DD">
        <w:rPr>
          <w:rFonts w:ascii="Truetypewriter PolyglOTT" w:hAnsi="Truetypewriter PolyglOTT" w:cs="Truetypewriter PolyglOTT"/>
          <w:sz w:val="28"/>
          <w:szCs w:val="28"/>
        </w:rPr>
        <w:t>А вы, госпожа Ситаго, разве чем-то лучше, сейчас</w:t>
      </w:r>
      <w:r w:rsidRPr="007D5EA3">
        <w:rPr>
          <w:rFonts w:ascii="Truetypewriter PolyglOTT" w:hAnsi="Truetypewriter PolyglOTT" w:cs="Truetypewriter PolyglOTT"/>
          <w:sz w:val="28"/>
          <w:szCs w:val="28"/>
        </w:rPr>
        <w:t>?</w:t>
      </w:r>
      <w:r w:rsidR="005D56DD">
        <w:rPr>
          <w:rFonts w:ascii="Truetypewriter PolyglOTT" w:hAnsi="Truetypewriter PolyglOTT" w:cs="Truetypewriter PolyglOTT"/>
          <w:sz w:val="28"/>
          <w:szCs w:val="28"/>
        </w:rPr>
        <w:t xml:space="preserve"> Я думаю, что я мог бы переубедить вас, но в этом нету особого смысла. Господин Ситаго, у вас было какое-то дело, давайте решим его и не будем трогать вашу дочь. Ей, очевидно, больно…</w:t>
      </w:r>
    </w:p>
    <w:p w:rsidR="005D56DD" w:rsidRDefault="005D56DD" w:rsidP="005D56DD">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Лекард: -Я лишь хотел напомнить, что сегодня собрание по…</w:t>
      </w:r>
    </w:p>
    <w:p w:rsidR="005D56DD" w:rsidRDefault="005D56DD" w:rsidP="005D56DD">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-По бюджету, я помню. Господин </w:t>
      </w:r>
      <w:r w:rsidR="00B032D8">
        <w:rPr>
          <w:rFonts w:ascii="Truetypewriter PolyglOTT" w:hAnsi="Truetypewriter PolyglOTT" w:cs="Truetypewriter PolyglOTT"/>
          <w:sz w:val="28"/>
          <w:szCs w:val="24"/>
        </w:rPr>
        <w:t>Мантрэ</w:t>
      </w:r>
      <w:r>
        <w:rPr>
          <w:rFonts w:ascii="Truetypewriter PolyglOTT" w:hAnsi="Truetypewriter PolyglOTT" w:cs="Truetypewriter PolyglOTT"/>
          <w:sz w:val="28"/>
          <w:szCs w:val="28"/>
        </w:rPr>
        <w:t xml:space="preserve"> уже получил список для чтения…</w:t>
      </w:r>
    </w:p>
    <w:p w:rsidR="005D56DD" w:rsidRPr="007D5EA3" w:rsidRDefault="005D56DD" w:rsidP="005D56DD">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Лекард: -Тогда не смею вас задерживать…</w:t>
      </w:r>
    </w:p>
    <w:p w:rsidR="007D5EA3" w:rsidRDefault="005D56DD" w:rsidP="005D56DD">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Ниссэ: -Исааи</w:t>
      </w:r>
      <w:r w:rsidR="007D5EA3" w:rsidRPr="007D5EA3">
        <w:rPr>
          <w:rFonts w:ascii="Truetypewriter PolyglOTT" w:hAnsi="Truetypewriter PolyglOTT" w:cs="Truetypewriter PolyglOTT"/>
          <w:sz w:val="28"/>
          <w:szCs w:val="28"/>
        </w:rPr>
        <w:t>, постойте… Для меня это впервые, но всё же, позвольте принести мои извинения.</w:t>
      </w:r>
    </w:p>
    <w:p w:rsidR="005D56DD" w:rsidRPr="007D5EA3" w:rsidRDefault="005D56DD" w:rsidP="005D56DD">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-Я не злюсь, просто научитесь быть более сдержанной</w:t>
      </w:r>
    </w:p>
    <w:p w:rsidR="007D5EA3" w:rsidRPr="007D5EA3" w:rsidRDefault="005D56DD" w:rsidP="005D56DD">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*Иссак</w:t>
      </w:r>
      <w:r w:rsidR="007D5EA3" w:rsidRPr="007D5EA3">
        <w:rPr>
          <w:rFonts w:ascii="Truetypewriter PolyglOTT" w:hAnsi="Truetypewriter PolyglOTT" w:cs="Truetypewriter PolyglOTT"/>
          <w:sz w:val="28"/>
          <w:szCs w:val="28"/>
        </w:rPr>
        <w:t xml:space="preserve"> вошёл в лифт. Что-то невероятно странное терзало </w:t>
      </w:r>
      <w:r>
        <w:rPr>
          <w:rFonts w:ascii="Truetypewriter PolyglOTT" w:hAnsi="Truetypewriter PolyglOTT" w:cs="Truetypewriter PolyglOTT"/>
          <w:sz w:val="28"/>
          <w:szCs w:val="28"/>
        </w:rPr>
        <w:t>его. И он</w:t>
      </w:r>
      <w:r w:rsidR="007D5EA3" w:rsidRPr="007D5EA3">
        <w:rPr>
          <w:rFonts w:ascii="Truetypewriter PolyglOTT" w:hAnsi="Truetypewriter PolyglOTT" w:cs="Truetypewriter PolyglOTT"/>
          <w:sz w:val="28"/>
          <w:szCs w:val="28"/>
        </w:rPr>
        <w:t xml:space="preserve"> не понимал, что это было. Поч</w:t>
      </w:r>
      <w:r>
        <w:rPr>
          <w:rFonts w:ascii="Truetypewriter PolyglOTT" w:hAnsi="Truetypewriter PolyglOTT" w:cs="Truetypewriter PolyglOTT"/>
          <w:sz w:val="28"/>
          <w:szCs w:val="28"/>
        </w:rPr>
        <w:t>ему она резко раскаялась? А может</w:t>
      </w:r>
      <w:r w:rsidR="007D5EA3" w:rsidRPr="007D5EA3">
        <w:rPr>
          <w:rFonts w:ascii="Truetypewriter PolyglOTT" w:hAnsi="Truetypewriter PolyglOTT" w:cs="Truetypewriter PolyglOTT"/>
          <w:sz w:val="28"/>
          <w:szCs w:val="28"/>
        </w:rPr>
        <w:t xml:space="preserve"> пр</w:t>
      </w:r>
      <w:r>
        <w:rPr>
          <w:rFonts w:ascii="Truetypewriter PolyglOTT" w:hAnsi="Truetypewriter PolyglOTT" w:cs="Truetypewriter PolyglOTT"/>
          <w:sz w:val="28"/>
          <w:szCs w:val="28"/>
        </w:rPr>
        <w:t>осто сделала это из вежливости? Было много вопросов, но мало ответов</w:t>
      </w:r>
    </w:p>
    <w:p w:rsidR="007D5EA3" w:rsidRPr="007D5EA3" w:rsidRDefault="005D56DD" w:rsidP="007D5EA3">
      <w:pPr>
        <w:ind w:firstLine="708"/>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Но все его</w:t>
      </w:r>
      <w:r w:rsidR="007D5EA3" w:rsidRPr="007D5EA3">
        <w:rPr>
          <w:rFonts w:ascii="Truetypewriter PolyglOTT" w:hAnsi="Truetypewriter PolyglOTT" w:cs="Truetypewriter PolyglOTT"/>
          <w:sz w:val="28"/>
          <w:szCs w:val="28"/>
        </w:rPr>
        <w:t xml:space="preserve"> мыс</w:t>
      </w:r>
      <w:r>
        <w:rPr>
          <w:rFonts w:ascii="Truetypewriter PolyglOTT" w:hAnsi="Truetypewriter PolyglOTT" w:cs="Truetypewriter PolyglOTT"/>
          <w:sz w:val="28"/>
          <w:szCs w:val="28"/>
        </w:rPr>
        <w:t>ли прервал отец, отправивший</w:t>
      </w:r>
      <w:r w:rsidR="007D5EA3" w:rsidRPr="007D5EA3">
        <w:rPr>
          <w:rFonts w:ascii="Truetypewriter PolyglOTT" w:hAnsi="Truetypewriter PolyglOTT" w:cs="Truetypewriter PolyglOTT"/>
          <w:sz w:val="28"/>
          <w:szCs w:val="28"/>
        </w:rPr>
        <w:t xml:space="preserve"> сообщение, которое доста</w:t>
      </w:r>
      <w:r>
        <w:rPr>
          <w:rFonts w:ascii="Truetypewriter PolyglOTT" w:hAnsi="Truetypewriter PolyglOTT" w:cs="Truetypewriter PolyglOTT"/>
          <w:sz w:val="28"/>
          <w:szCs w:val="28"/>
        </w:rPr>
        <w:t>точно хорошо описывало</w:t>
      </w:r>
      <w:r w:rsidR="007D5EA3" w:rsidRPr="007D5EA3">
        <w:rPr>
          <w:rFonts w:ascii="Truetypewriter PolyglOTT" w:hAnsi="Truetypewriter PolyglOTT" w:cs="Truetypewriter PolyglOTT"/>
          <w:sz w:val="28"/>
          <w:szCs w:val="28"/>
        </w:rPr>
        <w:t xml:space="preserve"> отношение</w:t>
      </w:r>
      <w:r>
        <w:rPr>
          <w:rFonts w:ascii="Truetypewriter PolyglOTT" w:hAnsi="Truetypewriter PolyglOTT" w:cs="Truetypewriter PolyglOTT"/>
          <w:sz w:val="28"/>
          <w:szCs w:val="28"/>
        </w:rPr>
        <w:t xml:space="preserve"> Эниси</w:t>
      </w:r>
      <w:r w:rsidR="007D5EA3" w:rsidRPr="007D5EA3">
        <w:rPr>
          <w:rFonts w:ascii="Truetypewriter PolyglOTT" w:hAnsi="Truetypewriter PolyglOTT" w:cs="Truetypewriter PolyglOTT"/>
          <w:sz w:val="28"/>
          <w:szCs w:val="28"/>
        </w:rPr>
        <w:t xml:space="preserve"> к ситуации в Пимбазене.</w:t>
      </w:r>
      <w:r>
        <w:rPr>
          <w:rFonts w:ascii="Truetypewriter PolyglOTT" w:hAnsi="Truetypewriter PolyglOTT" w:cs="Truetypewriter PolyglOTT"/>
          <w:sz w:val="28"/>
          <w:szCs w:val="28"/>
        </w:rPr>
        <w:t xml:space="preserve"> *</w:t>
      </w:r>
    </w:p>
    <w:p w:rsidR="007D5EA3" w:rsidRDefault="005D56DD" w:rsidP="007D5EA3">
      <w:pPr>
        <w:ind w:firstLine="708"/>
        <w:rPr>
          <w:rFonts w:ascii="Truetypewriter PolyglOTT" w:hAnsi="Truetypewriter PolyglOTT" w:cs="Truetypewriter PolyglOTT"/>
          <w:sz w:val="28"/>
          <w:szCs w:val="28"/>
        </w:rPr>
      </w:pPr>
      <w:r>
        <w:rPr>
          <w:rFonts w:ascii="Truetypewriter PolyglOTT" w:hAnsi="Truetypewriter PolyglOTT" w:cs="Truetypewriter PolyglOTT"/>
          <w:sz w:val="28"/>
          <w:szCs w:val="28"/>
        </w:rPr>
        <w:t>Эниси: -</w:t>
      </w:r>
      <w:r w:rsidR="007D5EA3" w:rsidRPr="007D5EA3">
        <w:rPr>
          <w:rFonts w:ascii="Truetypewriter PolyglOTT" w:hAnsi="Truetypewriter PolyglOTT" w:cs="Truetypewriter PolyglOTT"/>
          <w:sz w:val="28"/>
          <w:szCs w:val="28"/>
        </w:rPr>
        <w:t xml:space="preserve">Исаак, я всё прекрасно понимаю, но, не могу не отметить, что ты слишком сильно полагаешься в своей политике на армию. Оставь её. </w:t>
      </w:r>
      <w:r>
        <w:rPr>
          <w:rFonts w:ascii="Truetypewriter PolyglOTT" w:hAnsi="Truetypewriter PolyglOTT" w:cs="Truetypewriter PolyglOTT"/>
          <w:sz w:val="28"/>
          <w:szCs w:val="28"/>
        </w:rPr>
        <w:t>Не иди сегодня на собрание*</w:t>
      </w:r>
    </w:p>
    <w:p w:rsidR="005D56DD" w:rsidRDefault="005D56DD" w:rsidP="005D56DD">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Это было странно</w:t>
      </w:r>
      <w:r w:rsidR="00B032D8">
        <w:rPr>
          <w:rFonts w:ascii="Truetypewriter PolyglOTT" w:hAnsi="Truetypewriter PolyglOTT" w:cs="Truetypewriter PolyglOTT"/>
          <w:sz w:val="28"/>
          <w:szCs w:val="28"/>
        </w:rPr>
        <w:t>, до этого Эниси всегда звонил Исааку, а тут сообщение, прищём сухое.*</w:t>
      </w:r>
    </w:p>
    <w:p w:rsidR="00B032D8" w:rsidRPr="007D5EA3" w:rsidRDefault="00B032D8" w:rsidP="005D56DD">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19:53 25.06.2018 (дневник Исаака)</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По прибытии в зал заседаний, я, как ни в чём не бывало, сел за главную трибуну и объявил о начале заседания. Только вот ни Лекарда Ситаго, ни Альфа Кришлау на заседании не было, что было странно. Долгие пять часов две фракции дрались за необходимые суммы, но в итоге на мой стол легли два плана бюджета. В обоих армия запрашивала какие-то астрономические суммы.</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Я посмотрел на написанные цифры и ужаснулся. Я действительно не понимал смысла выделать 555 миллиардов квампессо на государство. Для примера 5 миллионовов квампессо хватило бы Жистонесу на 4 года войны с Гальницем. Я решил поинтересоваться.</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Исаак: -А куда вам такие деньги, вроде как бюджет предполагал 10 миллионов квампессо на 1 государство. С домножением на коэффициент</w:t>
      </w:r>
      <w:r w:rsidR="00B032D8">
        <w:rPr>
          <w:rFonts w:ascii="Truetypewriter PolyglOTT" w:hAnsi="Truetypewriter PolyglOTT" w:cs="Truetypewriter PolyglOTT"/>
          <w:sz w:val="28"/>
          <w:szCs w:val="28"/>
        </w:rPr>
        <w:t xml:space="preserve">, конечно, но не на такой? Господин </w:t>
      </w:r>
      <w:r w:rsidR="00B032D8">
        <w:rPr>
          <w:rFonts w:ascii="Truetypewriter PolyglOTT" w:hAnsi="Truetypewriter PolyglOTT" w:cs="Truetypewriter PolyglOTT"/>
          <w:sz w:val="28"/>
          <w:szCs w:val="24"/>
        </w:rPr>
        <w:t>Мантрэ</w:t>
      </w:r>
      <w:r w:rsidRPr="007D5EA3">
        <w:rPr>
          <w:rFonts w:ascii="Truetypewriter PolyglOTT" w:hAnsi="Truetypewriter PolyglOTT" w:cs="Truetypewriter PolyglOTT"/>
          <w:sz w:val="28"/>
          <w:szCs w:val="28"/>
        </w:rPr>
        <w:t>, какой изначально был бюджет?</w:t>
      </w:r>
    </w:p>
    <w:p w:rsidR="007D5EA3" w:rsidRPr="007D5EA3" w:rsidRDefault="00B032D8" w:rsidP="00B032D8">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Гильм</w:t>
      </w:r>
      <w:r w:rsidR="007D5EA3" w:rsidRPr="007D5EA3">
        <w:rPr>
          <w:rFonts w:ascii="Truetypewriter PolyglOTT" w:hAnsi="Truetypewriter PolyglOTT" w:cs="Truetypewriter PolyglOTT"/>
          <w:sz w:val="28"/>
          <w:szCs w:val="28"/>
        </w:rPr>
        <w:t>: -Один миилиард квампессо</w:t>
      </w:r>
    </w:p>
    <w:p w:rsidR="007D5EA3" w:rsidRPr="007D5EA3" w:rsidRDefault="007D5EA3" w:rsidP="00C54E65">
      <w:pPr>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Исаак: -Так, где Альф Кришлау? Мне нужно узнать куда нашей прекрасной армии потребовалось 554 миллиарда квампессо. Голантерея видите ли в свой миллиард уложилась.</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Через 15 минут в зал вошли Кришлау и Ситаго. По выражению их лиц было</w:t>
      </w:r>
      <w:r w:rsidR="00C54E65">
        <w:rPr>
          <w:rFonts w:ascii="Truetypewriter PolyglOTT" w:hAnsi="Truetypewriter PolyglOTT" w:cs="Truetypewriter PolyglOTT"/>
          <w:sz w:val="28"/>
          <w:szCs w:val="28"/>
        </w:rPr>
        <w:t xml:space="preserve"> понятно, </w:t>
      </w:r>
      <w:r w:rsidRPr="007D5EA3">
        <w:rPr>
          <w:rFonts w:ascii="Truetypewriter PolyglOTT" w:hAnsi="Truetypewriter PolyglOTT" w:cs="Truetypewriter PolyglOTT"/>
          <w:sz w:val="28"/>
          <w:szCs w:val="28"/>
        </w:rPr>
        <w:t>что не всё так просто.</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Исаак: И что же это за махинации? Альф, как тебе не стыдно порочить имя своего отца?</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Альф: -Это была его идея, я был не причастен. Люди голантереи удерживали меня. «</w:t>
      </w:r>
      <w:r w:rsidRPr="007D5EA3">
        <w:rPr>
          <w:rFonts w:ascii="Truetypewriter PolyglOTT" w:hAnsi="Truetypewriter PolyglOTT" w:cs="Truetypewriter PolyglOTT"/>
          <w:sz w:val="28"/>
          <w:szCs w:val="28"/>
          <w:lang w:val="en-US"/>
        </w:rPr>
        <w:t>Emanelicrone</w:t>
      </w:r>
      <w:r w:rsidRPr="007D5EA3">
        <w:rPr>
          <w:rFonts w:ascii="Truetypewriter PolyglOTT" w:hAnsi="Truetypewriter PolyglOTT" w:cs="Truetypewriter PolyglOTT"/>
          <w:sz w:val="28"/>
          <w:szCs w:val="28"/>
        </w:rPr>
        <w:t xml:space="preserve"> </w:t>
      </w:r>
      <w:r w:rsidRPr="007D5EA3">
        <w:rPr>
          <w:rFonts w:ascii="Truetypewriter PolyglOTT" w:hAnsi="Truetypewriter PolyglOTT" w:cs="Truetypewriter PolyglOTT"/>
          <w:sz w:val="28"/>
          <w:szCs w:val="28"/>
          <w:lang w:val="en-US"/>
        </w:rPr>
        <w:t>shora</w:t>
      </w:r>
      <w:r w:rsidRPr="007D5EA3">
        <w:rPr>
          <w:rFonts w:ascii="Truetypewriter PolyglOTT" w:hAnsi="Truetypewriter PolyglOTT" w:cs="Truetypewriter PolyglOTT"/>
          <w:sz w:val="28"/>
          <w:szCs w:val="28"/>
        </w:rPr>
        <w:t>» (Перевод: клянусь собственной кровью. *После такой клятвы, в случае, если принёсший её пимбур солгал, он обязуется самолично уйти в изгнание и вонзить себе нож в сердце*</w:t>
      </w:r>
    </w:p>
    <w:p w:rsidR="007D5EA3" w:rsidRDefault="00C54E65" w:rsidP="00C54E65">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Ле</w:t>
      </w:r>
      <w:r w:rsidR="007D5EA3" w:rsidRPr="007D5EA3">
        <w:rPr>
          <w:rFonts w:ascii="Truetypewriter PolyglOTT" w:hAnsi="Truetypewriter PolyglOTT" w:cs="Truetypewriter PolyglOTT"/>
          <w:sz w:val="28"/>
          <w:szCs w:val="28"/>
        </w:rPr>
        <w:t>кард: - Сволочь!!! Я готовился к этому уже 5 оборотов, учёл всё, всё кроме упрямства этого падонка. Но ваш папаша держал Ши постоянно при себе, да и чета Ли постоянно его зажимала в общем бюджете. Шутка ли: 1.5 миллиарда на двоих? Почему всегда весь бюджет уходит на армию? Нельзя выделить хотя бы 2 миллиарда квампессо?</w:t>
      </w:r>
    </w:p>
    <w:p w:rsidR="00C54E65" w:rsidRDefault="00C54E65" w:rsidP="00C54E65">
      <w:pPr>
        <w:rPr>
          <w:rFonts w:ascii="Truetypewriter PolyglOTT" w:hAnsi="Truetypewriter PolyglOTT" w:cs="Truetypewriter PolyglOTT"/>
          <w:sz w:val="28"/>
          <w:szCs w:val="28"/>
        </w:rPr>
      </w:pPr>
      <w:r>
        <w:rPr>
          <w:rFonts w:ascii="Truetypewriter PolyglOTT" w:hAnsi="Truetypewriter PolyglOTT" w:cs="Truetypewriter PolyglOTT"/>
          <w:sz w:val="28"/>
          <w:szCs w:val="28"/>
        </w:rPr>
        <w:lastRenderedPageBreak/>
        <w:t>*Он тянет время… Это видно *</w:t>
      </w:r>
    </w:p>
    <w:p w:rsidR="007D5EA3" w:rsidRDefault="007D5EA3" w:rsidP="00C54E65">
      <w:pPr>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Исаак: -</w:t>
      </w:r>
      <w:r w:rsidR="00C54E65">
        <w:rPr>
          <w:rFonts w:ascii="Truetypewriter PolyglOTT" w:hAnsi="Truetypewriter PolyglOTT" w:cs="Truetypewriter PolyglOTT"/>
          <w:sz w:val="28"/>
          <w:szCs w:val="28"/>
        </w:rPr>
        <w:t>Присядьте рядом, господин Ситаго…</w:t>
      </w:r>
    </w:p>
    <w:p w:rsidR="00C54E65" w:rsidRDefault="00C54E65" w:rsidP="00C54E65">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Лекард: -Но… </w:t>
      </w:r>
    </w:p>
    <w:p w:rsidR="00C54E65" w:rsidRDefault="00C54E65" w:rsidP="00C54E65">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-Ладно, тогда собрание окончено, берём бюджет прошлого года.</w:t>
      </w:r>
    </w:p>
    <w:p w:rsidR="00C54E65" w:rsidRDefault="00C54E65" w:rsidP="00C54E65">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(Конец записей Исаака)</w:t>
      </w:r>
    </w:p>
    <w:p w:rsidR="00B0722C" w:rsidRDefault="00B0722C" w:rsidP="00C54E65">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вышел из комнаты и в дверях сказал Альфу*</w:t>
      </w:r>
    </w:p>
    <w:p w:rsidR="00B0722C" w:rsidRDefault="00B0722C" w:rsidP="00C54E65">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-А с тобой, мы ещё пого…</w:t>
      </w:r>
    </w:p>
    <w:p w:rsidR="00B0722C" w:rsidRDefault="00B0722C" w:rsidP="00C54E65">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*Раздался взрыв и столы перевернуло*</w:t>
      </w:r>
    </w:p>
    <w:p w:rsidR="00B0722C" w:rsidRDefault="00B0722C" w:rsidP="00C54E65">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-Так вот оно что…</w:t>
      </w:r>
    </w:p>
    <w:p w:rsidR="00B0722C" w:rsidRDefault="00B0722C" w:rsidP="00C54E65">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Альф: -Схватите Ситаго!!!</w:t>
      </w:r>
    </w:p>
    <w:p w:rsidR="00B0722C" w:rsidRPr="007D5EA3" w:rsidRDefault="00B0722C" w:rsidP="00C54E65">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(начало записей) </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 xml:space="preserve">Я знаю, что закон должен быть един для всех, но мне не давало покоя то, что его дочь останется одна. Но в тоже время, о происшествии должен был заявить именно я – так велел закон, написанный отцом: «…Если чиновник нарушает закон, то его непосредственный начальник должен заявить о право нарушении его родственникам…» - вроде как это было сделано для прозрачности и гласности, но в ту минуту нечто не давало мне покоя. Я нажал на кнопку </w:t>
      </w:r>
      <w:r w:rsidR="00B0722C">
        <w:rPr>
          <w:rFonts w:ascii="Truetypewriter PolyglOTT" w:hAnsi="Truetypewriter PolyglOTT" w:cs="Truetypewriter PolyglOTT"/>
          <w:sz w:val="28"/>
          <w:szCs w:val="28"/>
        </w:rPr>
        <w:t>включения коммуникатора</w:t>
      </w:r>
      <w:r w:rsidRPr="007D5EA3">
        <w:rPr>
          <w:rFonts w:ascii="Truetypewriter PolyglOTT" w:hAnsi="Truetypewriter PolyglOTT" w:cs="Truetypewriter PolyglOTT"/>
          <w:sz w:val="28"/>
          <w:szCs w:val="28"/>
        </w:rPr>
        <w:t xml:space="preserve">. Вбил высланный мне из </w:t>
      </w:r>
      <w:r w:rsidR="00B0722C">
        <w:rPr>
          <w:rFonts w:ascii="Truetypewriter PolyglOTT" w:hAnsi="Truetypewriter PolyglOTT" w:cs="Truetypewriter PolyglOTT"/>
          <w:sz w:val="28"/>
          <w:szCs w:val="28"/>
        </w:rPr>
        <w:t>архива серийный номер её устройства</w:t>
      </w:r>
      <w:r w:rsidRPr="007D5EA3">
        <w:rPr>
          <w:rFonts w:ascii="Truetypewriter PolyglOTT" w:hAnsi="Truetypewriter PolyglOTT" w:cs="Truetypewriter PolyglOTT"/>
          <w:sz w:val="28"/>
          <w:szCs w:val="28"/>
        </w:rPr>
        <w:t>. Первые 4 цифры были очевидны «0001» - кластер Пимбазен. Далее три цифры угадать тоже не составляло труда «001» - государство Пимбазен. Номер Магвиля тоже не стал чем-то новеньким – 678923. А вот последние 8 цифр, показывающие остальное так просто по- памяти было не вбить. Я написал ей.</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Исаак: *Ниссэ, возможно наша встреча не задалась изначально. Но мне необходимо вам сказать кое-что очень важное. Вы можете встретиться со мной в замке Зофе, это на Сильве. Тут, на Магвиле слишком много тех, кто может воспользоваться этой информацией.*</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Где-то через час мне пришло ответное сообщение</w:t>
      </w:r>
    </w:p>
    <w:p w:rsidR="007D5EA3" w:rsidRPr="007D5EA3" w:rsidRDefault="007D5EA3" w:rsidP="00B0722C">
      <w:pPr>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Ниссэ: *Зофэ, пожалуйста не путайте ваши пошлые фантазии с реальной жизнью…*</w:t>
      </w:r>
    </w:p>
    <w:p w:rsidR="007D5EA3" w:rsidRPr="007D5EA3" w:rsidRDefault="007D5EA3" w:rsidP="00B0722C">
      <w:pPr>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Дальше я читать не стал. Возможно тогда это было оправдано, но сейчас я понимаю, что это был опрометчивый шаг.</w:t>
      </w:r>
    </w:p>
    <w:p w:rsidR="007D5EA3" w:rsidRPr="007D5EA3" w:rsidRDefault="007D5EA3" w:rsidP="00B0722C">
      <w:pPr>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Исаак: *Без этого, мне действительно нужно вам сказать кое-что важное*</w:t>
      </w:r>
    </w:p>
    <w:p w:rsidR="007D5EA3" w:rsidRPr="007D5EA3" w:rsidRDefault="007D5EA3" w:rsidP="00B0722C">
      <w:pPr>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lastRenderedPageBreak/>
        <w:t>Она прислала мне ответ где сказала, что через 15 часов будет ждать меня у замка Зофэ.</w:t>
      </w:r>
    </w:p>
    <w:p w:rsidR="007D5EA3" w:rsidRPr="007D5EA3" w:rsidRDefault="007D5EA3" w:rsidP="00B0722C">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Через 15 часов я прилетел к отцовскому замку. Там, как и всегда, было тихо и умиротворённо. Я не мог просто в лоб ей сказать, что её отец под стражей и готовиться дело, по которому он должен быть казнён. Именно поэтому я привёз её на Сильву: ни один живой глаз не увидит её реакцию, ничьё ухо не услышит этого, да и если она что-то сломает в этом замке, то мы с отцом смиримся с этим, и не будем требовать компенсацию.</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Мы поднялись на башню старого замка, то место, где Эниси впервые давным-давно перевёл Ши на нашу сторону. Да, он был в запустении, но именно та башня, стояла, будто построена каких-то лет 300 назад.</w:t>
      </w:r>
    </w:p>
    <w:p w:rsidR="007D5EA3" w:rsidRPr="007D5EA3" w:rsidRDefault="007D5EA3" w:rsidP="00B0722C">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Исаак: -Мы на месте, это Сильва. Возможно одно из последних мест в пределах радиуса Анджена, где ещё остались реликтовые леса. Расскажите мне о себе, я всё помню, но сейчас мне нужно понять</w:t>
      </w:r>
      <w:r w:rsidR="00B0722C">
        <w:rPr>
          <w:rFonts w:ascii="Truetypewriter PolyglOTT" w:hAnsi="Truetypewriter PolyglOTT" w:cs="Truetypewriter PolyglOTT"/>
          <w:sz w:val="28"/>
          <w:szCs w:val="28"/>
        </w:rPr>
        <w:t>,</w:t>
      </w:r>
      <w:r w:rsidRPr="007D5EA3">
        <w:rPr>
          <w:rFonts w:ascii="Truetypewriter PolyglOTT" w:hAnsi="Truetypewriter PolyglOTT" w:cs="Truetypewriter PolyglOTT"/>
          <w:sz w:val="28"/>
          <w:szCs w:val="28"/>
        </w:rPr>
        <w:t xml:space="preserve"> как вам преподнести информацию.</w:t>
      </w:r>
    </w:p>
    <w:p w:rsidR="007D5EA3" w:rsidRPr="007D5EA3" w:rsidRDefault="007D5EA3" w:rsidP="00B0722C">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Ниссэ: -Вы позвали меня сюда, чтоб просто проанализировать меня!? Вы так со всеми поступаете?</w:t>
      </w:r>
    </w:p>
    <w:p w:rsidR="007D5EA3" w:rsidRPr="007D5EA3" w:rsidRDefault="00B0722C" w:rsidP="00B0722C">
      <w:pPr>
        <w:ind w:firstLine="708"/>
        <w:rPr>
          <w:rFonts w:ascii="Truetypewriter PolyglOTT" w:hAnsi="Truetypewriter PolyglOTT" w:cs="Truetypewriter PolyglOTT"/>
          <w:sz w:val="28"/>
          <w:szCs w:val="28"/>
        </w:rPr>
      </w:pPr>
      <w:r>
        <w:rPr>
          <w:rFonts w:ascii="Truetypewriter PolyglOTT" w:hAnsi="Truetypewriter PolyglOTT" w:cs="Truetypewriter PolyglOTT"/>
          <w:sz w:val="28"/>
          <w:szCs w:val="28"/>
        </w:rPr>
        <w:t>Исаак: -Прошу, не нужно эмоций</w:t>
      </w:r>
      <w:r w:rsidR="007D5EA3" w:rsidRPr="007D5EA3">
        <w:rPr>
          <w:rFonts w:ascii="Truetypewriter PolyglOTT" w:hAnsi="Truetypewriter PolyglOTT" w:cs="Truetypewriter PolyglOTT"/>
          <w:sz w:val="28"/>
          <w:szCs w:val="28"/>
        </w:rPr>
        <w:t>. Расскажите об отце…</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*Я увидел, как её русые тонкие брови дёрнулись. Черты белого и тонкого лица приняли достаточно растерянный характер. Свойственные всем Жистонесцам голубые глаза забегали в испуге*</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Ниссэ: -Ладно, ваша взяла. Я расскажу. Мать с отцом никогда не жили вместе, но и не были в разводе. Сейчас мне 19, а когда было 16… Мама умерла. Это было незадолго до моего дня рождения: злая ирония судьбы… Отец, никогда мною не интересовался, он лишь давал указы, не более…</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Исаак: -А больше никого из родственников не было?</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Ниссэ: -Может быть и были, но они не смогли бы у столь влиятельного папаши выкрасть дочь. Да им дела нету.</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 xml:space="preserve">Исаак: </w:t>
      </w:r>
      <w:r w:rsidR="00B0722C">
        <w:rPr>
          <w:rFonts w:ascii="Truetypewriter PolyglOTT" w:hAnsi="Truetypewriter PolyglOTT" w:cs="Truetypewriter PolyglOTT"/>
          <w:sz w:val="28"/>
          <w:szCs w:val="28"/>
        </w:rPr>
        <w:t>-М</w:t>
      </w:r>
      <w:r w:rsidRPr="007D5EA3">
        <w:rPr>
          <w:rFonts w:ascii="Truetypewriter PolyglOTT" w:hAnsi="Truetypewriter PolyglOTT" w:cs="Truetypewriter PolyglOTT"/>
          <w:sz w:val="28"/>
          <w:szCs w:val="28"/>
        </w:rPr>
        <w:t>не искренно вас жаль. Я должен сказать то, после чего вы меня возненавидите… Ваш отец находится под следствием</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Ниссэ: Доигрался? Тогда не жалко. Посидит лет 5, остынет</w:t>
      </w:r>
    </w:p>
    <w:p w:rsidR="007D5EA3" w:rsidRPr="007D5EA3" w:rsidRDefault="007D5EA3" w:rsidP="007D5EA3">
      <w:pPr>
        <w:ind w:firstLine="708"/>
        <w:rPr>
          <w:rFonts w:ascii="Truetypewriter PolyglOTT" w:hAnsi="Truetypewriter PolyglOTT" w:cs="Truetypewriter PolyglOTT"/>
          <w:sz w:val="28"/>
          <w:szCs w:val="28"/>
        </w:rPr>
      </w:pPr>
      <w:r>
        <w:rPr>
          <w:rFonts w:ascii="Truetypewriter PolyglOTT" w:hAnsi="Truetypewriter PolyglOTT" w:cs="Truetypewriter PolyglOTT"/>
          <w:sz w:val="28"/>
          <w:szCs w:val="28"/>
        </w:rPr>
        <w:t xml:space="preserve">Исаак: Если бы, он </w:t>
      </w:r>
      <w:r w:rsidR="00965A8F">
        <w:rPr>
          <w:rFonts w:ascii="Truetypewriter PolyglOTT" w:hAnsi="Truetypewriter PolyglOTT" w:cs="Truetypewriter PolyglOTT"/>
          <w:sz w:val="28"/>
          <w:szCs w:val="28"/>
        </w:rPr>
        <w:t>совершил теракт</w:t>
      </w:r>
      <w:r w:rsidRPr="007D5EA3">
        <w:rPr>
          <w:rFonts w:ascii="Truetypewriter PolyglOTT" w:hAnsi="Truetypewriter PolyglOTT" w:cs="Truetypewriter PolyglOTT"/>
          <w:sz w:val="28"/>
          <w:szCs w:val="28"/>
        </w:rPr>
        <w:t>, а это</w:t>
      </w:r>
      <w:r w:rsidR="00965A8F">
        <w:rPr>
          <w:rFonts w:ascii="Truetypewriter PolyglOTT" w:hAnsi="Truetypewriter PolyglOTT" w:cs="Truetypewriter PolyglOTT"/>
          <w:sz w:val="28"/>
          <w:szCs w:val="28"/>
        </w:rPr>
        <w:t>, боюсь,</w:t>
      </w:r>
      <w:r w:rsidRPr="007D5EA3">
        <w:rPr>
          <w:rFonts w:ascii="Truetypewriter PolyglOTT" w:hAnsi="Truetypewriter PolyglOTT" w:cs="Truetypewriter PolyglOTT"/>
          <w:sz w:val="28"/>
          <w:szCs w:val="28"/>
        </w:rPr>
        <w:t xml:space="preserve"> смертная казнь…</w:t>
      </w:r>
    </w:p>
    <w:p w:rsidR="007D5EA3" w:rsidRPr="00B0722C" w:rsidRDefault="00965A8F" w:rsidP="00B0722C">
      <w:pPr>
        <w:ind w:firstLine="708"/>
        <w:jc w:val="center"/>
        <w:rPr>
          <w:rFonts w:ascii="Truetypewriter PolyglOTT" w:hAnsi="Truetypewriter PolyglOTT" w:cs="Truetypewriter PolyglOTT"/>
          <w:b/>
          <w:sz w:val="32"/>
          <w:szCs w:val="32"/>
        </w:rPr>
      </w:pPr>
      <w:r>
        <w:rPr>
          <w:rFonts w:ascii="Truetypewriter PolyglOTT" w:hAnsi="Truetypewriter PolyglOTT" w:cs="Truetypewriter PolyglOTT"/>
          <w:b/>
          <w:sz w:val="32"/>
          <w:szCs w:val="32"/>
        </w:rPr>
        <w:t xml:space="preserve">Глава 24. </w:t>
      </w:r>
      <w:r w:rsidR="007D5EA3" w:rsidRPr="00B0722C">
        <w:rPr>
          <w:rFonts w:ascii="Truetypewriter PolyglOTT" w:hAnsi="Truetypewriter PolyglOTT" w:cs="Truetypewriter PolyglOTT"/>
          <w:b/>
          <w:sz w:val="32"/>
          <w:szCs w:val="32"/>
        </w:rPr>
        <w:t>Пути вечны, но конечны</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Ниссэ (будто не сопротивляясь): -Да?...</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lastRenderedPageBreak/>
        <w:t xml:space="preserve">Она упала в обморок, что было ожидаемо. Я убивал врагов, но каждый раз это было сравнимо с отрубанием себе пальцев… Но воспитанный среди двух генералов, я никогда не знал, что люди могут чувствовать боль так. </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В этот момент всё будто перевернулось вверх дном. Если до прилёта на Сильву меня хоть каплю волновал нераспределённый бюджет, то сейчас я забыл о нём напрочь. Я смотрел на тело молодой девушки, которое лежало у моих ног. На её лице не было ни слёз, ни отчаяния – там не было ничего. Я не мог уйти, я не мог пошевелится, не мог вздохнуть или думать о чём-то другом – всё моё внимание приковала она.</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Казалось, что должны расстрелять не Ликарда Ситаго, а Эниси Зофе и Ли одновременно. Я не понимал, как я – сын человека, которому было суждено перекроить всё содружество. Сын человека, который убил своими руками сотни и приказал убить миллиарды. Как я мог от одного вида девушки лишиться любого желания жить? Тогда мне казалось, что я – лишь мрачная тень моего отца, оставленная на чёрном фоне. Как же я ошибался, особенно по поводу отца…</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А сейчас я смотрел на Ниссе. Я чувствовал каждую её эмоцию возможно сильнее, чем она сама.</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Исаак: -Мне искренне жаль… У Ликарда точно нету родственников… Да простит меня конституция пимбазена…</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Ниссэ: -Нет, нету… Да и знаете, Исаак. Вы не правы. *вытирая слёзы поднялась она* Вы не вправе очернять имя своего отца. Закон един для всех. Даже если бы я знала, что кто-нибудь ещё жив, я бы не сказала. Пускай меня хоть на улицу выгонят. Он это заслужил!!!</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Исаак: -Ниссэ?.. Я понимаю, вам тяжело… И мне кажется, что вы были не совсем искренни со мной. Хотя, может надо было показать пример на себе. Меня вообще растили братья отца: у меня не было никогда счастливого детства… Я даже никогда не видел ни матери, ни отца. Они – герои Пимбазена. Отправляясь тогда в замок Шен, они не знали, что их ждёт. А их ждало поражение… Не одну сотню лет готовил восстание в Пимбазене. Он вернул меня, да, но мать… Говорят Ниссэ Зофэ было небесной красоты. Но… Я её никогда не видел. И быть может, не увижу никогда. Мать обнимала меня лишь раз: в последнюю ночь перед своим уходом…</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В этот момент я замолчал. Не было не сил, не желания продолжать: мне это доставляло адскую боль. Я никогда не был ка все. Меня обучили лучшим пимбазенским техникам, но не кто не учил защищать душу.</w:t>
      </w:r>
    </w:p>
    <w:p w:rsidR="007D5EA3" w:rsidRP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t>Ниссэ: - Простите меня и отца. Мне грустно и печально, что вам приходится испытывать всё это. Но я действительно не знаю куда вы можете его пристроить</w:t>
      </w:r>
    </w:p>
    <w:p w:rsidR="007D5EA3" w:rsidRDefault="007D5EA3" w:rsidP="007D5EA3">
      <w:pPr>
        <w:ind w:firstLine="708"/>
        <w:rPr>
          <w:rFonts w:ascii="Truetypewriter PolyglOTT" w:hAnsi="Truetypewriter PolyglOTT" w:cs="Truetypewriter PolyglOTT"/>
          <w:sz w:val="28"/>
          <w:szCs w:val="28"/>
        </w:rPr>
      </w:pPr>
      <w:r w:rsidRPr="007D5EA3">
        <w:rPr>
          <w:rFonts w:ascii="Truetypewriter PolyglOTT" w:hAnsi="Truetypewriter PolyglOTT" w:cs="Truetypewriter PolyglOTT"/>
          <w:sz w:val="28"/>
          <w:szCs w:val="28"/>
        </w:rPr>
        <w:lastRenderedPageBreak/>
        <w:t>Я молча ушёл. Не знаю, было ли это странно, но оставаться я больше не мог. Я сел на свой корабль и направился на Магвиль</w:t>
      </w:r>
      <w:r w:rsidR="00327D7B">
        <w:rPr>
          <w:rFonts w:ascii="Truetypewriter PolyglOTT" w:hAnsi="Truetypewriter PolyglOTT" w:cs="Truetypewriter PolyglOTT"/>
          <w:sz w:val="28"/>
          <w:szCs w:val="28"/>
        </w:rPr>
        <w:t>…</w:t>
      </w:r>
    </w:p>
    <w:p w:rsidR="00327D7B" w:rsidRPr="007D5EA3" w:rsidRDefault="00327D7B" w:rsidP="00327D7B">
      <w:pPr>
        <w:rPr>
          <w:rFonts w:ascii="Truetypewriter PolyglOTT" w:hAnsi="Truetypewriter PolyglOTT" w:cs="Truetypewriter PolyglOTT"/>
          <w:sz w:val="28"/>
          <w:szCs w:val="28"/>
        </w:rPr>
      </w:pPr>
      <w:r>
        <w:rPr>
          <w:rFonts w:ascii="Truetypewriter PolyglOTT" w:hAnsi="Truetypewriter PolyglOTT" w:cs="Truetypewriter PolyglOTT"/>
          <w:sz w:val="28"/>
          <w:szCs w:val="28"/>
        </w:rPr>
        <w:t>(Конец записей)</w:t>
      </w:r>
    </w:p>
    <w:p w:rsidR="00F03EB0" w:rsidRPr="007D5EA3" w:rsidRDefault="00F03EB0" w:rsidP="007D5EA3">
      <w:pPr>
        <w:jc w:val="both"/>
        <w:rPr>
          <w:rFonts w:ascii="Truetypewriter PolyglOTT" w:hAnsi="Truetypewriter PolyglOTT" w:cs="Truetypewriter PolyglOTT"/>
          <w:sz w:val="28"/>
          <w:szCs w:val="28"/>
        </w:rPr>
      </w:pPr>
    </w:p>
    <w:p w:rsidR="00F03EB0" w:rsidRDefault="00F03EB0" w:rsidP="00D90293">
      <w:pPr>
        <w:ind w:firstLine="708"/>
        <w:jc w:val="both"/>
        <w:rPr>
          <w:rFonts w:ascii="Truetypewriter PolyglOTT" w:hAnsi="Truetypewriter PolyglOTT" w:cs="Truetypewriter PolyglOTT"/>
          <w:sz w:val="28"/>
          <w:szCs w:val="24"/>
        </w:rPr>
      </w:pPr>
    </w:p>
    <w:p w:rsidR="00F03EB0" w:rsidRDefault="00F03EB0" w:rsidP="00D90293">
      <w:pPr>
        <w:ind w:firstLine="708"/>
        <w:jc w:val="both"/>
        <w:rPr>
          <w:rFonts w:ascii="Truetypewriter PolyglOTT" w:hAnsi="Truetypewriter PolyglOTT" w:cs="Truetypewriter PolyglOTT"/>
          <w:sz w:val="28"/>
          <w:szCs w:val="24"/>
        </w:rPr>
      </w:pPr>
    </w:p>
    <w:p w:rsidR="00F03EB0" w:rsidRDefault="00F03EB0" w:rsidP="00D90293">
      <w:pPr>
        <w:ind w:firstLine="708"/>
        <w:jc w:val="both"/>
        <w:rPr>
          <w:rFonts w:ascii="Truetypewriter PolyglOTT" w:hAnsi="Truetypewriter PolyglOTT" w:cs="Truetypewriter PolyglOTT"/>
          <w:sz w:val="28"/>
          <w:szCs w:val="24"/>
        </w:rPr>
      </w:pPr>
    </w:p>
    <w:p w:rsidR="00F03EB0" w:rsidRDefault="00F03EB0" w:rsidP="00D90293">
      <w:pPr>
        <w:ind w:firstLine="708"/>
        <w:jc w:val="both"/>
        <w:rPr>
          <w:rFonts w:ascii="Truetypewriter PolyglOTT" w:hAnsi="Truetypewriter PolyglOTT" w:cs="Truetypewriter PolyglOTT"/>
          <w:sz w:val="28"/>
          <w:szCs w:val="24"/>
        </w:rPr>
      </w:pPr>
    </w:p>
    <w:p w:rsidR="00F03EB0" w:rsidRDefault="00F03EB0" w:rsidP="00D90293">
      <w:pPr>
        <w:ind w:firstLine="708"/>
        <w:jc w:val="both"/>
        <w:rPr>
          <w:rFonts w:ascii="Truetypewriter PolyglOTT" w:hAnsi="Truetypewriter PolyglOTT" w:cs="Truetypewriter PolyglOTT"/>
          <w:sz w:val="28"/>
          <w:szCs w:val="24"/>
        </w:rPr>
      </w:pPr>
    </w:p>
    <w:p w:rsidR="00F03EB0" w:rsidRDefault="00F03EB0" w:rsidP="00D90293">
      <w:pPr>
        <w:ind w:firstLine="708"/>
        <w:jc w:val="both"/>
        <w:rPr>
          <w:rFonts w:ascii="Truetypewriter PolyglOTT" w:hAnsi="Truetypewriter PolyglOTT" w:cs="Truetypewriter PolyglOTT"/>
          <w:sz w:val="28"/>
          <w:szCs w:val="24"/>
        </w:rPr>
      </w:pPr>
    </w:p>
    <w:p w:rsidR="00F03EB0" w:rsidRDefault="00F03EB0" w:rsidP="00D90293">
      <w:pPr>
        <w:ind w:firstLine="708"/>
        <w:jc w:val="both"/>
        <w:rPr>
          <w:rFonts w:ascii="Truetypewriter PolyglOTT" w:hAnsi="Truetypewriter PolyglOTT" w:cs="Truetypewriter PolyglOTT"/>
          <w:sz w:val="28"/>
          <w:szCs w:val="24"/>
        </w:rPr>
      </w:pPr>
    </w:p>
    <w:p w:rsidR="00F03EB0" w:rsidRDefault="00F03EB0" w:rsidP="00D90293">
      <w:pPr>
        <w:ind w:firstLine="708"/>
        <w:jc w:val="both"/>
        <w:rPr>
          <w:rFonts w:ascii="Truetypewriter PolyglOTT" w:hAnsi="Truetypewriter PolyglOTT" w:cs="Truetypewriter PolyglOTT"/>
          <w:sz w:val="28"/>
          <w:szCs w:val="24"/>
        </w:rPr>
      </w:pPr>
    </w:p>
    <w:p w:rsidR="00F03EB0" w:rsidRDefault="00F03EB0" w:rsidP="00D90293">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965E33" w:rsidRDefault="00965E33" w:rsidP="0094188B">
      <w:pPr>
        <w:ind w:firstLine="708"/>
        <w:jc w:val="both"/>
        <w:rPr>
          <w:rFonts w:ascii="Truetypewriter PolyglOTT" w:hAnsi="Truetypewriter PolyglOTT" w:cs="Truetypewriter PolyglOTT"/>
          <w:sz w:val="28"/>
          <w:szCs w:val="24"/>
        </w:rPr>
      </w:pPr>
    </w:p>
    <w:p w:rsidR="001F19E0" w:rsidRPr="002B7E1D" w:rsidRDefault="001F19E0" w:rsidP="001F19E0">
      <w:pPr>
        <w:shd w:val="clear" w:color="auto" w:fill="FFFFFF" w:themeFill="background1"/>
        <w:spacing w:before="240" w:line="240" w:lineRule="auto"/>
        <w:jc w:val="center"/>
        <w:rPr>
          <w:rFonts w:ascii="Truetypewriter PolyglOTT" w:hAnsi="Truetypewriter PolyglOTT" w:cs="Truetypewriter PolyglOTT"/>
          <w:sz w:val="28"/>
          <w:szCs w:val="28"/>
        </w:rPr>
      </w:pPr>
      <w:r w:rsidRPr="00223F19">
        <w:rPr>
          <w:rFonts w:ascii="Truetypewriter PolyglOTT" w:hAnsi="Truetypewriter PolyglOTT" w:cs="Truetypewriter PolyglOTT"/>
          <w:b/>
          <w:sz w:val="36"/>
          <w:szCs w:val="28"/>
        </w:rPr>
        <w:t>Глава</w:t>
      </w:r>
      <w:r>
        <w:rPr>
          <w:rFonts w:ascii="Truetypewriter PolyglOTT" w:hAnsi="Truetypewriter PolyglOTT" w:cs="Truetypewriter PolyglOTT"/>
          <w:b/>
          <w:sz w:val="36"/>
          <w:szCs w:val="28"/>
        </w:rPr>
        <w:t xml:space="preserve"> ?. Гонец не принёс вестей</w:t>
      </w:r>
    </w:p>
    <w:p w:rsidR="001F19E0" w:rsidRDefault="001F19E0" w:rsidP="001F19E0">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*После распада Федерации в Жистонесе бушевали все фракции. Формальное правительство хоть и смогло отделиться, не имело возможности наладить отношения между лагерями. Не выходило и найти наследников престола… </w:t>
      </w:r>
    </w:p>
    <w:p w:rsidR="001F19E0" w:rsidRDefault="001F19E0" w:rsidP="001F19E0">
      <w:pPr>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 вот наконец пришла идея отправить в Пимбазен посла. Чтобы поискать родственников среди семьи Зофэ. Челнок сел у башен правительства. Конечно просто взять и начать поиски было бы можно, но тогда была вероятность, что этим бы заинтересовалась пимбазенская контрразведка, что привело бы к скандалу, потому посол в первую очередь решил добиться разрешения у императора…</w:t>
      </w:r>
    </w:p>
    <w:p w:rsidR="001F19E0" w:rsidRDefault="001F19E0" w:rsidP="001F19E0">
      <w:pPr>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Он вошёл в башню </w:t>
      </w:r>
      <w:r w:rsidR="00DB4661">
        <w:rPr>
          <w:rFonts w:ascii="Truetypewriter PolyglOTT" w:hAnsi="Truetypewriter PolyglOTT" w:cs="Truetypewriter PolyglOTT"/>
          <w:sz w:val="28"/>
          <w:szCs w:val="24"/>
        </w:rPr>
        <w:t>централи, где его сопроводили к лифту. Открылись двери и посол вошёл в апартаменты: панорамные окна, двери слева и справа, а прямо шёл коридор, который заканчивался у стола, за которым сидел и что-то рассматривал Исаак</w:t>
      </w:r>
      <w:r>
        <w:rPr>
          <w:rFonts w:ascii="Truetypewriter PolyglOTT" w:hAnsi="Truetypewriter PolyglOTT" w:cs="Truetypewriter PolyglOTT"/>
          <w:sz w:val="28"/>
          <w:szCs w:val="24"/>
        </w:rPr>
        <w:t>*</w:t>
      </w:r>
    </w:p>
    <w:p w:rsidR="00CB0EE9" w:rsidRDefault="00DB4661"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-Рад Вас видеть, господин Хортрау</w:t>
      </w:r>
      <w:r w:rsidR="005B4996">
        <w:rPr>
          <w:rFonts w:ascii="Truetypewriter PolyglOTT" w:hAnsi="Truetypewriter PolyglOTT" w:cs="Truetypewriter PolyglOTT"/>
          <w:sz w:val="28"/>
          <w:szCs w:val="24"/>
        </w:rPr>
        <w:t>. Присаживайтесь</w:t>
      </w:r>
    </w:p>
    <w:p w:rsidR="005B4996" w:rsidRDefault="005B4996"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Йармо: -Ваше высо…</w:t>
      </w:r>
    </w:p>
    <w:p w:rsidR="005B4996" w:rsidRDefault="005B4996"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-Давайте без чрезмерной официальности, кроме нас двоих на этаже нету никого. Меня зовут Исааи…</w:t>
      </w:r>
    </w:p>
    <w:p w:rsidR="005B4996" w:rsidRDefault="005B4996"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Йармо: -Господин Зофэ, приношу свои извинения…</w:t>
      </w:r>
    </w:p>
    <w:p w:rsidR="005B4996" w:rsidRDefault="005B4996"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-Расслабьтесь, здесь абсолютно безопасно…</w:t>
      </w:r>
    </w:p>
    <w:p w:rsidR="005B4996" w:rsidRDefault="005B4996"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Йармо: -Я боюсь, не места… Я боюсь реакции Пимбазена на мою просьбу…</w:t>
      </w:r>
    </w:p>
    <w:p w:rsidR="005B4996" w:rsidRDefault="005B4996"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-Вам нужно оружие, солдаты, деньги? Многие просят, в этом нету ничего зазорного…</w:t>
      </w:r>
    </w:p>
    <w:p w:rsidR="005B4996" w:rsidRDefault="005B4996"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Йармо: -Нам нужно разрешение на поиск родственников рода Гильо…</w:t>
      </w:r>
    </w:p>
    <w:p w:rsidR="005B4996" w:rsidRDefault="005B4996"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-Ах… Вот оно что…</w:t>
      </w:r>
      <w:r w:rsidR="00B4495A">
        <w:rPr>
          <w:rFonts w:ascii="Truetypewriter PolyglOTT" w:hAnsi="Truetypewriter PolyglOTT" w:cs="Truetypewriter PolyglOTT"/>
          <w:sz w:val="28"/>
          <w:szCs w:val="24"/>
        </w:rPr>
        <w:t xml:space="preserve"> В </w:t>
      </w:r>
      <w:r w:rsidR="005677B7">
        <w:rPr>
          <w:rFonts w:ascii="Truetypewriter PolyglOTT" w:hAnsi="Truetypewriter PolyglOTT" w:cs="Truetypewriter PolyglOTT"/>
          <w:sz w:val="28"/>
          <w:szCs w:val="24"/>
        </w:rPr>
        <w:t>крио хранилище</w:t>
      </w:r>
      <w:r w:rsidR="00B4495A">
        <w:rPr>
          <w:rFonts w:ascii="Truetypewriter PolyglOTT" w:hAnsi="Truetypewriter PolyglOTT" w:cs="Truetypewriter PolyglOTT"/>
          <w:sz w:val="28"/>
          <w:szCs w:val="24"/>
        </w:rPr>
        <w:t xml:space="preserve"> были капсулы родственников матери… Но, боюсь, что я не могу их предоставить…</w:t>
      </w:r>
    </w:p>
    <w:p w:rsidR="00B4495A" w:rsidRDefault="00B4495A"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Йармо: -А кто ваша мать? </w:t>
      </w:r>
    </w:p>
    <w:p w:rsidR="00B4495A" w:rsidRDefault="00EE7870"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lastRenderedPageBreak/>
        <w:t xml:space="preserve">Исаак: -Ниссэ Фитро Зофэ, до свадьбы </w:t>
      </w:r>
      <w:r w:rsidR="005677B7">
        <w:rPr>
          <w:rFonts w:ascii="Truetypewriter PolyglOTT" w:hAnsi="Truetypewriter PolyglOTT" w:cs="Truetypewriter PolyglOTT"/>
          <w:sz w:val="28"/>
          <w:szCs w:val="24"/>
        </w:rPr>
        <w:t>Гильо</w:t>
      </w:r>
      <w:r>
        <w:rPr>
          <w:rFonts w:ascii="Truetypewriter PolyglOTT" w:hAnsi="Truetypewriter PolyglOTT" w:cs="Truetypewriter PolyglOTT"/>
          <w:sz w:val="28"/>
          <w:szCs w:val="24"/>
        </w:rPr>
        <w:t xml:space="preserve">… </w:t>
      </w:r>
    </w:p>
    <w:p w:rsidR="00EE7870" w:rsidRDefault="00EE7870"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Йармо: -Ваша мать – принцесса первого эшелона, хотя ладно, я думаю это не столь важно… А почему вы не можете предоставить хотя бы одного наследника престола Жистонеса?  </w:t>
      </w:r>
    </w:p>
    <w:p w:rsidR="00EE7870" w:rsidRDefault="00EE7870"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-Потому что я не знаю где они… Этот вопрос нужно задавать Эниси Нильсу Фирцино Зофэ, а не мне. После моей коронации он взял все капсулы и улетел на Сильву, быть может они там…</w:t>
      </w:r>
    </w:p>
    <w:p w:rsidR="00EE7870" w:rsidRDefault="00EE7870"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Йармо: -Так странно, что вы называйте своего отца полным именем, хотя за пределами Пимбазена все знают его, как Пимбуру…</w:t>
      </w:r>
    </w:p>
    <w:p w:rsidR="00EE7870" w:rsidRDefault="00EE7870"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Исаак: -Некоторые из-за этого не имею представления о том, что Пимбура и Эниси Зофэ – один и тот же пимбур. И потому сложно объяснить, что он мой отец. Изначально же Пимбура – глава правительства Пимбазена, это что-то вроде советника или министра… </w:t>
      </w:r>
      <w:r w:rsidR="008223BD">
        <w:rPr>
          <w:rFonts w:ascii="Truetypewriter PolyglOTT" w:hAnsi="Truetypewriter PolyglOTT" w:cs="Truetypewriter PolyglOTT"/>
          <w:sz w:val="28"/>
          <w:szCs w:val="24"/>
        </w:rPr>
        <w:t xml:space="preserve">Отец сделал для меня очень много, но нужно понимать, что </w:t>
      </w:r>
      <w:r w:rsidR="00C143AC">
        <w:rPr>
          <w:rFonts w:ascii="Truetypewriter PolyglOTT" w:hAnsi="Truetypewriter PolyglOTT" w:cs="Truetypewriter PolyglOTT"/>
          <w:sz w:val="28"/>
          <w:szCs w:val="24"/>
        </w:rPr>
        <w:t>это стоило слишком дорого… Я прожил 17 оборотов в аду, постоянно прячась вместе с повстанцами… Все Федералы знали, что моё имя необычно, потому я его поменял…</w:t>
      </w:r>
    </w:p>
    <w:p w:rsidR="00C143AC" w:rsidRDefault="00C143A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Йармо: -А как вас звали?</w:t>
      </w:r>
    </w:p>
    <w:p w:rsidR="00C143AC" w:rsidRDefault="00C143A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-Это не важно, важно то, как зовут меня сейчас… Я сообщу отцу, что вы собирайтесь навестить Сильву… Если нужна будет помощь – обращайтесь…</w:t>
      </w:r>
    </w:p>
    <w:p w:rsidR="00C143AC" w:rsidRDefault="00C143A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*Йармо хотел предложить объединить Пимбазен и Жистонес… Но Исаак неожиданно сказал*</w:t>
      </w:r>
    </w:p>
    <w:p w:rsidR="00C143AC" w:rsidRDefault="00C143A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-Не нужно об этом думать… Ритиртсой не будет создан ещё долго, а то, что вы мне хотите сейчас предложить, лишь приведёт к проблемам…</w:t>
      </w:r>
    </w:p>
    <w:p w:rsidR="00C143AC" w:rsidRDefault="00C143A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Йармо: -Вы довольно проницательны, Исааи… Спасибо вам огромное… надеюсь, что ещё встретимся…</w:t>
      </w:r>
    </w:p>
    <w:p w:rsidR="00C143AC" w:rsidRDefault="00C143A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Исаак: -Мы точно встретимся, господин Хортрау, ступайте… Ваш корабль </w:t>
      </w:r>
      <w:r w:rsidR="005677B7">
        <w:rPr>
          <w:rFonts w:ascii="Truetypewriter PolyglOTT" w:hAnsi="Truetypewriter PolyglOTT" w:cs="Truetypewriter PolyglOTT"/>
          <w:sz w:val="28"/>
          <w:szCs w:val="24"/>
        </w:rPr>
        <w:t>уже готов. Я думаю, что Жистоне</w:t>
      </w:r>
      <w:r>
        <w:rPr>
          <w:rFonts w:ascii="Truetypewriter PolyglOTT" w:hAnsi="Truetypewriter PolyglOTT" w:cs="Truetypewriter PolyglOTT"/>
          <w:sz w:val="28"/>
          <w:szCs w:val="24"/>
        </w:rPr>
        <w:t>су нужно как можно быстрее найти правителя…</w:t>
      </w:r>
    </w:p>
    <w:p w:rsidR="00C143AC" w:rsidRDefault="00C143AC" w:rsidP="003D58D4">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*Посол поклонился и вышел, а Исаак встал у окна. Было хорошо видно, как Йармо вышел и направился к кораблю. Исаак думал: «</w:t>
      </w:r>
      <w:r w:rsidR="009D6CEE">
        <w:rPr>
          <w:rFonts w:ascii="Truetypewriter PolyglOTT" w:hAnsi="Truetypewriter PolyglOTT" w:cs="Truetypewriter PolyglOTT"/>
          <w:sz w:val="28"/>
          <w:szCs w:val="24"/>
        </w:rPr>
        <w:t xml:space="preserve">Пимбазен, Федерация, Листо… Теперь ещё и </w:t>
      </w:r>
      <w:r w:rsidR="005677B7">
        <w:rPr>
          <w:rFonts w:ascii="Truetypewriter PolyglOTT" w:hAnsi="Truetypewriter PolyglOTT" w:cs="Truetypewriter PolyglOTT"/>
          <w:sz w:val="28"/>
          <w:szCs w:val="24"/>
        </w:rPr>
        <w:t>Жистонес</w:t>
      </w:r>
      <w:r w:rsidR="009D6CEE">
        <w:rPr>
          <w:rFonts w:ascii="Truetypewriter PolyglOTT" w:hAnsi="Truetypewriter PolyglOTT" w:cs="Truetypewriter PolyglOTT"/>
          <w:sz w:val="28"/>
          <w:szCs w:val="24"/>
        </w:rPr>
        <w:t>… Все мы сильно переплелись… Переплелись наши судьбы, переплелась и наша кровь… А мы, четыре крупнейших кластера, всё продолжаем воевать… А было ли спокойно? Да нет, после того, как все расселились по территории современного содружества, не было спокойствия: сначала К</w:t>
      </w:r>
      <w:r w:rsidR="009D6CEE" w:rsidRPr="009D6CEE">
        <w:rPr>
          <w:rFonts w:ascii="Truetypewriter PolyglOTT" w:hAnsi="Truetypewriter PolyglOTT" w:cs="Truetypewriter PolyglOTT"/>
          <w:sz w:val="28"/>
          <w:szCs w:val="24"/>
        </w:rPr>
        <w:t>’</w:t>
      </w:r>
      <w:r w:rsidR="009D6CEE">
        <w:rPr>
          <w:rFonts w:ascii="Truetypewriter PolyglOTT" w:hAnsi="Truetypewriter PolyglOTT" w:cs="Truetypewriter PolyglOTT"/>
          <w:sz w:val="28"/>
          <w:szCs w:val="24"/>
        </w:rPr>
        <w:t xml:space="preserve">бинтская империя уступила место республике – первая революция, затем ещё 11… Одна – хуже другой… Вроде Моар Лэ положил конец тёмным векам, так нет, его убили и устроили раскол… Потом Фонст и Жифэ вбили себе в голову то, что смогут сделать из Федерации «новый Ритиртсой»… И где теперь братья? И где теперь Федерация? </w:t>
      </w:r>
      <w:r w:rsidR="009D6CEE">
        <w:rPr>
          <w:rFonts w:ascii="Truetypewriter PolyglOTT" w:hAnsi="Truetypewriter PolyglOTT" w:cs="Truetypewriter PolyglOTT"/>
          <w:sz w:val="28"/>
          <w:szCs w:val="24"/>
        </w:rPr>
        <w:lastRenderedPageBreak/>
        <w:t xml:space="preserve">Йармо с одной стороны прав… Но… </w:t>
      </w:r>
      <w:r w:rsidR="002E6DA0">
        <w:rPr>
          <w:rFonts w:ascii="Truetypewriter PolyglOTT" w:hAnsi="Truetypewriter PolyglOTT" w:cs="Truetypewriter PolyglOTT"/>
          <w:sz w:val="28"/>
          <w:szCs w:val="24"/>
        </w:rPr>
        <w:t>Я считаю, что навоевался уже Пимбазен. Нам слишком дорого стоила независимость. Да, мы сейчас можем завоевать всех, абсолютно всех: Ли и Ламан встанут на сторону Пимбазена, станут его частью… Но какой в этом толк, если народы кластеров не захотят жить вместе… Мы слишком разные, и так в Пимбазене постоянно полыхают завоёванные государства… Но радует, что их становится всё меньше… Так что да, нам точно не нужно тушить маслом пожар… На нашей стороне время…</w:t>
      </w:r>
      <w:r w:rsidR="001A7665">
        <w:rPr>
          <w:rFonts w:ascii="Truetypewriter PolyglOTT" w:hAnsi="Truetypewriter PolyglOTT" w:cs="Truetypewriter PolyglOTT"/>
          <w:sz w:val="28"/>
          <w:szCs w:val="24"/>
        </w:rPr>
        <w:t xml:space="preserve"> И я знаю, что делать.</w:t>
      </w:r>
      <w:r>
        <w:rPr>
          <w:rFonts w:ascii="Truetypewriter PolyglOTT" w:hAnsi="Truetypewriter PolyglOTT" w:cs="Truetypewriter PolyglOTT"/>
          <w:sz w:val="28"/>
          <w:szCs w:val="24"/>
        </w:rPr>
        <w:t>*</w:t>
      </w:r>
    </w:p>
    <w:p w:rsidR="00624F46" w:rsidRDefault="00624F46" w:rsidP="00624F46">
      <w:pPr>
        <w:jc w:val="center"/>
        <w:rPr>
          <w:rFonts w:ascii="Truetypewriter PolyglOTT" w:hAnsi="Truetypewriter PolyglOTT" w:cs="Truetypewriter PolyglOTT"/>
          <w:sz w:val="28"/>
          <w:szCs w:val="24"/>
        </w:rPr>
      </w:pPr>
      <w:r w:rsidRPr="00223F19">
        <w:rPr>
          <w:rFonts w:ascii="Truetypewriter PolyglOTT" w:hAnsi="Truetypewriter PolyglOTT" w:cs="Truetypewriter PolyglOTT"/>
          <w:b/>
          <w:sz w:val="36"/>
          <w:szCs w:val="28"/>
        </w:rPr>
        <w:t>Глава</w:t>
      </w:r>
      <w:r w:rsidR="00762701">
        <w:rPr>
          <w:rFonts w:ascii="Truetypewriter PolyglOTT" w:hAnsi="Truetypewriter PolyglOTT" w:cs="Truetypewriter PolyglOTT"/>
          <w:b/>
          <w:sz w:val="36"/>
          <w:szCs w:val="28"/>
        </w:rPr>
        <w:t xml:space="preserve"> ?. Последний бой </w:t>
      </w:r>
    </w:p>
    <w:p w:rsidR="00624F46" w:rsidRDefault="00762701" w:rsidP="00C8431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*ПСБ и ПСО выстроились на площади правительства. Исаак смотрел на это в окно. Рядом с ним стояла Ома, а в соседней комнате </w:t>
      </w:r>
      <w:r w:rsidR="00C8431D">
        <w:rPr>
          <w:rFonts w:ascii="Truetypewriter PolyglOTT" w:hAnsi="Truetypewriter PolyglOTT" w:cs="Truetypewriter PolyglOTT"/>
          <w:sz w:val="28"/>
          <w:szCs w:val="24"/>
        </w:rPr>
        <w:t xml:space="preserve">без сознания лежал Альф… </w:t>
      </w:r>
      <w:r>
        <w:rPr>
          <w:rFonts w:ascii="Truetypewriter PolyglOTT" w:hAnsi="Truetypewriter PolyglOTT" w:cs="Truetypewriter PolyglOTT"/>
          <w:sz w:val="28"/>
          <w:szCs w:val="24"/>
        </w:rPr>
        <w:t>*</w:t>
      </w:r>
    </w:p>
    <w:p w:rsidR="00C8431D" w:rsidRDefault="00C8431D" w:rsidP="00C8431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-Бессмысленно ждать. Я написал отцу, но, боюсь, он не успеет. Кальмерт, готовьте солдат… И да, принесите мою броню…</w:t>
      </w:r>
    </w:p>
    <w:p w:rsidR="00C8431D" w:rsidRDefault="00C8431D" w:rsidP="00C8431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Ома: -Может они успею, может…</w:t>
      </w:r>
    </w:p>
    <w:p w:rsidR="00C8431D" w:rsidRDefault="00C8431D" w:rsidP="00C8431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-Может что, Ома… Они хотят опять ввергнуть Пимбазен в войну, взять власть в свои руки…</w:t>
      </w:r>
    </w:p>
    <w:p w:rsidR="00C8431D" w:rsidRDefault="00C8431D" w:rsidP="00C8431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Ома: -Подумай, как я без тебя?</w:t>
      </w:r>
    </w:p>
    <w:p w:rsidR="00C8431D" w:rsidRDefault="00C8431D" w:rsidP="00C8431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обнял её… А по её щеке катились слёзы…*</w:t>
      </w:r>
    </w:p>
    <w:p w:rsidR="00C8431D" w:rsidRDefault="00C8431D" w:rsidP="00C8431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-Я люблю тебя. Если они прорвутся сюда, то это будет конец… Я не хочу тебя терять…</w:t>
      </w:r>
    </w:p>
    <w:p w:rsidR="00C8431D" w:rsidRDefault="00C8431D" w:rsidP="00C8431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Ома: -Как и я тебя… Министр, есть ещё один комплект брони?</w:t>
      </w:r>
    </w:p>
    <w:p w:rsidR="00C8431D" w:rsidRDefault="00C8431D" w:rsidP="00C8431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Кальмерт: -Да, госпожа Кришлау…</w:t>
      </w:r>
    </w:p>
    <w:p w:rsidR="00C8431D" w:rsidRDefault="00C8431D" w:rsidP="00C8431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-Зофэ, госпожа Зофэ…</w:t>
      </w:r>
    </w:p>
    <w:p w:rsidR="00C8431D" w:rsidRDefault="00C8431D" w:rsidP="00C8431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Ома: -Что?</w:t>
      </w:r>
    </w:p>
    <w:p w:rsidR="00C8431D" w:rsidRDefault="00C8431D" w:rsidP="00C8431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-Это, возможно, последнее, что мы делаем вместе… Я хотел сделать предложение в более безопасной обстановке… Но…</w:t>
      </w:r>
    </w:p>
    <w:p w:rsidR="00C8431D" w:rsidRDefault="00C8431D" w:rsidP="00C8431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Ома: -Я согласна… Исэ, я согласна…</w:t>
      </w:r>
    </w:p>
    <w:p w:rsidR="00C8431D" w:rsidRDefault="00C8431D" w:rsidP="00C8431D">
      <w:pPr>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*Исаак достал из кармана красивое серебристое кольцо и протянул его Оме. Кальмерт принёс броню.</w:t>
      </w:r>
    </w:p>
    <w:p w:rsidR="001B5CB3" w:rsidRDefault="00C8431D" w:rsidP="00C8431D">
      <w:pPr>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 xml:space="preserve">Через несколько минут Элитные войска выстроились стеной перед Квампессинской централью, а перед ними встали Исаак и Ома. Восставшие командующие отдали команду ПСБ и ПСО, но те не сдвинулись и с места. Одно дело штурмовать Централь, чтобы разогнать парламент, но другое дело выступить против императора. Спустя какое-то время, всё же, </w:t>
      </w:r>
      <w:r w:rsidR="001B5CB3">
        <w:rPr>
          <w:rFonts w:ascii="Truetypewriter PolyglOTT" w:hAnsi="Truetypewriter PolyglOTT" w:cs="Truetypewriter PolyglOTT"/>
          <w:sz w:val="28"/>
          <w:szCs w:val="24"/>
        </w:rPr>
        <w:t xml:space="preserve">восставшим удалось сдвинуть ПСО, а за ним в атаку пошла и ПСБ… Элита выставила копья вперёд, вскинула </w:t>
      </w:r>
      <w:r w:rsidR="001B5CB3">
        <w:rPr>
          <w:rFonts w:ascii="Truetypewriter PolyglOTT" w:hAnsi="Truetypewriter PolyglOTT" w:cs="Truetypewriter PolyglOTT"/>
          <w:sz w:val="28"/>
          <w:szCs w:val="24"/>
        </w:rPr>
        <w:lastRenderedPageBreak/>
        <w:t xml:space="preserve">винтовки. Исаак раскрыл щит и вытащил копьё… До прямого столкновения оставалось десять метров. </w:t>
      </w:r>
    </w:p>
    <w:p w:rsidR="00C8431D" w:rsidRDefault="001B5CB3" w:rsidP="00C8431D">
      <w:pPr>
        <w:ind w:firstLine="708"/>
        <w:jc w:val="both"/>
        <w:rPr>
          <w:rFonts w:ascii="Truetypewriter PolyglOTT" w:hAnsi="Truetypewriter PolyglOTT" w:cs="Truetypewriter PolyglOTT"/>
          <w:sz w:val="28"/>
          <w:szCs w:val="24"/>
        </w:rPr>
      </w:pPr>
      <w:r>
        <w:rPr>
          <w:rFonts w:ascii="Truetypewriter PolyglOTT" w:hAnsi="Truetypewriter PolyglOTT" w:cs="Truetypewriter PolyglOTT"/>
          <w:sz w:val="28"/>
          <w:szCs w:val="24"/>
        </w:rPr>
        <w:t>Послышался выстрел. Войска встали. По главному экрану началась трансляция, на которой в кадре был Эн</w:t>
      </w:r>
      <w:r w:rsidR="009E4F75">
        <w:rPr>
          <w:rFonts w:ascii="Truetypewriter PolyglOTT" w:hAnsi="Truetypewriter PolyglOTT" w:cs="Truetypewriter PolyglOTT"/>
          <w:sz w:val="28"/>
          <w:szCs w:val="24"/>
        </w:rPr>
        <w:t>и</w:t>
      </w:r>
      <w:r>
        <w:rPr>
          <w:rFonts w:ascii="Truetypewriter PolyglOTT" w:hAnsi="Truetypewriter PolyglOTT" w:cs="Truetypewriter PolyglOTT"/>
          <w:sz w:val="28"/>
          <w:szCs w:val="24"/>
        </w:rPr>
        <w:t xml:space="preserve">си. Он стоял в пол оборота с пистолетом, направленным в воздух. Справа от него стояли  Сонет, Ли, Ши, Ламан. За его спиной была армия из элитных бойцов и танков.  А слева стояла кудрявая черноволосая зеленоглазая девушка: Ниссэ Зофэ. </w:t>
      </w:r>
      <w:r w:rsidR="00C8431D">
        <w:rPr>
          <w:rFonts w:ascii="Truetypewriter PolyglOTT" w:hAnsi="Truetypewriter PolyglOTT" w:cs="Truetypewriter PolyglOTT"/>
          <w:sz w:val="28"/>
          <w:szCs w:val="24"/>
        </w:rPr>
        <w:t xml:space="preserve">* </w:t>
      </w:r>
    </w:p>
    <w:p w:rsidR="00624F46" w:rsidRDefault="00624F46" w:rsidP="003D58D4">
      <w:pPr>
        <w:jc w:val="both"/>
        <w:rPr>
          <w:rFonts w:ascii="Truetypewriter PolyglOTT" w:hAnsi="Truetypewriter PolyglOTT" w:cs="Truetypewriter PolyglOTT"/>
          <w:sz w:val="28"/>
          <w:szCs w:val="24"/>
        </w:rPr>
      </w:pPr>
    </w:p>
    <w:p w:rsidR="00624F46" w:rsidRDefault="00624F46" w:rsidP="003D58D4">
      <w:pPr>
        <w:jc w:val="both"/>
        <w:rPr>
          <w:rFonts w:ascii="Truetypewriter PolyglOTT" w:hAnsi="Truetypewriter PolyglOTT" w:cs="Truetypewriter PolyglOTT"/>
          <w:sz w:val="28"/>
          <w:szCs w:val="24"/>
        </w:rPr>
      </w:pPr>
    </w:p>
    <w:p w:rsidR="00624F46" w:rsidRDefault="00624F46" w:rsidP="003D58D4">
      <w:pPr>
        <w:jc w:val="both"/>
        <w:rPr>
          <w:rFonts w:ascii="Truetypewriter PolyglOTT" w:hAnsi="Truetypewriter PolyglOTT" w:cs="Truetypewriter PolyglOTT"/>
          <w:sz w:val="28"/>
          <w:szCs w:val="24"/>
        </w:rPr>
      </w:pPr>
    </w:p>
    <w:p w:rsidR="00624F46" w:rsidRDefault="00624F46" w:rsidP="003D58D4">
      <w:pPr>
        <w:jc w:val="both"/>
        <w:rPr>
          <w:rFonts w:ascii="Truetypewriter PolyglOTT" w:hAnsi="Truetypewriter PolyglOTT" w:cs="Truetypewriter PolyglOTT"/>
          <w:sz w:val="28"/>
          <w:szCs w:val="24"/>
        </w:rPr>
      </w:pPr>
    </w:p>
    <w:p w:rsidR="00624F46" w:rsidRDefault="00624F46" w:rsidP="003D58D4">
      <w:pPr>
        <w:jc w:val="both"/>
        <w:rPr>
          <w:rFonts w:ascii="Truetypewriter PolyglOTT" w:hAnsi="Truetypewriter PolyglOTT" w:cs="Truetypewriter PolyglOTT"/>
          <w:sz w:val="28"/>
          <w:szCs w:val="24"/>
        </w:rPr>
      </w:pPr>
    </w:p>
    <w:p w:rsidR="00624F46" w:rsidRDefault="00624F46" w:rsidP="003D58D4">
      <w:pPr>
        <w:jc w:val="both"/>
        <w:rPr>
          <w:rFonts w:ascii="Truetypewriter PolyglOTT" w:hAnsi="Truetypewriter PolyglOTT" w:cs="Truetypewriter PolyglOTT"/>
          <w:sz w:val="28"/>
          <w:szCs w:val="24"/>
        </w:rPr>
      </w:pPr>
    </w:p>
    <w:sectPr w:rsidR="00624F4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121C" w:rsidRDefault="00AE121C" w:rsidP="00684497">
      <w:pPr>
        <w:spacing w:after="0" w:line="240" w:lineRule="auto"/>
      </w:pPr>
      <w:r>
        <w:separator/>
      </w:r>
    </w:p>
  </w:endnote>
  <w:endnote w:type="continuationSeparator" w:id="0">
    <w:p w:rsidR="00AE121C" w:rsidRDefault="00AE121C" w:rsidP="00684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ruetypewriter PolyglOTT">
    <w:altName w:val="Microsoft Sans Serif"/>
    <w:panose1 w:val="02060704040205020404"/>
    <w:charset w:val="CC"/>
    <w:family w:val="roman"/>
    <w:pitch w:val="variable"/>
    <w:sig w:usb0="E701AFEF" w:usb1="C2001813" w:usb2="00811008"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121C" w:rsidRDefault="00AE121C" w:rsidP="00684497">
      <w:pPr>
        <w:spacing w:after="0" w:line="240" w:lineRule="auto"/>
      </w:pPr>
      <w:r>
        <w:separator/>
      </w:r>
    </w:p>
  </w:footnote>
  <w:footnote w:type="continuationSeparator" w:id="0">
    <w:p w:rsidR="00AE121C" w:rsidRDefault="00AE121C" w:rsidP="00684497">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Иван">
    <w15:presenceInfo w15:providerId="Windows Live" w15:userId="7a7f1ef7f943e6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32A"/>
    <w:rsid w:val="00001075"/>
    <w:rsid w:val="000025CE"/>
    <w:rsid w:val="000053DB"/>
    <w:rsid w:val="00010B59"/>
    <w:rsid w:val="00011023"/>
    <w:rsid w:val="0001225E"/>
    <w:rsid w:val="00012EA1"/>
    <w:rsid w:val="0001407C"/>
    <w:rsid w:val="00014F3D"/>
    <w:rsid w:val="00015DB2"/>
    <w:rsid w:val="00026C18"/>
    <w:rsid w:val="0002708B"/>
    <w:rsid w:val="00030CBF"/>
    <w:rsid w:val="00031542"/>
    <w:rsid w:val="0003506D"/>
    <w:rsid w:val="00036744"/>
    <w:rsid w:val="00036BD1"/>
    <w:rsid w:val="00041434"/>
    <w:rsid w:val="000426A0"/>
    <w:rsid w:val="00043512"/>
    <w:rsid w:val="00044854"/>
    <w:rsid w:val="00047BCC"/>
    <w:rsid w:val="00050C2A"/>
    <w:rsid w:val="00050C4B"/>
    <w:rsid w:val="000514DD"/>
    <w:rsid w:val="000565F1"/>
    <w:rsid w:val="00057279"/>
    <w:rsid w:val="00064656"/>
    <w:rsid w:val="00066EA8"/>
    <w:rsid w:val="00075600"/>
    <w:rsid w:val="00075836"/>
    <w:rsid w:val="000816FF"/>
    <w:rsid w:val="00083A0E"/>
    <w:rsid w:val="000858BB"/>
    <w:rsid w:val="00087508"/>
    <w:rsid w:val="00090742"/>
    <w:rsid w:val="0009325D"/>
    <w:rsid w:val="000A00EB"/>
    <w:rsid w:val="000A1DF7"/>
    <w:rsid w:val="000A1E6D"/>
    <w:rsid w:val="000A42B9"/>
    <w:rsid w:val="000A76EC"/>
    <w:rsid w:val="000B03C8"/>
    <w:rsid w:val="000B0C21"/>
    <w:rsid w:val="000B5831"/>
    <w:rsid w:val="000B6A4D"/>
    <w:rsid w:val="000C0273"/>
    <w:rsid w:val="000C2A2C"/>
    <w:rsid w:val="000C3B2B"/>
    <w:rsid w:val="000C497D"/>
    <w:rsid w:val="000C6BFA"/>
    <w:rsid w:val="000D1F7B"/>
    <w:rsid w:val="000D2E7A"/>
    <w:rsid w:val="000D4824"/>
    <w:rsid w:val="000D5594"/>
    <w:rsid w:val="000D6450"/>
    <w:rsid w:val="000D65B3"/>
    <w:rsid w:val="000E1EB7"/>
    <w:rsid w:val="000E3BCE"/>
    <w:rsid w:val="000E47AF"/>
    <w:rsid w:val="000E6A2F"/>
    <w:rsid w:val="000F08F3"/>
    <w:rsid w:val="000F3848"/>
    <w:rsid w:val="00100278"/>
    <w:rsid w:val="00100449"/>
    <w:rsid w:val="00120624"/>
    <w:rsid w:val="001210A6"/>
    <w:rsid w:val="00121B08"/>
    <w:rsid w:val="00122902"/>
    <w:rsid w:val="00125FAF"/>
    <w:rsid w:val="00127224"/>
    <w:rsid w:val="00132293"/>
    <w:rsid w:val="0013563A"/>
    <w:rsid w:val="00143107"/>
    <w:rsid w:val="001467E6"/>
    <w:rsid w:val="00152BBD"/>
    <w:rsid w:val="001545EF"/>
    <w:rsid w:val="00160842"/>
    <w:rsid w:val="00164A45"/>
    <w:rsid w:val="001652F7"/>
    <w:rsid w:val="00166078"/>
    <w:rsid w:val="001742CD"/>
    <w:rsid w:val="001763D1"/>
    <w:rsid w:val="00180E11"/>
    <w:rsid w:val="00181DA4"/>
    <w:rsid w:val="00183830"/>
    <w:rsid w:val="00185D79"/>
    <w:rsid w:val="00192A9B"/>
    <w:rsid w:val="00193169"/>
    <w:rsid w:val="00193263"/>
    <w:rsid w:val="00193D3F"/>
    <w:rsid w:val="0019477B"/>
    <w:rsid w:val="00194FC2"/>
    <w:rsid w:val="001958BF"/>
    <w:rsid w:val="001A0DB5"/>
    <w:rsid w:val="001A0F33"/>
    <w:rsid w:val="001A2003"/>
    <w:rsid w:val="001A7665"/>
    <w:rsid w:val="001B3395"/>
    <w:rsid w:val="001B3B0B"/>
    <w:rsid w:val="001B5CB3"/>
    <w:rsid w:val="001B617C"/>
    <w:rsid w:val="001B6BA1"/>
    <w:rsid w:val="001C1DBA"/>
    <w:rsid w:val="001C2539"/>
    <w:rsid w:val="001C3FF5"/>
    <w:rsid w:val="001D3966"/>
    <w:rsid w:val="001D3C57"/>
    <w:rsid w:val="001D419E"/>
    <w:rsid w:val="001D4752"/>
    <w:rsid w:val="001D4A34"/>
    <w:rsid w:val="001D4FEC"/>
    <w:rsid w:val="001D5C52"/>
    <w:rsid w:val="001E1969"/>
    <w:rsid w:val="001E2B99"/>
    <w:rsid w:val="001F0F9B"/>
    <w:rsid w:val="001F1091"/>
    <w:rsid w:val="001F193D"/>
    <w:rsid w:val="001F19E0"/>
    <w:rsid w:val="001F4BFD"/>
    <w:rsid w:val="001F5424"/>
    <w:rsid w:val="00200855"/>
    <w:rsid w:val="00203B18"/>
    <w:rsid w:val="0020485C"/>
    <w:rsid w:val="0020663F"/>
    <w:rsid w:val="00221D41"/>
    <w:rsid w:val="00222D2E"/>
    <w:rsid w:val="00225EEB"/>
    <w:rsid w:val="00230E8E"/>
    <w:rsid w:val="00235616"/>
    <w:rsid w:val="00235921"/>
    <w:rsid w:val="002400D8"/>
    <w:rsid w:val="002427FA"/>
    <w:rsid w:val="00242B0C"/>
    <w:rsid w:val="002460CF"/>
    <w:rsid w:val="002528CD"/>
    <w:rsid w:val="00257ED3"/>
    <w:rsid w:val="00261919"/>
    <w:rsid w:val="002638D3"/>
    <w:rsid w:val="00263EC2"/>
    <w:rsid w:val="00264D77"/>
    <w:rsid w:val="00266429"/>
    <w:rsid w:val="0026763F"/>
    <w:rsid w:val="00272881"/>
    <w:rsid w:val="002734A3"/>
    <w:rsid w:val="00273C2F"/>
    <w:rsid w:val="0027420C"/>
    <w:rsid w:val="00281020"/>
    <w:rsid w:val="00282FF7"/>
    <w:rsid w:val="00291BB8"/>
    <w:rsid w:val="002926F1"/>
    <w:rsid w:val="00292B74"/>
    <w:rsid w:val="00296440"/>
    <w:rsid w:val="002A1515"/>
    <w:rsid w:val="002A3C6D"/>
    <w:rsid w:val="002A6235"/>
    <w:rsid w:val="002A6AD5"/>
    <w:rsid w:val="002B49C2"/>
    <w:rsid w:val="002B7E1D"/>
    <w:rsid w:val="002C0BA6"/>
    <w:rsid w:val="002C2CA1"/>
    <w:rsid w:val="002C5BDE"/>
    <w:rsid w:val="002D145A"/>
    <w:rsid w:val="002D41CC"/>
    <w:rsid w:val="002D42A1"/>
    <w:rsid w:val="002D5649"/>
    <w:rsid w:val="002D5D6D"/>
    <w:rsid w:val="002D71ED"/>
    <w:rsid w:val="002E024B"/>
    <w:rsid w:val="002E0C34"/>
    <w:rsid w:val="002E6DA0"/>
    <w:rsid w:val="002E7740"/>
    <w:rsid w:val="002F00E0"/>
    <w:rsid w:val="002F389D"/>
    <w:rsid w:val="002F47B4"/>
    <w:rsid w:val="00300829"/>
    <w:rsid w:val="00302903"/>
    <w:rsid w:val="0030489E"/>
    <w:rsid w:val="00306028"/>
    <w:rsid w:val="00310669"/>
    <w:rsid w:val="003116CE"/>
    <w:rsid w:val="00315F6D"/>
    <w:rsid w:val="003171B0"/>
    <w:rsid w:val="00326B0F"/>
    <w:rsid w:val="00327D7B"/>
    <w:rsid w:val="00330857"/>
    <w:rsid w:val="00330CDA"/>
    <w:rsid w:val="0033203C"/>
    <w:rsid w:val="00342A91"/>
    <w:rsid w:val="003441C2"/>
    <w:rsid w:val="003455D6"/>
    <w:rsid w:val="0034794E"/>
    <w:rsid w:val="00351E6D"/>
    <w:rsid w:val="0035295E"/>
    <w:rsid w:val="003529C6"/>
    <w:rsid w:val="00357F8B"/>
    <w:rsid w:val="003645B2"/>
    <w:rsid w:val="0036499A"/>
    <w:rsid w:val="00364D58"/>
    <w:rsid w:val="00365212"/>
    <w:rsid w:val="00374AB4"/>
    <w:rsid w:val="0037567F"/>
    <w:rsid w:val="003821A3"/>
    <w:rsid w:val="00383090"/>
    <w:rsid w:val="00384A71"/>
    <w:rsid w:val="00385342"/>
    <w:rsid w:val="0039020A"/>
    <w:rsid w:val="00392E7C"/>
    <w:rsid w:val="003953FA"/>
    <w:rsid w:val="00395D78"/>
    <w:rsid w:val="003A09A1"/>
    <w:rsid w:val="003A466D"/>
    <w:rsid w:val="003B1959"/>
    <w:rsid w:val="003B3590"/>
    <w:rsid w:val="003B4E8D"/>
    <w:rsid w:val="003B5580"/>
    <w:rsid w:val="003C35B8"/>
    <w:rsid w:val="003C35C9"/>
    <w:rsid w:val="003C5164"/>
    <w:rsid w:val="003C7AF7"/>
    <w:rsid w:val="003D3988"/>
    <w:rsid w:val="003D3B5E"/>
    <w:rsid w:val="003D5393"/>
    <w:rsid w:val="003D55F9"/>
    <w:rsid w:val="003D57A0"/>
    <w:rsid w:val="003D58D4"/>
    <w:rsid w:val="003D6772"/>
    <w:rsid w:val="003D698C"/>
    <w:rsid w:val="003D7E48"/>
    <w:rsid w:val="003E0832"/>
    <w:rsid w:val="003E234A"/>
    <w:rsid w:val="003E31A4"/>
    <w:rsid w:val="003E4CE6"/>
    <w:rsid w:val="003E4DB0"/>
    <w:rsid w:val="003E7380"/>
    <w:rsid w:val="003F36CC"/>
    <w:rsid w:val="003F3F1D"/>
    <w:rsid w:val="003F3FF2"/>
    <w:rsid w:val="003F4227"/>
    <w:rsid w:val="003F5D61"/>
    <w:rsid w:val="00400348"/>
    <w:rsid w:val="00401C04"/>
    <w:rsid w:val="004026BA"/>
    <w:rsid w:val="0040376A"/>
    <w:rsid w:val="00403D4B"/>
    <w:rsid w:val="00405C01"/>
    <w:rsid w:val="004100EC"/>
    <w:rsid w:val="00413C76"/>
    <w:rsid w:val="00413FC2"/>
    <w:rsid w:val="00413FFF"/>
    <w:rsid w:val="00415245"/>
    <w:rsid w:val="004164E8"/>
    <w:rsid w:val="00417995"/>
    <w:rsid w:val="0042074F"/>
    <w:rsid w:val="00435BD7"/>
    <w:rsid w:val="00435D64"/>
    <w:rsid w:val="00437BCF"/>
    <w:rsid w:val="00440914"/>
    <w:rsid w:val="00440A3D"/>
    <w:rsid w:val="00444C6D"/>
    <w:rsid w:val="0044518B"/>
    <w:rsid w:val="00446E4B"/>
    <w:rsid w:val="00447008"/>
    <w:rsid w:val="00453BFA"/>
    <w:rsid w:val="00455A34"/>
    <w:rsid w:val="0045727D"/>
    <w:rsid w:val="0046101C"/>
    <w:rsid w:val="00461735"/>
    <w:rsid w:val="00463D89"/>
    <w:rsid w:val="004768AB"/>
    <w:rsid w:val="00481CC5"/>
    <w:rsid w:val="00483784"/>
    <w:rsid w:val="004850C2"/>
    <w:rsid w:val="00485BED"/>
    <w:rsid w:val="0049139E"/>
    <w:rsid w:val="004919FC"/>
    <w:rsid w:val="0049274F"/>
    <w:rsid w:val="004953BE"/>
    <w:rsid w:val="00495AAA"/>
    <w:rsid w:val="00497C80"/>
    <w:rsid w:val="004A1068"/>
    <w:rsid w:val="004A32E5"/>
    <w:rsid w:val="004A54FC"/>
    <w:rsid w:val="004B1275"/>
    <w:rsid w:val="004B1535"/>
    <w:rsid w:val="004B3282"/>
    <w:rsid w:val="004B6AFB"/>
    <w:rsid w:val="004B6C09"/>
    <w:rsid w:val="004D0AC7"/>
    <w:rsid w:val="004D1A73"/>
    <w:rsid w:val="004D4E77"/>
    <w:rsid w:val="004D5BC6"/>
    <w:rsid w:val="004E2535"/>
    <w:rsid w:val="004E3776"/>
    <w:rsid w:val="004F18B1"/>
    <w:rsid w:val="004F52DE"/>
    <w:rsid w:val="004F5EA3"/>
    <w:rsid w:val="004F6387"/>
    <w:rsid w:val="00503830"/>
    <w:rsid w:val="00503B4E"/>
    <w:rsid w:val="00504346"/>
    <w:rsid w:val="00506123"/>
    <w:rsid w:val="00506781"/>
    <w:rsid w:val="00510E84"/>
    <w:rsid w:val="00517BAD"/>
    <w:rsid w:val="0052231E"/>
    <w:rsid w:val="005238DA"/>
    <w:rsid w:val="005239C1"/>
    <w:rsid w:val="00525657"/>
    <w:rsid w:val="005272F3"/>
    <w:rsid w:val="00527F1E"/>
    <w:rsid w:val="00530F97"/>
    <w:rsid w:val="005324AB"/>
    <w:rsid w:val="00536BED"/>
    <w:rsid w:val="005371AE"/>
    <w:rsid w:val="00537A79"/>
    <w:rsid w:val="00540EBF"/>
    <w:rsid w:val="005413D5"/>
    <w:rsid w:val="00542602"/>
    <w:rsid w:val="005445D1"/>
    <w:rsid w:val="00544DE6"/>
    <w:rsid w:val="00545D4A"/>
    <w:rsid w:val="005543D1"/>
    <w:rsid w:val="00556F29"/>
    <w:rsid w:val="005575EC"/>
    <w:rsid w:val="00557796"/>
    <w:rsid w:val="005577AB"/>
    <w:rsid w:val="00561141"/>
    <w:rsid w:val="00562B28"/>
    <w:rsid w:val="005668A8"/>
    <w:rsid w:val="00566C6E"/>
    <w:rsid w:val="0056775B"/>
    <w:rsid w:val="005677B7"/>
    <w:rsid w:val="005727B3"/>
    <w:rsid w:val="005734D2"/>
    <w:rsid w:val="00574367"/>
    <w:rsid w:val="005751C3"/>
    <w:rsid w:val="00575283"/>
    <w:rsid w:val="00575B20"/>
    <w:rsid w:val="005770D9"/>
    <w:rsid w:val="00582C73"/>
    <w:rsid w:val="00583620"/>
    <w:rsid w:val="005860A3"/>
    <w:rsid w:val="0058663F"/>
    <w:rsid w:val="005871E0"/>
    <w:rsid w:val="00591261"/>
    <w:rsid w:val="00593CDC"/>
    <w:rsid w:val="00594375"/>
    <w:rsid w:val="00594E06"/>
    <w:rsid w:val="005959B3"/>
    <w:rsid w:val="00597F2A"/>
    <w:rsid w:val="005A121B"/>
    <w:rsid w:val="005A17E8"/>
    <w:rsid w:val="005A27D3"/>
    <w:rsid w:val="005A3B5C"/>
    <w:rsid w:val="005A3D17"/>
    <w:rsid w:val="005A54DF"/>
    <w:rsid w:val="005A5EC7"/>
    <w:rsid w:val="005A7BB7"/>
    <w:rsid w:val="005B21E8"/>
    <w:rsid w:val="005B22CC"/>
    <w:rsid w:val="005B4996"/>
    <w:rsid w:val="005C073B"/>
    <w:rsid w:val="005C2A59"/>
    <w:rsid w:val="005C4679"/>
    <w:rsid w:val="005C4E1D"/>
    <w:rsid w:val="005C5DCB"/>
    <w:rsid w:val="005C7883"/>
    <w:rsid w:val="005D0110"/>
    <w:rsid w:val="005D0170"/>
    <w:rsid w:val="005D17E5"/>
    <w:rsid w:val="005D2AF3"/>
    <w:rsid w:val="005D4C3C"/>
    <w:rsid w:val="005D56DD"/>
    <w:rsid w:val="005D5F85"/>
    <w:rsid w:val="005E1063"/>
    <w:rsid w:val="005E4098"/>
    <w:rsid w:val="005F03C6"/>
    <w:rsid w:val="005F3447"/>
    <w:rsid w:val="005F739F"/>
    <w:rsid w:val="00600070"/>
    <w:rsid w:val="00601F53"/>
    <w:rsid w:val="00603505"/>
    <w:rsid w:val="006041D2"/>
    <w:rsid w:val="006054AB"/>
    <w:rsid w:val="00605E2D"/>
    <w:rsid w:val="006060D8"/>
    <w:rsid w:val="00606524"/>
    <w:rsid w:val="0060792E"/>
    <w:rsid w:val="0061360A"/>
    <w:rsid w:val="00614D5A"/>
    <w:rsid w:val="00620138"/>
    <w:rsid w:val="00624F46"/>
    <w:rsid w:val="006270BD"/>
    <w:rsid w:val="00627481"/>
    <w:rsid w:val="00627ADC"/>
    <w:rsid w:val="00627C0B"/>
    <w:rsid w:val="006304E9"/>
    <w:rsid w:val="006345ED"/>
    <w:rsid w:val="00641E09"/>
    <w:rsid w:val="00641F52"/>
    <w:rsid w:val="006439F0"/>
    <w:rsid w:val="00643F03"/>
    <w:rsid w:val="006511F1"/>
    <w:rsid w:val="00651D09"/>
    <w:rsid w:val="0065248D"/>
    <w:rsid w:val="006531DC"/>
    <w:rsid w:val="00657541"/>
    <w:rsid w:val="00661E95"/>
    <w:rsid w:val="00663D18"/>
    <w:rsid w:val="00664A3F"/>
    <w:rsid w:val="006667E8"/>
    <w:rsid w:val="00666A3F"/>
    <w:rsid w:val="006672A0"/>
    <w:rsid w:val="00670278"/>
    <w:rsid w:val="00670F34"/>
    <w:rsid w:val="006722C0"/>
    <w:rsid w:val="006738E7"/>
    <w:rsid w:val="00675370"/>
    <w:rsid w:val="0068417B"/>
    <w:rsid w:val="00684497"/>
    <w:rsid w:val="00685B53"/>
    <w:rsid w:val="00687BD3"/>
    <w:rsid w:val="00692A3D"/>
    <w:rsid w:val="00692FB8"/>
    <w:rsid w:val="00694449"/>
    <w:rsid w:val="00695AE6"/>
    <w:rsid w:val="00695C45"/>
    <w:rsid w:val="00696058"/>
    <w:rsid w:val="00696F90"/>
    <w:rsid w:val="006971AD"/>
    <w:rsid w:val="006A3ADD"/>
    <w:rsid w:val="006A3B52"/>
    <w:rsid w:val="006A7CF6"/>
    <w:rsid w:val="006B2AD1"/>
    <w:rsid w:val="006B3D49"/>
    <w:rsid w:val="006C0772"/>
    <w:rsid w:val="006C0E6C"/>
    <w:rsid w:val="006C3542"/>
    <w:rsid w:val="006C38E5"/>
    <w:rsid w:val="006C3CAA"/>
    <w:rsid w:val="006C4129"/>
    <w:rsid w:val="006C4D38"/>
    <w:rsid w:val="006C5603"/>
    <w:rsid w:val="006C74B4"/>
    <w:rsid w:val="006D0A06"/>
    <w:rsid w:val="006D3A79"/>
    <w:rsid w:val="006D4BD1"/>
    <w:rsid w:val="006D50A6"/>
    <w:rsid w:val="006D63B3"/>
    <w:rsid w:val="006D7A9F"/>
    <w:rsid w:val="006E0C93"/>
    <w:rsid w:val="006E6ACB"/>
    <w:rsid w:val="006E6DC0"/>
    <w:rsid w:val="006F3672"/>
    <w:rsid w:val="00702164"/>
    <w:rsid w:val="00704765"/>
    <w:rsid w:val="00704BBE"/>
    <w:rsid w:val="00707DA7"/>
    <w:rsid w:val="00711BF7"/>
    <w:rsid w:val="00712B42"/>
    <w:rsid w:val="0071483D"/>
    <w:rsid w:val="00717267"/>
    <w:rsid w:val="00717761"/>
    <w:rsid w:val="007216C3"/>
    <w:rsid w:val="0072532B"/>
    <w:rsid w:val="00726505"/>
    <w:rsid w:val="00727551"/>
    <w:rsid w:val="007313EE"/>
    <w:rsid w:val="00732ACB"/>
    <w:rsid w:val="007376C6"/>
    <w:rsid w:val="00737D64"/>
    <w:rsid w:val="0074484D"/>
    <w:rsid w:val="00746B69"/>
    <w:rsid w:val="00747FE1"/>
    <w:rsid w:val="00756642"/>
    <w:rsid w:val="0075772E"/>
    <w:rsid w:val="00762501"/>
    <w:rsid w:val="00762701"/>
    <w:rsid w:val="00762ED1"/>
    <w:rsid w:val="0076544C"/>
    <w:rsid w:val="00766E6C"/>
    <w:rsid w:val="00767091"/>
    <w:rsid w:val="007713B1"/>
    <w:rsid w:val="00771C8C"/>
    <w:rsid w:val="00773DF1"/>
    <w:rsid w:val="00777DC0"/>
    <w:rsid w:val="00777E59"/>
    <w:rsid w:val="00780E50"/>
    <w:rsid w:val="00782FBC"/>
    <w:rsid w:val="00783AB9"/>
    <w:rsid w:val="00783CF2"/>
    <w:rsid w:val="00783F34"/>
    <w:rsid w:val="007847E7"/>
    <w:rsid w:val="00784FD9"/>
    <w:rsid w:val="00785CFD"/>
    <w:rsid w:val="00786F08"/>
    <w:rsid w:val="00791F51"/>
    <w:rsid w:val="00795527"/>
    <w:rsid w:val="007977E5"/>
    <w:rsid w:val="007A1DAC"/>
    <w:rsid w:val="007A4966"/>
    <w:rsid w:val="007A7FE0"/>
    <w:rsid w:val="007B059D"/>
    <w:rsid w:val="007B2A32"/>
    <w:rsid w:val="007B3022"/>
    <w:rsid w:val="007B455D"/>
    <w:rsid w:val="007B5A88"/>
    <w:rsid w:val="007C338B"/>
    <w:rsid w:val="007C4E64"/>
    <w:rsid w:val="007C53D1"/>
    <w:rsid w:val="007C6CA8"/>
    <w:rsid w:val="007C6F1E"/>
    <w:rsid w:val="007D28F0"/>
    <w:rsid w:val="007D3A64"/>
    <w:rsid w:val="007D5EA3"/>
    <w:rsid w:val="007D65CF"/>
    <w:rsid w:val="007D6860"/>
    <w:rsid w:val="007E03B6"/>
    <w:rsid w:val="007E105C"/>
    <w:rsid w:val="007E303C"/>
    <w:rsid w:val="007E3310"/>
    <w:rsid w:val="007E3CA2"/>
    <w:rsid w:val="007E5649"/>
    <w:rsid w:val="007E7171"/>
    <w:rsid w:val="007E7CDE"/>
    <w:rsid w:val="007F0DEF"/>
    <w:rsid w:val="007F216E"/>
    <w:rsid w:val="007F2B32"/>
    <w:rsid w:val="007F2CF1"/>
    <w:rsid w:val="007F4681"/>
    <w:rsid w:val="007F71C5"/>
    <w:rsid w:val="00800821"/>
    <w:rsid w:val="00803CA2"/>
    <w:rsid w:val="008043E2"/>
    <w:rsid w:val="008064A0"/>
    <w:rsid w:val="008139B7"/>
    <w:rsid w:val="00814214"/>
    <w:rsid w:val="008143FF"/>
    <w:rsid w:val="00815304"/>
    <w:rsid w:val="00817144"/>
    <w:rsid w:val="008176DF"/>
    <w:rsid w:val="00821586"/>
    <w:rsid w:val="008223BD"/>
    <w:rsid w:val="008303FC"/>
    <w:rsid w:val="008325C9"/>
    <w:rsid w:val="008326AD"/>
    <w:rsid w:val="00835923"/>
    <w:rsid w:val="008366AE"/>
    <w:rsid w:val="008370CB"/>
    <w:rsid w:val="00845245"/>
    <w:rsid w:val="008527F6"/>
    <w:rsid w:val="008570B0"/>
    <w:rsid w:val="0086057A"/>
    <w:rsid w:val="0086305D"/>
    <w:rsid w:val="0086531A"/>
    <w:rsid w:val="00867CF2"/>
    <w:rsid w:val="008767E5"/>
    <w:rsid w:val="00880D6C"/>
    <w:rsid w:val="00880F3C"/>
    <w:rsid w:val="008812AD"/>
    <w:rsid w:val="00883148"/>
    <w:rsid w:val="0088446E"/>
    <w:rsid w:val="0088493E"/>
    <w:rsid w:val="008855BC"/>
    <w:rsid w:val="00886E28"/>
    <w:rsid w:val="00892113"/>
    <w:rsid w:val="00893886"/>
    <w:rsid w:val="00896600"/>
    <w:rsid w:val="008972DF"/>
    <w:rsid w:val="008A26AD"/>
    <w:rsid w:val="008A5017"/>
    <w:rsid w:val="008A6730"/>
    <w:rsid w:val="008B1CC2"/>
    <w:rsid w:val="008B3BBB"/>
    <w:rsid w:val="008B51C6"/>
    <w:rsid w:val="008B743B"/>
    <w:rsid w:val="008C4EDD"/>
    <w:rsid w:val="008C5E2A"/>
    <w:rsid w:val="008C658C"/>
    <w:rsid w:val="008D1E6B"/>
    <w:rsid w:val="008D34BF"/>
    <w:rsid w:val="008E027B"/>
    <w:rsid w:val="008E0590"/>
    <w:rsid w:val="008E0A4F"/>
    <w:rsid w:val="008E3474"/>
    <w:rsid w:val="008E76A5"/>
    <w:rsid w:val="008E799A"/>
    <w:rsid w:val="008F0FA1"/>
    <w:rsid w:val="008F360E"/>
    <w:rsid w:val="008F3932"/>
    <w:rsid w:val="008F57C0"/>
    <w:rsid w:val="009003D8"/>
    <w:rsid w:val="00903013"/>
    <w:rsid w:val="0090302F"/>
    <w:rsid w:val="00904831"/>
    <w:rsid w:val="00906B4E"/>
    <w:rsid w:val="0090712C"/>
    <w:rsid w:val="00911752"/>
    <w:rsid w:val="00911E8A"/>
    <w:rsid w:val="00912C80"/>
    <w:rsid w:val="009145BF"/>
    <w:rsid w:val="0091536F"/>
    <w:rsid w:val="009158F2"/>
    <w:rsid w:val="00917AE5"/>
    <w:rsid w:val="00920EE1"/>
    <w:rsid w:val="00922787"/>
    <w:rsid w:val="00924683"/>
    <w:rsid w:val="00924FDD"/>
    <w:rsid w:val="009274F6"/>
    <w:rsid w:val="0093190A"/>
    <w:rsid w:val="0093419B"/>
    <w:rsid w:val="00936750"/>
    <w:rsid w:val="0094188B"/>
    <w:rsid w:val="00943F89"/>
    <w:rsid w:val="009449A3"/>
    <w:rsid w:val="00944E3A"/>
    <w:rsid w:val="009469E3"/>
    <w:rsid w:val="00947C23"/>
    <w:rsid w:val="009622D6"/>
    <w:rsid w:val="009635CD"/>
    <w:rsid w:val="00965A8F"/>
    <w:rsid w:val="00965E33"/>
    <w:rsid w:val="009702CD"/>
    <w:rsid w:val="00972860"/>
    <w:rsid w:val="009731C0"/>
    <w:rsid w:val="009742FA"/>
    <w:rsid w:val="0097437A"/>
    <w:rsid w:val="00975056"/>
    <w:rsid w:val="009813CC"/>
    <w:rsid w:val="00984652"/>
    <w:rsid w:val="0098657D"/>
    <w:rsid w:val="00987109"/>
    <w:rsid w:val="0098758B"/>
    <w:rsid w:val="00990670"/>
    <w:rsid w:val="00994F26"/>
    <w:rsid w:val="0099666F"/>
    <w:rsid w:val="009A1978"/>
    <w:rsid w:val="009A2649"/>
    <w:rsid w:val="009A3C5E"/>
    <w:rsid w:val="009A5929"/>
    <w:rsid w:val="009A7DC9"/>
    <w:rsid w:val="009B3A75"/>
    <w:rsid w:val="009B42DE"/>
    <w:rsid w:val="009B4488"/>
    <w:rsid w:val="009B529F"/>
    <w:rsid w:val="009C16B3"/>
    <w:rsid w:val="009C2F73"/>
    <w:rsid w:val="009D1C4C"/>
    <w:rsid w:val="009D1DA3"/>
    <w:rsid w:val="009D34A4"/>
    <w:rsid w:val="009D46BC"/>
    <w:rsid w:val="009D47DF"/>
    <w:rsid w:val="009D58AB"/>
    <w:rsid w:val="009D6CEE"/>
    <w:rsid w:val="009D7C87"/>
    <w:rsid w:val="009E299E"/>
    <w:rsid w:val="009E2BCC"/>
    <w:rsid w:val="009E4F75"/>
    <w:rsid w:val="009F3AEF"/>
    <w:rsid w:val="009F5E98"/>
    <w:rsid w:val="00A0382C"/>
    <w:rsid w:val="00A04DAC"/>
    <w:rsid w:val="00A14102"/>
    <w:rsid w:val="00A160B9"/>
    <w:rsid w:val="00A2141C"/>
    <w:rsid w:val="00A21AF7"/>
    <w:rsid w:val="00A27B00"/>
    <w:rsid w:val="00A342D3"/>
    <w:rsid w:val="00A34DD0"/>
    <w:rsid w:val="00A350C0"/>
    <w:rsid w:val="00A353EF"/>
    <w:rsid w:val="00A379D9"/>
    <w:rsid w:val="00A426CB"/>
    <w:rsid w:val="00A430B9"/>
    <w:rsid w:val="00A448D1"/>
    <w:rsid w:val="00A468CC"/>
    <w:rsid w:val="00A46ED1"/>
    <w:rsid w:val="00A546F3"/>
    <w:rsid w:val="00A54D2B"/>
    <w:rsid w:val="00A55178"/>
    <w:rsid w:val="00A5753A"/>
    <w:rsid w:val="00A578A4"/>
    <w:rsid w:val="00A64EE0"/>
    <w:rsid w:val="00A67C90"/>
    <w:rsid w:val="00A70701"/>
    <w:rsid w:val="00A712AF"/>
    <w:rsid w:val="00A73E05"/>
    <w:rsid w:val="00A748EE"/>
    <w:rsid w:val="00A77D76"/>
    <w:rsid w:val="00A81CFF"/>
    <w:rsid w:val="00A82411"/>
    <w:rsid w:val="00A827F7"/>
    <w:rsid w:val="00A91204"/>
    <w:rsid w:val="00A9364B"/>
    <w:rsid w:val="00A972F9"/>
    <w:rsid w:val="00AA1498"/>
    <w:rsid w:val="00AA4015"/>
    <w:rsid w:val="00AA483B"/>
    <w:rsid w:val="00AA7109"/>
    <w:rsid w:val="00AB21C9"/>
    <w:rsid w:val="00AB34DC"/>
    <w:rsid w:val="00AB61E6"/>
    <w:rsid w:val="00AB6444"/>
    <w:rsid w:val="00AC4764"/>
    <w:rsid w:val="00AC62B9"/>
    <w:rsid w:val="00AC7317"/>
    <w:rsid w:val="00AD070B"/>
    <w:rsid w:val="00AD24F3"/>
    <w:rsid w:val="00AD3062"/>
    <w:rsid w:val="00AD3459"/>
    <w:rsid w:val="00AD5199"/>
    <w:rsid w:val="00AD5C45"/>
    <w:rsid w:val="00AE0AC5"/>
    <w:rsid w:val="00AE121C"/>
    <w:rsid w:val="00AE2E88"/>
    <w:rsid w:val="00AF0561"/>
    <w:rsid w:val="00AF0931"/>
    <w:rsid w:val="00AF1473"/>
    <w:rsid w:val="00AF1E92"/>
    <w:rsid w:val="00AF436A"/>
    <w:rsid w:val="00AF5135"/>
    <w:rsid w:val="00B006FD"/>
    <w:rsid w:val="00B032D8"/>
    <w:rsid w:val="00B04086"/>
    <w:rsid w:val="00B05FE8"/>
    <w:rsid w:val="00B0722C"/>
    <w:rsid w:val="00B072F2"/>
    <w:rsid w:val="00B15300"/>
    <w:rsid w:val="00B15CBE"/>
    <w:rsid w:val="00B2432A"/>
    <w:rsid w:val="00B321C7"/>
    <w:rsid w:val="00B40E8B"/>
    <w:rsid w:val="00B4495A"/>
    <w:rsid w:val="00B47794"/>
    <w:rsid w:val="00B57B9F"/>
    <w:rsid w:val="00B57BC8"/>
    <w:rsid w:val="00B60BFF"/>
    <w:rsid w:val="00B61803"/>
    <w:rsid w:val="00B61A0C"/>
    <w:rsid w:val="00B651A7"/>
    <w:rsid w:val="00B67BD1"/>
    <w:rsid w:val="00B70976"/>
    <w:rsid w:val="00B765DF"/>
    <w:rsid w:val="00B82772"/>
    <w:rsid w:val="00B83A04"/>
    <w:rsid w:val="00B84A28"/>
    <w:rsid w:val="00B90209"/>
    <w:rsid w:val="00B91FDB"/>
    <w:rsid w:val="00B92892"/>
    <w:rsid w:val="00B92BF5"/>
    <w:rsid w:val="00B92E0B"/>
    <w:rsid w:val="00B9336B"/>
    <w:rsid w:val="00B94DD4"/>
    <w:rsid w:val="00B95976"/>
    <w:rsid w:val="00B97925"/>
    <w:rsid w:val="00BA080C"/>
    <w:rsid w:val="00BA3E89"/>
    <w:rsid w:val="00BA5361"/>
    <w:rsid w:val="00BA6797"/>
    <w:rsid w:val="00BA6948"/>
    <w:rsid w:val="00BA7274"/>
    <w:rsid w:val="00BA7922"/>
    <w:rsid w:val="00BB1296"/>
    <w:rsid w:val="00BB5F98"/>
    <w:rsid w:val="00BB7358"/>
    <w:rsid w:val="00BC06FE"/>
    <w:rsid w:val="00BC0ACF"/>
    <w:rsid w:val="00BC27D7"/>
    <w:rsid w:val="00BC5B76"/>
    <w:rsid w:val="00BD37D1"/>
    <w:rsid w:val="00BD559E"/>
    <w:rsid w:val="00BE2964"/>
    <w:rsid w:val="00BE3C7B"/>
    <w:rsid w:val="00BE44A6"/>
    <w:rsid w:val="00BE482B"/>
    <w:rsid w:val="00BF15B5"/>
    <w:rsid w:val="00BF36C9"/>
    <w:rsid w:val="00BF3F01"/>
    <w:rsid w:val="00C0088C"/>
    <w:rsid w:val="00C012FF"/>
    <w:rsid w:val="00C01ED0"/>
    <w:rsid w:val="00C11101"/>
    <w:rsid w:val="00C13800"/>
    <w:rsid w:val="00C1387C"/>
    <w:rsid w:val="00C143AC"/>
    <w:rsid w:val="00C14652"/>
    <w:rsid w:val="00C1528A"/>
    <w:rsid w:val="00C210DF"/>
    <w:rsid w:val="00C2242C"/>
    <w:rsid w:val="00C237B4"/>
    <w:rsid w:val="00C252E8"/>
    <w:rsid w:val="00C265AF"/>
    <w:rsid w:val="00C32062"/>
    <w:rsid w:val="00C33BE3"/>
    <w:rsid w:val="00C34F03"/>
    <w:rsid w:val="00C35A37"/>
    <w:rsid w:val="00C42C91"/>
    <w:rsid w:val="00C4370B"/>
    <w:rsid w:val="00C43CBD"/>
    <w:rsid w:val="00C44A1A"/>
    <w:rsid w:val="00C5284C"/>
    <w:rsid w:val="00C54A86"/>
    <w:rsid w:val="00C54E65"/>
    <w:rsid w:val="00C56D02"/>
    <w:rsid w:val="00C61DA1"/>
    <w:rsid w:val="00C6705C"/>
    <w:rsid w:val="00C7011B"/>
    <w:rsid w:val="00C70451"/>
    <w:rsid w:val="00C73E6D"/>
    <w:rsid w:val="00C744A4"/>
    <w:rsid w:val="00C74F4C"/>
    <w:rsid w:val="00C757AA"/>
    <w:rsid w:val="00C81D1B"/>
    <w:rsid w:val="00C83EF8"/>
    <w:rsid w:val="00C84051"/>
    <w:rsid w:val="00C8431D"/>
    <w:rsid w:val="00C870AC"/>
    <w:rsid w:val="00C87665"/>
    <w:rsid w:val="00C87969"/>
    <w:rsid w:val="00C916C4"/>
    <w:rsid w:val="00CA34F1"/>
    <w:rsid w:val="00CA4700"/>
    <w:rsid w:val="00CA6162"/>
    <w:rsid w:val="00CA6715"/>
    <w:rsid w:val="00CA7E2E"/>
    <w:rsid w:val="00CB0665"/>
    <w:rsid w:val="00CB0E47"/>
    <w:rsid w:val="00CB0EE9"/>
    <w:rsid w:val="00CB1A6E"/>
    <w:rsid w:val="00CB56B6"/>
    <w:rsid w:val="00CB72D4"/>
    <w:rsid w:val="00CC47D2"/>
    <w:rsid w:val="00CC69F0"/>
    <w:rsid w:val="00CD00A5"/>
    <w:rsid w:val="00CD07E7"/>
    <w:rsid w:val="00CD1D8C"/>
    <w:rsid w:val="00CD2D0A"/>
    <w:rsid w:val="00CD750E"/>
    <w:rsid w:val="00CE4257"/>
    <w:rsid w:val="00CE596B"/>
    <w:rsid w:val="00CF14A4"/>
    <w:rsid w:val="00CF1579"/>
    <w:rsid w:val="00CF33D8"/>
    <w:rsid w:val="00CF3D52"/>
    <w:rsid w:val="00D00AE1"/>
    <w:rsid w:val="00D024BD"/>
    <w:rsid w:val="00D02CA9"/>
    <w:rsid w:val="00D03AF5"/>
    <w:rsid w:val="00D03B4D"/>
    <w:rsid w:val="00D05219"/>
    <w:rsid w:val="00D05B14"/>
    <w:rsid w:val="00D06A46"/>
    <w:rsid w:val="00D07D14"/>
    <w:rsid w:val="00D10443"/>
    <w:rsid w:val="00D11DF6"/>
    <w:rsid w:val="00D17CC2"/>
    <w:rsid w:val="00D21A39"/>
    <w:rsid w:val="00D24CF9"/>
    <w:rsid w:val="00D301FE"/>
    <w:rsid w:val="00D41744"/>
    <w:rsid w:val="00D44B86"/>
    <w:rsid w:val="00D464AB"/>
    <w:rsid w:val="00D470F7"/>
    <w:rsid w:val="00D509C5"/>
    <w:rsid w:val="00D50F7E"/>
    <w:rsid w:val="00D51183"/>
    <w:rsid w:val="00D545BD"/>
    <w:rsid w:val="00D55AD3"/>
    <w:rsid w:val="00D55E43"/>
    <w:rsid w:val="00D56169"/>
    <w:rsid w:val="00D6026B"/>
    <w:rsid w:val="00D63673"/>
    <w:rsid w:val="00D63FCB"/>
    <w:rsid w:val="00D67BC8"/>
    <w:rsid w:val="00D73153"/>
    <w:rsid w:val="00D8126C"/>
    <w:rsid w:val="00D8479E"/>
    <w:rsid w:val="00D86E1D"/>
    <w:rsid w:val="00D87427"/>
    <w:rsid w:val="00D90293"/>
    <w:rsid w:val="00D9155D"/>
    <w:rsid w:val="00D926D7"/>
    <w:rsid w:val="00D9374C"/>
    <w:rsid w:val="00D94271"/>
    <w:rsid w:val="00D9438B"/>
    <w:rsid w:val="00D956B2"/>
    <w:rsid w:val="00D97F5F"/>
    <w:rsid w:val="00DA480C"/>
    <w:rsid w:val="00DA7326"/>
    <w:rsid w:val="00DA7E86"/>
    <w:rsid w:val="00DB2787"/>
    <w:rsid w:val="00DB4661"/>
    <w:rsid w:val="00DB490B"/>
    <w:rsid w:val="00DB727D"/>
    <w:rsid w:val="00DC0933"/>
    <w:rsid w:val="00DC185D"/>
    <w:rsid w:val="00DC5AFE"/>
    <w:rsid w:val="00DC5EB4"/>
    <w:rsid w:val="00DC6E64"/>
    <w:rsid w:val="00DD1E79"/>
    <w:rsid w:val="00DE0D50"/>
    <w:rsid w:val="00DE29A4"/>
    <w:rsid w:val="00DE38FD"/>
    <w:rsid w:val="00DE5DB2"/>
    <w:rsid w:val="00DF1244"/>
    <w:rsid w:val="00DF26C9"/>
    <w:rsid w:val="00DF36EB"/>
    <w:rsid w:val="00DF6D05"/>
    <w:rsid w:val="00DF7BD4"/>
    <w:rsid w:val="00E016E6"/>
    <w:rsid w:val="00E0375A"/>
    <w:rsid w:val="00E04A90"/>
    <w:rsid w:val="00E06899"/>
    <w:rsid w:val="00E079CC"/>
    <w:rsid w:val="00E10831"/>
    <w:rsid w:val="00E111B3"/>
    <w:rsid w:val="00E14B48"/>
    <w:rsid w:val="00E1643C"/>
    <w:rsid w:val="00E21620"/>
    <w:rsid w:val="00E26AA0"/>
    <w:rsid w:val="00E2766C"/>
    <w:rsid w:val="00E2791D"/>
    <w:rsid w:val="00E30075"/>
    <w:rsid w:val="00E316EF"/>
    <w:rsid w:val="00E336CD"/>
    <w:rsid w:val="00E33B8E"/>
    <w:rsid w:val="00E34473"/>
    <w:rsid w:val="00E3552D"/>
    <w:rsid w:val="00E37B0B"/>
    <w:rsid w:val="00E42B8D"/>
    <w:rsid w:val="00E46DB7"/>
    <w:rsid w:val="00E51489"/>
    <w:rsid w:val="00E52427"/>
    <w:rsid w:val="00E52EF6"/>
    <w:rsid w:val="00E55DD1"/>
    <w:rsid w:val="00E57A2D"/>
    <w:rsid w:val="00E57A5F"/>
    <w:rsid w:val="00E57F3C"/>
    <w:rsid w:val="00E61027"/>
    <w:rsid w:val="00E6190E"/>
    <w:rsid w:val="00E61C40"/>
    <w:rsid w:val="00E627C0"/>
    <w:rsid w:val="00E633B5"/>
    <w:rsid w:val="00E639A3"/>
    <w:rsid w:val="00E67320"/>
    <w:rsid w:val="00E734BE"/>
    <w:rsid w:val="00E758D4"/>
    <w:rsid w:val="00E809D3"/>
    <w:rsid w:val="00E82A20"/>
    <w:rsid w:val="00E90D81"/>
    <w:rsid w:val="00E90ECF"/>
    <w:rsid w:val="00E945ED"/>
    <w:rsid w:val="00E962CF"/>
    <w:rsid w:val="00EA0216"/>
    <w:rsid w:val="00EA0D60"/>
    <w:rsid w:val="00EA408D"/>
    <w:rsid w:val="00EA5B33"/>
    <w:rsid w:val="00EB1775"/>
    <w:rsid w:val="00EB23ED"/>
    <w:rsid w:val="00EB799F"/>
    <w:rsid w:val="00EC31E5"/>
    <w:rsid w:val="00EC69AA"/>
    <w:rsid w:val="00EC6BE9"/>
    <w:rsid w:val="00EC6FCA"/>
    <w:rsid w:val="00ED008F"/>
    <w:rsid w:val="00ED53BD"/>
    <w:rsid w:val="00ED7393"/>
    <w:rsid w:val="00EE3A5D"/>
    <w:rsid w:val="00EE55EA"/>
    <w:rsid w:val="00EE7870"/>
    <w:rsid w:val="00EF0C4C"/>
    <w:rsid w:val="00EF4B3C"/>
    <w:rsid w:val="00EF5D4B"/>
    <w:rsid w:val="00F015DE"/>
    <w:rsid w:val="00F023B4"/>
    <w:rsid w:val="00F02A6A"/>
    <w:rsid w:val="00F02EBD"/>
    <w:rsid w:val="00F036BB"/>
    <w:rsid w:val="00F03EB0"/>
    <w:rsid w:val="00F070AA"/>
    <w:rsid w:val="00F10E40"/>
    <w:rsid w:val="00F11A89"/>
    <w:rsid w:val="00F12200"/>
    <w:rsid w:val="00F12B10"/>
    <w:rsid w:val="00F20DAC"/>
    <w:rsid w:val="00F24712"/>
    <w:rsid w:val="00F25365"/>
    <w:rsid w:val="00F278AE"/>
    <w:rsid w:val="00F30ACD"/>
    <w:rsid w:val="00F31626"/>
    <w:rsid w:val="00F34A16"/>
    <w:rsid w:val="00F35812"/>
    <w:rsid w:val="00F3640B"/>
    <w:rsid w:val="00F36596"/>
    <w:rsid w:val="00F365A3"/>
    <w:rsid w:val="00F44929"/>
    <w:rsid w:val="00F45C86"/>
    <w:rsid w:val="00F4624A"/>
    <w:rsid w:val="00F546B1"/>
    <w:rsid w:val="00F64854"/>
    <w:rsid w:val="00F661DD"/>
    <w:rsid w:val="00F66CF7"/>
    <w:rsid w:val="00F678FF"/>
    <w:rsid w:val="00F709BA"/>
    <w:rsid w:val="00F71ECE"/>
    <w:rsid w:val="00F75370"/>
    <w:rsid w:val="00F75B76"/>
    <w:rsid w:val="00F769EA"/>
    <w:rsid w:val="00F8230C"/>
    <w:rsid w:val="00F8332A"/>
    <w:rsid w:val="00F92326"/>
    <w:rsid w:val="00F930A0"/>
    <w:rsid w:val="00FA0A34"/>
    <w:rsid w:val="00FA0B76"/>
    <w:rsid w:val="00FA1EC3"/>
    <w:rsid w:val="00FA2BF6"/>
    <w:rsid w:val="00FA3268"/>
    <w:rsid w:val="00FA6F14"/>
    <w:rsid w:val="00FA7468"/>
    <w:rsid w:val="00FA7E70"/>
    <w:rsid w:val="00FB2DA4"/>
    <w:rsid w:val="00FB7BCF"/>
    <w:rsid w:val="00FC464F"/>
    <w:rsid w:val="00FC5F74"/>
    <w:rsid w:val="00FD2959"/>
    <w:rsid w:val="00FD2EA3"/>
    <w:rsid w:val="00FD46CA"/>
    <w:rsid w:val="00FD5C8C"/>
    <w:rsid w:val="00FE43DC"/>
    <w:rsid w:val="00FE4EF1"/>
    <w:rsid w:val="00FF202F"/>
    <w:rsid w:val="00FF2340"/>
    <w:rsid w:val="00FF3669"/>
    <w:rsid w:val="00FF410E"/>
    <w:rsid w:val="00FF79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CBDC45-708B-4CF0-8189-5EF5768CB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3EB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ubtle Reference"/>
    <w:basedOn w:val="a0"/>
    <w:uiPriority w:val="31"/>
    <w:qFormat/>
    <w:rsid w:val="007F216E"/>
    <w:rPr>
      <w:smallCaps/>
      <w:color w:val="5A5A5A" w:themeColor="text1" w:themeTint="A5"/>
    </w:rPr>
  </w:style>
  <w:style w:type="paragraph" w:styleId="a4">
    <w:name w:val="List Paragraph"/>
    <w:basedOn w:val="a"/>
    <w:uiPriority w:val="34"/>
    <w:qFormat/>
    <w:rsid w:val="002926F1"/>
    <w:pPr>
      <w:ind w:left="720"/>
      <w:contextualSpacing/>
    </w:pPr>
  </w:style>
  <w:style w:type="paragraph" w:styleId="a5">
    <w:name w:val="header"/>
    <w:basedOn w:val="a"/>
    <w:link w:val="a6"/>
    <w:uiPriority w:val="99"/>
    <w:unhideWhenUsed/>
    <w:rsid w:val="00684497"/>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684497"/>
  </w:style>
  <w:style w:type="paragraph" w:styleId="a7">
    <w:name w:val="footer"/>
    <w:basedOn w:val="a"/>
    <w:link w:val="a8"/>
    <w:uiPriority w:val="99"/>
    <w:unhideWhenUsed/>
    <w:rsid w:val="00684497"/>
    <w:pPr>
      <w:tabs>
        <w:tab w:val="center" w:pos="4677"/>
        <w:tab w:val="right" w:pos="9355"/>
      </w:tabs>
      <w:spacing w:after="0" w:line="240" w:lineRule="auto"/>
    </w:pPr>
  </w:style>
  <w:style w:type="character" w:customStyle="1" w:styleId="a8">
    <w:name w:val="Нижний колонтитул Знак"/>
    <w:basedOn w:val="a0"/>
    <w:link w:val="a7"/>
    <w:uiPriority w:val="99"/>
    <w:rsid w:val="006844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991120">
      <w:bodyDiv w:val="1"/>
      <w:marLeft w:val="0"/>
      <w:marRight w:val="0"/>
      <w:marTop w:val="0"/>
      <w:marBottom w:val="0"/>
      <w:divBdr>
        <w:top w:val="none" w:sz="0" w:space="0" w:color="auto"/>
        <w:left w:val="none" w:sz="0" w:space="0" w:color="auto"/>
        <w:bottom w:val="none" w:sz="0" w:space="0" w:color="auto"/>
        <w:right w:val="none" w:sz="0" w:space="0" w:color="auto"/>
      </w:divBdr>
    </w:div>
    <w:div w:id="169017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0335E-ACD2-411E-838F-94BA1DB86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8283</TotalTime>
  <Pages>247</Pages>
  <Words>65038</Words>
  <Characters>370722</Characters>
  <Application>Microsoft Office Word</Application>
  <DocSecurity>0</DocSecurity>
  <Lines>3089</Lines>
  <Paragraphs>869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Дом</dc:creator>
  <cp:keywords/>
  <dc:description/>
  <cp:lastModifiedBy>Дом</cp:lastModifiedBy>
  <cp:revision>588</cp:revision>
  <dcterms:created xsi:type="dcterms:W3CDTF">2023-01-30T14:34:00Z</dcterms:created>
  <dcterms:modified xsi:type="dcterms:W3CDTF">2026-01-02T21:00:00Z</dcterms:modified>
</cp:coreProperties>
</file>